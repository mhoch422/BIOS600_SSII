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7C37F" w14:textId="77777777" w:rsidR="00814875" w:rsidRDefault="00814875">
      <w:pPr>
        <w:pStyle w:val="BodyText"/>
        <w:spacing w:before="63" w:after="1"/>
        <w:rPr>
          <w:rFonts w:ascii="Times New Roman"/>
        </w:rPr>
      </w:pPr>
    </w:p>
    <w:tbl>
      <w:tblPr>
        <w:tblW w:w="0" w:type="auto"/>
        <w:tblInd w:w="13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10540"/>
      </w:tblGrid>
      <w:tr w:rsidR="00814875" w14:paraId="182CE357" w14:textId="77777777">
        <w:trPr>
          <w:trHeight w:val="377"/>
        </w:trPr>
        <w:tc>
          <w:tcPr>
            <w:tcW w:w="10540" w:type="dxa"/>
            <w:tcBorders>
              <w:bottom w:val="single" w:sz="18" w:space="0" w:color="CCCCCC"/>
            </w:tcBorders>
            <w:shd w:val="clear" w:color="auto" w:fill="F8F8F8"/>
          </w:tcPr>
          <w:p w14:paraId="1FD3B754" w14:textId="77777777" w:rsidR="00814875" w:rsidRDefault="00EA5180">
            <w:pPr>
              <w:pStyle w:val="TableParagraph"/>
              <w:spacing w:before="7"/>
              <w:rPr>
                <w:rFonts w:ascii="Arial"/>
                <w:b/>
                <w:sz w:val="28"/>
              </w:rPr>
            </w:pPr>
            <w:r>
              <w:rPr>
                <w:rFonts w:ascii="Arial"/>
                <w:b/>
                <w:color w:val="31659B"/>
                <w:sz w:val="28"/>
              </w:rPr>
              <w:t>General</w:t>
            </w:r>
            <w:r>
              <w:rPr>
                <w:rFonts w:ascii="Arial"/>
                <w:b/>
                <w:color w:val="31659B"/>
                <w:spacing w:val="-7"/>
                <w:sz w:val="28"/>
              </w:rPr>
              <w:t xml:space="preserve"> </w:t>
            </w:r>
            <w:r>
              <w:rPr>
                <w:rFonts w:ascii="Arial"/>
                <w:b/>
                <w:color w:val="31659B"/>
                <w:spacing w:val="-2"/>
                <w:sz w:val="28"/>
              </w:rPr>
              <w:t>Information</w:t>
            </w:r>
          </w:p>
        </w:tc>
      </w:tr>
      <w:tr w:rsidR="00814875" w14:paraId="2DD68628" w14:textId="77777777">
        <w:trPr>
          <w:trHeight w:val="10095"/>
        </w:trPr>
        <w:tc>
          <w:tcPr>
            <w:tcW w:w="10540" w:type="dxa"/>
            <w:tcBorders>
              <w:top w:val="single" w:sz="18" w:space="0" w:color="CCCCCC"/>
              <w:left w:val="single" w:sz="8" w:space="0" w:color="CCCCCC"/>
              <w:bottom w:val="single" w:sz="18" w:space="0" w:color="CCCCCC"/>
              <w:right w:val="single" w:sz="8" w:space="0" w:color="CCCCCC"/>
            </w:tcBorders>
          </w:tcPr>
          <w:p w14:paraId="0D1A4192" w14:textId="77777777" w:rsidR="00814875" w:rsidRDefault="00EA5180">
            <w:pPr>
              <w:pStyle w:val="TableParagraph"/>
              <w:numPr>
                <w:ilvl w:val="0"/>
                <w:numId w:val="9"/>
              </w:numPr>
              <w:tabs>
                <w:tab w:val="left" w:pos="519"/>
              </w:tabs>
              <w:spacing w:before="43"/>
              <w:ind w:left="519" w:hanging="287"/>
              <w:rPr>
                <w:rFonts w:ascii="Arial"/>
                <w:b/>
                <w:sz w:val="26"/>
              </w:rPr>
            </w:pPr>
            <w:r>
              <w:rPr>
                <w:rFonts w:ascii="Arial"/>
                <w:b/>
                <w:color w:val="333333"/>
                <w:sz w:val="26"/>
              </w:rPr>
              <w:t>General</w:t>
            </w:r>
            <w:r>
              <w:rPr>
                <w:rFonts w:ascii="Arial"/>
                <w:b/>
                <w:color w:val="333333"/>
                <w:spacing w:val="-7"/>
                <w:sz w:val="26"/>
              </w:rPr>
              <w:t xml:space="preserve"> </w:t>
            </w:r>
            <w:r>
              <w:rPr>
                <w:rFonts w:ascii="Arial"/>
                <w:b/>
                <w:color w:val="333333"/>
                <w:spacing w:val="-2"/>
                <w:sz w:val="26"/>
              </w:rPr>
              <w:t>Information</w:t>
            </w:r>
          </w:p>
          <w:p w14:paraId="43524406" w14:textId="77777777" w:rsidR="00814875" w:rsidRDefault="00EA5180">
            <w:pPr>
              <w:pStyle w:val="TableParagraph"/>
              <w:numPr>
                <w:ilvl w:val="1"/>
                <w:numId w:val="9"/>
              </w:numPr>
              <w:tabs>
                <w:tab w:val="left" w:pos="499"/>
                <w:tab w:val="left" w:pos="9599"/>
              </w:tabs>
              <w:spacing w:before="78"/>
              <w:ind w:left="499" w:hanging="239"/>
              <w:rPr>
                <w:rFonts w:ascii="Arial"/>
                <w:sz w:val="20"/>
              </w:rPr>
            </w:pPr>
            <w:r>
              <w:rPr>
                <w:rFonts w:ascii="Arial"/>
                <w:color w:val="333333"/>
                <w:sz w:val="20"/>
                <w:shd w:val="clear" w:color="auto" w:fill="DFEBF4"/>
              </w:rPr>
              <w:t>Project</w:t>
            </w:r>
            <w:r>
              <w:rPr>
                <w:rFonts w:ascii="Arial"/>
                <w:color w:val="333333"/>
                <w:spacing w:val="-7"/>
                <w:sz w:val="20"/>
                <w:shd w:val="clear" w:color="auto" w:fill="DFEBF4"/>
              </w:rPr>
              <w:t xml:space="preserve"> </w:t>
            </w:r>
            <w:r>
              <w:rPr>
                <w:rFonts w:ascii="Arial"/>
                <w:color w:val="333333"/>
                <w:spacing w:val="-2"/>
                <w:sz w:val="20"/>
                <w:shd w:val="clear" w:color="auto" w:fill="DFEBF4"/>
              </w:rPr>
              <w:t>Title</w:t>
            </w:r>
            <w:r>
              <w:rPr>
                <w:rFonts w:ascii="Arial"/>
                <w:color w:val="333333"/>
                <w:sz w:val="20"/>
                <w:shd w:val="clear" w:color="auto" w:fill="DFEBF4"/>
              </w:rPr>
              <w:tab/>
            </w:r>
          </w:p>
          <w:p w14:paraId="460866AE" w14:textId="46DE751F" w:rsidR="00814875" w:rsidRDefault="00EA5180">
            <w:pPr>
              <w:pStyle w:val="TableParagraph"/>
              <w:spacing w:before="67" w:line="225" w:lineRule="auto"/>
              <w:ind w:left="560" w:right="230"/>
              <w:rPr>
                <w:sz w:val="24"/>
              </w:rPr>
            </w:pPr>
            <w:r>
              <w:rPr>
                <w:color w:val="333333"/>
                <w:sz w:val="24"/>
              </w:rPr>
              <w:t>Using</w:t>
            </w:r>
            <w:r>
              <w:rPr>
                <w:color w:val="333333"/>
                <w:spacing w:val="-3"/>
                <w:sz w:val="24"/>
              </w:rPr>
              <w:t xml:space="preserve"> </w:t>
            </w:r>
            <w:r>
              <w:rPr>
                <w:color w:val="333333"/>
                <w:sz w:val="24"/>
              </w:rPr>
              <w:t>Latent</w:t>
            </w:r>
            <w:r>
              <w:rPr>
                <w:color w:val="333333"/>
                <w:spacing w:val="-4"/>
                <w:sz w:val="24"/>
              </w:rPr>
              <w:t xml:space="preserve"> </w:t>
            </w:r>
            <w:r>
              <w:rPr>
                <w:color w:val="333333"/>
                <w:sz w:val="24"/>
              </w:rPr>
              <w:t>Transition</w:t>
            </w:r>
            <w:r>
              <w:rPr>
                <w:color w:val="333333"/>
                <w:spacing w:val="-3"/>
                <w:sz w:val="24"/>
              </w:rPr>
              <w:t xml:space="preserve"> </w:t>
            </w:r>
            <w:r>
              <w:rPr>
                <w:color w:val="333333"/>
                <w:sz w:val="24"/>
              </w:rPr>
              <w:t>Analysis</w:t>
            </w:r>
            <w:r>
              <w:rPr>
                <w:color w:val="333333"/>
                <w:spacing w:val="-3"/>
                <w:sz w:val="24"/>
              </w:rPr>
              <w:t xml:space="preserve"> </w:t>
            </w:r>
            <w:proofErr w:type="gramStart"/>
            <w:r>
              <w:rPr>
                <w:color w:val="333333"/>
                <w:sz w:val="24"/>
              </w:rPr>
              <w:t>as</w:t>
            </w:r>
            <w:r>
              <w:rPr>
                <w:color w:val="333333"/>
                <w:spacing w:val="-3"/>
                <w:sz w:val="24"/>
              </w:rPr>
              <w:t xml:space="preserve"> </w:t>
            </w:r>
            <w:r>
              <w:rPr>
                <w:color w:val="333333"/>
                <w:sz w:val="24"/>
              </w:rPr>
              <w:t>A</w:t>
            </w:r>
            <w:r>
              <w:rPr>
                <w:color w:val="333333"/>
                <w:spacing w:val="-3"/>
                <w:sz w:val="24"/>
              </w:rPr>
              <w:t xml:space="preserve"> </w:t>
            </w:r>
            <w:r w:rsidR="007E00E0">
              <w:rPr>
                <w:color w:val="333333"/>
                <w:sz w:val="24"/>
              </w:rPr>
              <w:t>Way</w:t>
            </w:r>
            <w:r>
              <w:rPr>
                <w:color w:val="333333"/>
                <w:spacing w:val="-4"/>
                <w:sz w:val="24"/>
              </w:rPr>
              <w:t xml:space="preserve"> </w:t>
            </w:r>
            <w:r>
              <w:rPr>
                <w:color w:val="333333"/>
                <w:sz w:val="24"/>
              </w:rPr>
              <w:t>to</w:t>
            </w:r>
            <w:proofErr w:type="gramEnd"/>
            <w:r>
              <w:rPr>
                <w:color w:val="333333"/>
                <w:spacing w:val="-3"/>
                <w:sz w:val="24"/>
              </w:rPr>
              <w:t xml:space="preserve"> </w:t>
            </w:r>
            <w:r>
              <w:rPr>
                <w:color w:val="333333"/>
                <w:sz w:val="24"/>
              </w:rPr>
              <w:t>Understand</w:t>
            </w:r>
            <w:r>
              <w:rPr>
                <w:color w:val="333333"/>
                <w:spacing w:val="-3"/>
                <w:sz w:val="24"/>
              </w:rPr>
              <w:t xml:space="preserve"> </w:t>
            </w:r>
            <w:r>
              <w:rPr>
                <w:color w:val="333333"/>
                <w:sz w:val="24"/>
              </w:rPr>
              <w:t>How</w:t>
            </w:r>
            <w:r>
              <w:rPr>
                <w:color w:val="333333"/>
                <w:spacing w:val="-3"/>
                <w:sz w:val="24"/>
              </w:rPr>
              <w:t xml:space="preserve"> </w:t>
            </w:r>
            <w:r>
              <w:rPr>
                <w:color w:val="333333"/>
                <w:sz w:val="24"/>
              </w:rPr>
              <w:t>Physician</w:t>
            </w:r>
            <w:r>
              <w:rPr>
                <w:color w:val="333333"/>
                <w:spacing w:val="-3"/>
                <w:sz w:val="24"/>
              </w:rPr>
              <w:t xml:space="preserve"> </w:t>
            </w:r>
            <w:r>
              <w:rPr>
                <w:color w:val="333333"/>
                <w:sz w:val="24"/>
              </w:rPr>
              <w:t>Careers</w:t>
            </w:r>
            <w:r>
              <w:rPr>
                <w:color w:val="333333"/>
                <w:spacing w:val="-3"/>
                <w:sz w:val="24"/>
              </w:rPr>
              <w:t xml:space="preserve"> </w:t>
            </w:r>
            <w:r>
              <w:rPr>
                <w:color w:val="333333"/>
                <w:sz w:val="24"/>
              </w:rPr>
              <w:t>Evolve</w:t>
            </w:r>
            <w:r>
              <w:rPr>
                <w:color w:val="333333"/>
                <w:spacing w:val="-4"/>
                <w:sz w:val="24"/>
              </w:rPr>
              <w:t xml:space="preserve"> </w:t>
            </w:r>
            <w:r>
              <w:rPr>
                <w:color w:val="333333"/>
                <w:sz w:val="24"/>
              </w:rPr>
              <w:t>over</w:t>
            </w:r>
            <w:r>
              <w:rPr>
                <w:color w:val="333333"/>
                <w:spacing w:val="-3"/>
                <w:sz w:val="24"/>
              </w:rPr>
              <w:t xml:space="preserve"> </w:t>
            </w:r>
            <w:r>
              <w:rPr>
                <w:color w:val="333333"/>
                <w:sz w:val="24"/>
              </w:rPr>
              <w:t>the Life Course</w:t>
            </w:r>
          </w:p>
          <w:p w14:paraId="4B580C82" w14:textId="77777777" w:rsidR="00814875" w:rsidRDefault="00EA5180">
            <w:pPr>
              <w:pStyle w:val="TableParagraph"/>
              <w:numPr>
                <w:ilvl w:val="1"/>
                <w:numId w:val="9"/>
              </w:numPr>
              <w:tabs>
                <w:tab w:val="left" w:pos="500"/>
              </w:tabs>
              <w:spacing w:before="251" w:line="230" w:lineRule="auto"/>
              <w:ind w:right="1182"/>
              <w:rPr>
                <w:rFonts w:ascii="Arial"/>
                <w:sz w:val="20"/>
              </w:rPr>
            </w:pPr>
            <w:r>
              <w:rPr>
                <w:rFonts w:ascii="Arial"/>
                <w:noProof/>
                <w:sz w:val="20"/>
              </w:rPr>
              <mc:AlternateContent>
                <mc:Choice Requires="wpg">
                  <w:drawing>
                    <wp:anchor distT="0" distB="0" distL="0" distR="0" simplePos="0" relativeHeight="486612480" behindDoc="1" locked="0" layoutInCell="1" allowOverlap="1" wp14:anchorId="502C6B7E" wp14:editId="5324A51A">
                      <wp:simplePos x="0" y="0"/>
                      <wp:positionH relativeFrom="column">
                        <wp:posOffset>317500</wp:posOffset>
                      </wp:positionH>
                      <wp:positionV relativeFrom="paragraph">
                        <wp:posOffset>172144</wp:posOffset>
                      </wp:positionV>
                      <wp:extent cx="5778500" cy="6985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698500"/>
                                <a:chOff x="0" y="0"/>
                                <a:chExt cx="5778500" cy="698500"/>
                              </a:xfrm>
                            </wpg:grpSpPr>
                            <wps:wsp>
                              <wps:cNvPr id="10" name="Graphic 10"/>
                              <wps:cNvSpPr/>
                              <wps:spPr>
                                <a:xfrm>
                                  <a:off x="0" y="0"/>
                                  <a:ext cx="5778500" cy="698500"/>
                                </a:xfrm>
                                <a:custGeom>
                                  <a:avLst/>
                                  <a:gdLst/>
                                  <a:ahLst/>
                                  <a:cxnLst/>
                                  <a:rect l="l" t="t" r="r" b="b"/>
                                  <a:pathLst>
                                    <a:path w="5778500" h="698500">
                                      <a:moveTo>
                                        <a:pt x="5778500" y="0"/>
                                      </a:moveTo>
                                      <a:lnTo>
                                        <a:pt x="0" y="0"/>
                                      </a:lnTo>
                                      <a:lnTo>
                                        <a:pt x="0" y="698500"/>
                                      </a:lnTo>
                                      <a:lnTo>
                                        <a:pt x="5778500" y="6985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26B75EA2" id="Group 9" o:spid="_x0000_s1026" style="position:absolute;margin-left:25pt;margin-top:13.55pt;width:455pt;height:55pt;z-index:-16704000;mso-wrap-distance-left:0;mso-wrap-distance-right:0" coordsize="577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">
                      <v:shape id="Graphic 10" o:spid="_x0000_s1027" style="position:absolute;width:57785;height:6985;visibility:visible;mso-wrap-style:square;v-text-anchor:top" coordsize="57785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" path="m5778500,l,,,698500r5778500,l5778500,xe" fillcolor="#dfebf4" stroked="f">
                        <v:path arrowok="t"/>
                      </v:shape>
                    </v:group>
                  </w:pict>
                </mc:Fallback>
              </mc:AlternateContent>
            </w:r>
            <w:r>
              <w:rPr>
                <w:rFonts w:ascii="Arial"/>
                <w:b/>
                <w:color w:val="333333"/>
                <w:sz w:val="20"/>
              </w:rPr>
              <w:t>Brief Summary</w:t>
            </w:r>
            <w:r>
              <w:rPr>
                <w:rFonts w:ascii="Arial"/>
                <w:color w:val="333333"/>
                <w:sz w:val="20"/>
              </w:rPr>
              <w:t xml:space="preserve">. Provide a </w:t>
            </w:r>
            <w:r>
              <w:rPr>
                <w:rFonts w:ascii="Arial"/>
                <w:b/>
                <w:color w:val="333333"/>
                <w:sz w:val="20"/>
              </w:rPr>
              <w:t xml:space="preserve">brief non-technical description </w:t>
            </w:r>
            <w:r>
              <w:rPr>
                <w:rFonts w:ascii="Arial"/>
                <w:color w:val="333333"/>
                <w:sz w:val="20"/>
              </w:rPr>
              <w:t>of the study, which will be used in IRB documentation as a description of the study. Typical summaries are 50-100 words. Please reply to each item below, retaining the subheading labels already in place, so that reviewers can readily identify</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r>
              <w:rPr>
                <w:rFonts w:ascii="Arial"/>
                <w:color w:val="333333"/>
                <w:sz w:val="20"/>
              </w:rPr>
              <w:t>content.</w:t>
            </w:r>
            <w:r>
              <w:rPr>
                <w:rFonts w:ascii="Arial"/>
                <w:color w:val="333333"/>
                <w:spacing w:val="-4"/>
                <w:sz w:val="20"/>
              </w:rPr>
              <w:t xml:space="preserve"> </w:t>
            </w:r>
            <w:r>
              <w:rPr>
                <w:rFonts w:ascii="Arial"/>
                <w:color w:val="333333"/>
                <w:sz w:val="20"/>
              </w:rPr>
              <w:t>PLEASE</w:t>
            </w:r>
            <w:r>
              <w:rPr>
                <w:rFonts w:ascii="Arial"/>
                <w:color w:val="333333"/>
                <w:spacing w:val="-4"/>
                <w:sz w:val="20"/>
              </w:rPr>
              <w:t xml:space="preserve"> </w:t>
            </w:r>
            <w:r>
              <w:rPr>
                <w:rFonts w:ascii="Arial"/>
                <w:color w:val="333333"/>
                <w:sz w:val="20"/>
              </w:rPr>
              <w:t>NOTE:</w:t>
            </w:r>
            <w:r>
              <w:rPr>
                <w:rFonts w:ascii="Arial"/>
                <w:color w:val="333333"/>
                <w:spacing w:val="-4"/>
                <w:sz w:val="20"/>
              </w:rPr>
              <w:t xml:space="preserve"> </w:t>
            </w:r>
            <w:r>
              <w:rPr>
                <w:rFonts w:ascii="Arial"/>
                <w:color w:val="333333"/>
                <w:sz w:val="20"/>
              </w:rPr>
              <w:t>THIS</w:t>
            </w:r>
            <w:r>
              <w:rPr>
                <w:rFonts w:ascii="Arial"/>
                <w:color w:val="333333"/>
                <w:spacing w:val="-4"/>
                <w:sz w:val="20"/>
              </w:rPr>
              <w:t xml:space="preserve"> </w:t>
            </w:r>
            <w:r>
              <w:rPr>
                <w:rFonts w:ascii="Arial"/>
                <w:color w:val="333333"/>
                <w:sz w:val="20"/>
              </w:rPr>
              <w:t>SECTION</w:t>
            </w:r>
            <w:r>
              <w:rPr>
                <w:rFonts w:ascii="Arial"/>
                <w:color w:val="333333"/>
                <w:spacing w:val="-3"/>
                <w:sz w:val="20"/>
              </w:rPr>
              <w:t xml:space="preserve"> </w:t>
            </w:r>
            <w:r>
              <w:rPr>
                <w:rFonts w:ascii="Arial"/>
                <w:color w:val="333333"/>
                <w:sz w:val="20"/>
              </w:rPr>
              <w:t>MAY</w:t>
            </w:r>
            <w:r>
              <w:rPr>
                <w:rFonts w:ascii="Arial"/>
                <w:color w:val="333333"/>
                <w:spacing w:val="-4"/>
                <w:sz w:val="20"/>
              </w:rPr>
              <w:t xml:space="preserve"> </w:t>
            </w:r>
            <w:r>
              <w:rPr>
                <w:rFonts w:ascii="Arial"/>
                <w:color w:val="333333"/>
                <w:sz w:val="20"/>
              </w:rPr>
              <w:t>BE</w:t>
            </w:r>
            <w:r>
              <w:rPr>
                <w:rFonts w:ascii="Arial"/>
                <w:color w:val="333333"/>
                <w:spacing w:val="-4"/>
                <w:sz w:val="20"/>
              </w:rPr>
              <w:t xml:space="preserve"> </w:t>
            </w:r>
            <w:r>
              <w:rPr>
                <w:rFonts w:ascii="Arial"/>
                <w:color w:val="333333"/>
                <w:sz w:val="20"/>
              </w:rPr>
              <w:t>EDITED</w:t>
            </w:r>
            <w:r>
              <w:rPr>
                <w:rFonts w:ascii="Arial"/>
                <w:color w:val="333333"/>
                <w:spacing w:val="-3"/>
                <w:sz w:val="20"/>
              </w:rPr>
              <w:t xml:space="preserve"> </w:t>
            </w:r>
            <w:r>
              <w:rPr>
                <w:rFonts w:ascii="Arial"/>
                <w:color w:val="333333"/>
                <w:sz w:val="20"/>
              </w:rPr>
              <w:t>BY</w:t>
            </w:r>
            <w:r>
              <w:rPr>
                <w:rFonts w:ascii="Arial"/>
                <w:color w:val="333333"/>
                <w:spacing w:val="-4"/>
                <w:sz w:val="20"/>
              </w:rPr>
              <w:t xml:space="preserve"> </w:t>
            </w:r>
            <w:r>
              <w:rPr>
                <w:rFonts w:ascii="Arial"/>
                <w:color w:val="333333"/>
                <w:sz w:val="20"/>
              </w:rPr>
              <w:t>THE</w:t>
            </w:r>
            <w:r>
              <w:rPr>
                <w:rFonts w:ascii="Arial"/>
                <w:color w:val="333333"/>
                <w:spacing w:val="-4"/>
                <w:sz w:val="20"/>
              </w:rPr>
              <w:t xml:space="preserve"> </w:t>
            </w:r>
            <w:r>
              <w:rPr>
                <w:rFonts w:ascii="Arial"/>
                <w:color w:val="333333"/>
                <w:sz w:val="20"/>
              </w:rPr>
              <w:t>IRB</w:t>
            </w:r>
            <w:r>
              <w:rPr>
                <w:rFonts w:ascii="Arial"/>
                <w:color w:val="333333"/>
                <w:spacing w:val="-4"/>
                <w:sz w:val="20"/>
              </w:rPr>
              <w:t xml:space="preserve"> </w:t>
            </w:r>
            <w:r>
              <w:rPr>
                <w:rFonts w:ascii="Arial"/>
                <w:color w:val="333333"/>
                <w:sz w:val="20"/>
              </w:rPr>
              <w:t>FOR</w:t>
            </w:r>
            <w:r>
              <w:rPr>
                <w:rFonts w:ascii="Arial"/>
                <w:color w:val="333333"/>
                <w:spacing w:val="-3"/>
                <w:sz w:val="20"/>
              </w:rPr>
              <w:t xml:space="preserve"> </w:t>
            </w:r>
            <w:r>
              <w:rPr>
                <w:rFonts w:ascii="Arial"/>
                <w:color w:val="333333"/>
                <w:sz w:val="20"/>
              </w:rPr>
              <w:t>CLARITY OR LENGTH.</w:t>
            </w:r>
          </w:p>
          <w:p w14:paraId="0BE4B544" w14:textId="77777777" w:rsidR="00814875" w:rsidRDefault="00814875">
            <w:pPr>
              <w:pStyle w:val="TableParagraph"/>
              <w:spacing w:before="16"/>
              <w:ind w:left="0"/>
              <w:rPr>
                <w:sz w:val="20"/>
              </w:rPr>
            </w:pPr>
          </w:p>
          <w:p w14:paraId="600AA39B" w14:textId="6B0CC73C" w:rsidR="00814875" w:rsidRDefault="00F55C42">
            <w:pPr>
              <w:pStyle w:val="TableParagraph"/>
              <w:spacing w:line="225" w:lineRule="auto"/>
              <w:ind w:left="560" w:right="230"/>
              <w:rPr>
                <w:sz w:val="24"/>
              </w:rPr>
            </w:pPr>
            <w:r>
              <w:rPr>
                <w:color w:val="333333"/>
                <w:sz w:val="24"/>
              </w:rPr>
              <w:t xml:space="preserve">Purpose: </w:t>
            </w:r>
            <w:r w:rsidR="00EA5180">
              <w:rPr>
                <w:color w:val="333333"/>
                <w:sz w:val="24"/>
              </w:rPr>
              <w:t xml:space="preserve">This project </w:t>
            </w:r>
            <w:r>
              <w:rPr>
                <w:color w:val="333333"/>
                <w:sz w:val="24"/>
              </w:rPr>
              <w:t xml:space="preserve">will </w:t>
            </w:r>
            <w:r w:rsidR="00EA5180">
              <w:rPr>
                <w:color w:val="333333"/>
                <w:sz w:val="24"/>
              </w:rPr>
              <w:t>conduct a latent transition analysis of primary care physicians (PCPs)</w:t>
            </w:r>
            <w:r>
              <w:rPr>
                <w:color w:val="333333"/>
                <w:sz w:val="24"/>
              </w:rPr>
              <w:t xml:space="preserve"> in North Carolina</w:t>
            </w:r>
            <w:r w:rsidR="00EA5180">
              <w:rPr>
                <w:color w:val="333333"/>
                <w:sz w:val="24"/>
              </w:rPr>
              <w:t xml:space="preserve"> to examine </w:t>
            </w:r>
            <w:r>
              <w:rPr>
                <w:color w:val="333333"/>
                <w:sz w:val="24"/>
              </w:rPr>
              <w:t>whether</w:t>
            </w:r>
            <w:r w:rsidR="00EA5180">
              <w:rPr>
                <w:color w:val="333333"/>
                <w:sz w:val="24"/>
              </w:rPr>
              <w:t xml:space="preserve"> </w:t>
            </w:r>
            <w:r w:rsidR="009D4330" w:rsidRPr="00F55C42">
              <w:rPr>
                <w:iCs/>
                <w:color w:val="333333"/>
                <w:sz w:val="24"/>
              </w:rPr>
              <w:t>individual</w:t>
            </w:r>
            <w:r w:rsidR="009D4330">
              <w:rPr>
                <w:i/>
                <w:color w:val="333333"/>
                <w:sz w:val="24"/>
              </w:rPr>
              <w:t xml:space="preserve"> </w:t>
            </w:r>
            <w:r w:rsidR="009D4330">
              <w:rPr>
                <w:color w:val="333333"/>
                <w:sz w:val="24"/>
              </w:rPr>
              <w:t xml:space="preserve">physicians transition to different career typologies </w:t>
            </w:r>
            <w:r w:rsidR="00EA5180">
              <w:rPr>
                <w:color w:val="333333"/>
                <w:sz w:val="24"/>
              </w:rPr>
              <w:t>during</w:t>
            </w:r>
            <w:r w:rsidR="00EA5180">
              <w:rPr>
                <w:color w:val="333333"/>
                <w:spacing w:val="-3"/>
                <w:sz w:val="24"/>
              </w:rPr>
              <w:t xml:space="preserve"> </w:t>
            </w:r>
            <w:r w:rsidR="00EA5180">
              <w:rPr>
                <w:color w:val="333333"/>
                <w:sz w:val="24"/>
              </w:rPr>
              <w:t>a</w:t>
            </w:r>
            <w:r w:rsidR="00EA5180">
              <w:rPr>
                <w:color w:val="333333"/>
                <w:spacing w:val="-4"/>
                <w:sz w:val="24"/>
              </w:rPr>
              <w:t xml:space="preserve"> </w:t>
            </w:r>
            <w:r w:rsidR="00EA5180">
              <w:rPr>
                <w:color w:val="333333"/>
                <w:sz w:val="24"/>
              </w:rPr>
              <w:t>10-year</w:t>
            </w:r>
            <w:r w:rsidR="00EA5180">
              <w:rPr>
                <w:color w:val="333333"/>
                <w:spacing w:val="-3"/>
                <w:sz w:val="24"/>
              </w:rPr>
              <w:t xml:space="preserve"> </w:t>
            </w:r>
            <w:r w:rsidR="00EA5180">
              <w:rPr>
                <w:color w:val="333333"/>
                <w:sz w:val="24"/>
              </w:rPr>
              <w:t>period</w:t>
            </w:r>
            <w:r w:rsidR="009D4330">
              <w:rPr>
                <w:color w:val="333333"/>
                <w:spacing w:val="-3"/>
                <w:sz w:val="24"/>
              </w:rPr>
              <w:t>. We will also i</w:t>
            </w:r>
            <w:r w:rsidR="00EA5180">
              <w:rPr>
                <w:color w:val="333333"/>
                <w:sz w:val="24"/>
              </w:rPr>
              <w:t>dentify</w:t>
            </w:r>
            <w:r w:rsidR="00EA5180">
              <w:rPr>
                <w:color w:val="333333"/>
                <w:spacing w:val="-3"/>
                <w:sz w:val="24"/>
              </w:rPr>
              <w:t xml:space="preserve"> </w:t>
            </w:r>
            <w:r w:rsidR="00EA5180">
              <w:rPr>
                <w:color w:val="333333"/>
                <w:sz w:val="24"/>
              </w:rPr>
              <w:t>the</w:t>
            </w:r>
            <w:r w:rsidR="00EA5180">
              <w:rPr>
                <w:color w:val="333333"/>
                <w:spacing w:val="-4"/>
                <w:sz w:val="24"/>
              </w:rPr>
              <w:t xml:space="preserve"> </w:t>
            </w:r>
            <w:r w:rsidR="00EA5180">
              <w:rPr>
                <w:color w:val="333333"/>
                <w:sz w:val="24"/>
              </w:rPr>
              <w:t>factors</w:t>
            </w:r>
            <w:r w:rsidR="00EA5180">
              <w:rPr>
                <w:color w:val="333333"/>
                <w:spacing w:val="-3"/>
                <w:sz w:val="24"/>
              </w:rPr>
              <w:t xml:space="preserve"> </w:t>
            </w:r>
            <w:r w:rsidR="00EA5180">
              <w:rPr>
                <w:color w:val="333333"/>
                <w:sz w:val="24"/>
              </w:rPr>
              <w:t>associated</w:t>
            </w:r>
            <w:r w:rsidR="00EA5180">
              <w:rPr>
                <w:color w:val="333333"/>
                <w:spacing w:val="-3"/>
                <w:sz w:val="24"/>
              </w:rPr>
              <w:t xml:space="preserve"> </w:t>
            </w:r>
            <w:r w:rsidR="00EA5180">
              <w:rPr>
                <w:color w:val="333333"/>
                <w:sz w:val="24"/>
              </w:rPr>
              <w:t>with</w:t>
            </w:r>
            <w:r w:rsidR="009D4330">
              <w:rPr>
                <w:color w:val="333333"/>
                <w:sz w:val="24"/>
              </w:rPr>
              <w:t xml:space="preserve"> physicians who make</w:t>
            </w:r>
            <w:r w:rsidR="00EA5180">
              <w:rPr>
                <w:color w:val="333333"/>
                <w:spacing w:val="-4"/>
                <w:sz w:val="24"/>
              </w:rPr>
              <w:t xml:space="preserve"> </w:t>
            </w:r>
            <w:r w:rsidR="00EA5180">
              <w:rPr>
                <w:color w:val="333333"/>
                <w:sz w:val="24"/>
              </w:rPr>
              <w:t>transitions</w:t>
            </w:r>
            <w:r w:rsidR="009D4330">
              <w:rPr>
                <w:color w:val="333333"/>
                <w:sz w:val="24"/>
              </w:rPr>
              <w:t xml:space="preserve"> and those who do not</w:t>
            </w:r>
            <w:r w:rsidR="00EA5180">
              <w:rPr>
                <w:color w:val="333333"/>
                <w:sz w:val="24"/>
              </w:rPr>
              <w:t xml:space="preserve">. </w:t>
            </w:r>
          </w:p>
          <w:p w14:paraId="31AE844A" w14:textId="6C077B3F" w:rsidR="00814875" w:rsidRDefault="00EA5180" w:rsidP="009D4330">
            <w:pPr>
              <w:pStyle w:val="TableParagraph"/>
              <w:spacing w:before="169" w:line="268" w:lineRule="exact"/>
              <w:ind w:left="560"/>
              <w:rPr>
                <w:sz w:val="24"/>
              </w:rPr>
            </w:pPr>
            <w:r>
              <w:rPr>
                <w:color w:val="333333"/>
                <w:sz w:val="24"/>
              </w:rPr>
              <w:t>Participants:</w:t>
            </w:r>
            <w:r>
              <w:rPr>
                <w:color w:val="333333"/>
                <w:spacing w:val="-7"/>
                <w:sz w:val="24"/>
              </w:rPr>
              <w:t xml:space="preserve"> </w:t>
            </w:r>
            <w:r w:rsidR="009D4330">
              <w:rPr>
                <w:color w:val="333333"/>
                <w:sz w:val="24"/>
              </w:rPr>
              <w:t>The data include</w:t>
            </w:r>
            <w:r>
              <w:rPr>
                <w:color w:val="333333"/>
                <w:spacing w:val="-4"/>
                <w:sz w:val="24"/>
              </w:rPr>
              <w:t xml:space="preserve"> </w:t>
            </w:r>
            <w:r>
              <w:rPr>
                <w:color w:val="333333"/>
                <w:sz w:val="24"/>
              </w:rPr>
              <w:t>4,617</w:t>
            </w:r>
            <w:r>
              <w:rPr>
                <w:color w:val="333333"/>
                <w:spacing w:val="-3"/>
                <w:sz w:val="24"/>
              </w:rPr>
              <w:t xml:space="preserve"> </w:t>
            </w:r>
            <w:r w:rsidR="007E00E0">
              <w:rPr>
                <w:color w:val="333333"/>
                <w:spacing w:val="-3"/>
                <w:sz w:val="24"/>
              </w:rPr>
              <w:t xml:space="preserve">licensed </w:t>
            </w:r>
            <w:r>
              <w:rPr>
                <w:color w:val="333333"/>
                <w:sz w:val="24"/>
              </w:rPr>
              <w:t>physicians</w:t>
            </w:r>
            <w:r>
              <w:rPr>
                <w:color w:val="333333"/>
                <w:spacing w:val="-1"/>
                <w:sz w:val="24"/>
              </w:rPr>
              <w:t xml:space="preserve"> </w:t>
            </w:r>
            <w:r>
              <w:rPr>
                <w:color w:val="333333"/>
                <w:sz w:val="24"/>
              </w:rPr>
              <w:t xml:space="preserve">who </w:t>
            </w:r>
            <w:r w:rsidR="00F55C42">
              <w:rPr>
                <w:color w:val="333333"/>
                <w:sz w:val="24"/>
              </w:rPr>
              <w:t>reported</w:t>
            </w:r>
            <w:r>
              <w:rPr>
                <w:color w:val="333333"/>
                <w:spacing w:val="-1"/>
                <w:sz w:val="24"/>
              </w:rPr>
              <w:t xml:space="preserve"> </w:t>
            </w:r>
            <w:r>
              <w:rPr>
                <w:color w:val="333333"/>
                <w:sz w:val="24"/>
              </w:rPr>
              <w:t>working</w:t>
            </w:r>
            <w:r>
              <w:rPr>
                <w:color w:val="333333"/>
                <w:spacing w:val="-1"/>
                <w:sz w:val="24"/>
              </w:rPr>
              <w:t xml:space="preserve"> </w:t>
            </w:r>
            <w:r>
              <w:rPr>
                <w:color w:val="333333"/>
                <w:sz w:val="24"/>
              </w:rPr>
              <w:t>in primary</w:t>
            </w:r>
            <w:r>
              <w:rPr>
                <w:color w:val="333333"/>
                <w:spacing w:val="-1"/>
                <w:sz w:val="24"/>
              </w:rPr>
              <w:t xml:space="preserve"> </w:t>
            </w:r>
            <w:r>
              <w:rPr>
                <w:color w:val="333333"/>
                <w:sz w:val="24"/>
              </w:rPr>
              <w:t>care</w:t>
            </w:r>
            <w:r>
              <w:rPr>
                <w:color w:val="333333"/>
                <w:spacing w:val="-2"/>
                <w:sz w:val="24"/>
              </w:rPr>
              <w:t xml:space="preserve"> </w:t>
            </w:r>
            <w:r>
              <w:rPr>
                <w:color w:val="333333"/>
                <w:sz w:val="24"/>
              </w:rPr>
              <w:t>settings</w:t>
            </w:r>
            <w:r w:rsidR="007E00E0">
              <w:rPr>
                <w:color w:val="333333"/>
                <w:sz w:val="24"/>
              </w:rPr>
              <w:t xml:space="preserve"> in North Carolina</w:t>
            </w:r>
            <w:r>
              <w:rPr>
                <w:color w:val="333333"/>
                <w:spacing w:val="-1"/>
                <w:sz w:val="24"/>
              </w:rPr>
              <w:t xml:space="preserve"> </w:t>
            </w:r>
            <w:r>
              <w:rPr>
                <w:color w:val="333333"/>
                <w:sz w:val="24"/>
              </w:rPr>
              <w:t>in both</w:t>
            </w:r>
            <w:r>
              <w:rPr>
                <w:color w:val="333333"/>
                <w:spacing w:val="-1"/>
                <w:sz w:val="24"/>
              </w:rPr>
              <w:t xml:space="preserve"> </w:t>
            </w:r>
            <w:r>
              <w:rPr>
                <w:color w:val="333333"/>
                <w:sz w:val="24"/>
              </w:rPr>
              <w:t>2009</w:t>
            </w:r>
            <w:r>
              <w:rPr>
                <w:color w:val="333333"/>
                <w:spacing w:val="-1"/>
                <w:sz w:val="24"/>
              </w:rPr>
              <w:t xml:space="preserve"> </w:t>
            </w:r>
            <w:r>
              <w:rPr>
                <w:color w:val="333333"/>
                <w:sz w:val="24"/>
              </w:rPr>
              <w:t xml:space="preserve">and </w:t>
            </w:r>
            <w:r>
              <w:rPr>
                <w:color w:val="333333"/>
                <w:spacing w:val="-2"/>
                <w:sz w:val="24"/>
              </w:rPr>
              <w:t>2019.</w:t>
            </w:r>
          </w:p>
          <w:p w14:paraId="0F15D13E" w14:textId="1E394776" w:rsidR="00814875" w:rsidRPr="009D4330" w:rsidRDefault="00EA5180" w:rsidP="009D4330">
            <w:pPr>
              <w:pStyle w:val="TableParagraph"/>
              <w:spacing w:before="178" w:line="225" w:lineRule="auto"/>
              <w:ind w:left="560" w:right="230"/>
              <w:rPr>
                <w:color w:val="333333"/>
                <w:sz w:val="24"/>
              </w:rPr>
            </w:pPr>
            <w:r>
              <w:rPr>
                <w:color w:val="333333"/>
                <w:sz w:val="24"/>
              </w:rPr>
              <w:t>Procedures</w:t>
            </w:r>
            <w:r>
              <w:rPr>
                <w:color w:val="333333"/>
                <w:spacing w:val="-3"/>
                <w:sz w:val="24"/>
              </w:rPr>
              <w:t xml:space="preserve"> </w:t>
            </w:r>
            <w:r>
              <w:rPr>
                <w:color w:val="333333"/>
                <w:sz w:val="24"/>
              </w:rPr>
              <w:t>(methods):</w:t>
            </w:r>
            <w:r>
              <w:rPr>
                <w:color w:val="333333"/>
                <w:spacing w:val="-4"/>
                <w:sz w:val="24"/>
              </w:rPr>
              <w:t xml:space="preserve"> </w:t>
            </w:r>
            <w:r w:rsidR="00F55C42">
              <w:rPr>
                <w:color w:val="333333"/>
                <w:spacing w:val="-3"/>
                <w:sz w:val="24"/>
              </w:rPr>
              <w:t>Using a unique physician identifier in the data, we will</w:t>
            </w:r>
            <w:r w:rsidR="00F55C42">
              <w:rPr>
                <w:color w:val="333333"/>
                <w:sz w:val="24"/>
              </w:rPr>
              <w:t xml:space="preserve"> create physician-level career histories from 2009-2019. Latent transition analysis will be used to examine if physicians transition from one </w:t>
            </w:r>
            <w:r w:rsidR="006B1D76">
              <w:rPr>
                <w:color w:val="333333"/>
                <w:sz w:val="24"/>
              </w:rPr>
              <w:t>career typology</w:t>
            </w:r>
            <w:r w:rsidR="00F55C42">
              <w:rPr>
                <w:color w:val="333333"/>
                <w:sz w:val="24"/>
              </w:rPr>
              <w:t xml:space="preserve"> to another during the ten years they are observed. The LTA will </w:t>
            </w:r>
            <w:r w:rsidR="006B1D76">
              <w:rPr>
                <w:color w:val="333333"/>
                <w:sz w:val="24"/>
              </w:rPr>
              <w:t>also investigate</w:t>
            </w:r>
            <w:r w:rsidR="00F55C42">
              <w:rPr>
                <w:color w:val="333333"/>
                <w:sz w:val="24"/>
              </w:rPr>
              <w:t xml:space="preserve"> if </w:t>
            </w:r>
            <w:r w:rsidR="006B1D76">
              <w:rPr>
                <w:color w:val="333333"/>
                <w:sz w:val="24"/>
              </w:rPr>
              <w:t xml:space="preserve">a physician’s </w:t>
            </w:r>
            <w:r w:rsidR="00F55C42">
              <w:rPr>
                <w:color w:val="333333"/>
                <w:sz w:val="24"/>
              </w:rPr>
              <w:t>demographic, practice</w:t>
            </w:r>
            <w:r w:rsidR="00C45E48">
              <w:rPr>
                <w:color w:val="333333"/>
                <w:sz w:val="24"/>
              </w:rPr>
              <w:t xml:space="preserve">, </w:t>
            </w:r>
            <w:r w:rsidR="00F55C42">
              <w:rPr>
                <w:color w:val="333333"/>
                <w:sz w:val="24"/>
              </w:rPr>
              <w:t xml:space="preserve">geographic </w:t>
            </w:r>
            <w:r w:rsidR="00C45E48">
              <w:rPr>
                <w:color w:val="333333"/>
                <w:sz w:val="24"/>
              </w:rPr>
              <w:t xml:space="preserve">and </w:t>
            </w:r>
            <w:r w:rsidR="00F55C42">
              <w:rPr>
                <w:color w:val="333333"/>
                <w:sz w:val="24"/>
              </w:rPr>
              <w:t xml:space="preserve">training </w:t>
            </w:r>
            <w:r w:rsidR="006B1D76">
              <w:rPr>
                <w:color w:val="333333"/>
                <w:sz w:val="24"/>
              </w:rPr>
              <w:t xml:space="preserve">characteristics </w:t>
            </w:r>
            <w:r w:rsidR="00F55C42">
              <w:rPr>
                <w:color w:val="333333"/>
                <w:sz w:val="24"/>
              </w:rPr>
              <w:t>are associated with transitions.</w:t>
            </w:r>
          </w:p>
          <w:p w14:paraId="53090081" w14:textId="77777777" w:rsidR="00814875" w:rsidRDefault="00814875">
            <w:pPr>
              <w:pStyle w:val="TableParagraph"/>
              <w:spacing w:before="158"/>
              <w:ind w:left="0"/>
              <w:rPr>
                <w:sz w:val="24"/>
              </w:rPr>
            </w:pPr>
          </w:p>
          <w:p w14:paraId="1B652B8F" w14:textId="77777777" w:rsidR="00814875" w:rsidRDefault="00EA5180">
            <w:pPr>
              <w:pStyle w:val="TableParagraph"/>
              <w:numPr>
                <w:ilvl w:val="1"/>
                <w:numId w:val="9"/>
              </w:numPr>
              <w:tabs>
                <w:tab w:val="left" w:pos="500"/>
              </w:tabs>
              <w:spacing w:line="230" w:lineRule="auto"/>
              <w:ind w:right="1434"/>
              <w:rPr>
                <w:rFonts w:ascii="Arial"/>
                <w:sz w:val="20"/>
              </w:rPr>
            </w:pPr>
            <w:r>
              <w:rPr>
                <w:rFonts w:ascii="Arial"/>
                <w:noProof/>
                <w:sz w:val="20"/>
              </w:rPr>
              <mc:AlternateContent>
                <mc:Choice Requires="wpg">
                  <w:drawing>
                    <wp:anchor distT="0" distB="0" distL="0" distR="0" simplePos="0" relativeHeight="486612992" behindDoc="1" locked="0" layoutInCell="1" allowOverlap="1" wp14:anchorId="3FDEB89A" wp14:editId="5E5CC3D6">
                      <wp:simplePos x="0" y="0"/>
                      <wp:positionH relativeFrom="column">
                        <wp:posOffset>317500</wp:posOffset>
                      </wp:positionH>
                      <wp:positionV relativeFrom="paragraph">
                        <wp:posOffset>12759</wp:posOffset>
                      </wp:positionV>
                      <wp:extent cx="5778500" cy="2794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79400"/>
                                <a:chOff x="0" y="0"/>
                                <a:chExt cx="5778500" cy="279400"/>
                              </a:xfrm>
                            </wpg:grpSpPr>
                            <wps:wsp>
                              <wps:cNvPr id="12" name="Graphic 12"/>
                              <wps:cNvSpPr/>
                              <wps:spPr>
                                <a:xfrm>
                                  <a:off x="0" y="0"/>
                                  <a:ext cx="5778500" cy="279400"/>
                                </a:xfrm>
                                <a:custGeom>
                                  <a:avLst/>
                                  <a:gdLst/>
                                  <a:ahLst/>
                                  <a:cxnLst/>
                                  <a:rect l="l" t="t" r="r" b="b"/>
                                  <a:pathLst>
                                    <a:path w="5778500" h="279400">
                                      <a:moveTo>
                                        <a:pt x="5778500" y="0"/>
                                      </a:moveTo>
                                      <a:lnTo>
                                        <a:pt x="0" y="0"/>
                                      </a:lnTo>
                                      <a:lnTo>
                                        <a:pt x="0" y="279400"/>
                                      </a:lnTo>
                                      <a:lnTo>
                                        <a:pt x="5778500" y="2794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4F07626A" id="Group 11" o:spid="_x0000_s1026" style="position:absolute;margin-left:25pt;margin-top:1pt;width:455pt;height:22pt;z-index:-16703488;mso-wrap-distance-left:0;mso-wrap-distance-right:0" coordsize="57785,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">
                      <v:shape id="Graphic 12" o:spid="_x0000_s1027" style="position:absolute;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" path="m5778500,l,,,279400r5778500,l5778500,xe" fillcolor="#dfebf4" stroked="f">
                        <v:path arrowok="t"/>
                      </v:shape>
                    </v:group>
                  </w:pict>
                </mc:Fallback>
              </mc:AlternateContent>
            </w:r>
            <w:r>
              <w:rPr>
                <w:rFonts w:ascii="Arial"/>
                <w:color w:val="333333"/>
                <w:sz w:val="20"/>
              </w:rPr>
              <w:t>Is</w:t>
            </w:r>
            <w:r>
              <w:rPr>
                <w:rFonts w:ascii="Arial"/>
                <w:color w:val="333333"/>
                <w:spacing w:val="-3"/>
                <w:sz w:val="20"/>
              </w:rPr>
              <w:t xml:space="preserve"> </w:t>
            </w:r>
            <w:r>
              <w:rPr>
                <w:rFonts w:ascii="Arial"/>
                <w:color w:val="333333"/>
                <w:sz w:val="20"/>
              </w:rPr>
              <w:t>this</w:t>
            </w:r>
            <w:r>
              <w:rPr>
                <w:rFonts w:ascii="Arial"/>
                <w:color w:val="333333"/>
                <w:spacing w:val="-3"/>
                <w:sz w:val="20"/>
              </w:rPr>
              <w:t xml:space="preserve"> </w:t>
            </w:r>
            <w:r>
              <w:rPr>
                <w:rFonts w:ascii="Arial"/>
                <w:color w:val="333333"/>
                <w:sz w:val="20"/>
              </w:rPr>
              <w:t>new</w:t>
            </w:r>
            <w:r>
              <w:rPr>
                <w:rFonts w:ascii="Arial"/>
                <w:color w:val="333333"/>
                <w:spacing w:val="-3"/>
                <w:sz w:val="20"/>
              </w:rPr>
              <w:t xml:space="preserve"> </w:t>
            </w:r>
            <w:r>
              <w:rPr>
                <w:rFonts w:ascii="Arial"/>
                <w:color w:val="333333"/>
                <w:sz w:val="20"/>
              </w:rPr>
              <w:t>study</w:t>
            </w:r>
            <w:r>
              <w:rPr>
                <w:rFonts w:ascii="Arial"/>
                <w:color w:val="333333"/>
                <w:spacing w:val="-3"/>
                <w:sz w:val="20"/>
              </w:rPr>
              <w:t xml:space="preserve"> </w:t>
            </w:r>
            <w:r>
              <w:rPr>
                <w:rFonts w:ascii="Arial"/>
                <w:color w:val="333333"/>
                <w:sz w:val="20"/>
              </w:rPr>
              <w:t>similar</w:t>
            </w:r>
            <w:r>
              <w:rPr>
                <w:rFonts w:ascii="Arial"/>
                <w:color w:val="333333"/>
                <w:spacing w:val="-3"/>
                <w:sz w:val="20"/>
              </w:rPr>
              <w:t xml:space="preserve"> </w:t>
            </w:r>
            <w:r>
              <w:rPr>
                <w:rFonts w:ascii="Arial"/>
                <w:color w:val="333333"/>
                <w:sz w:val="20"/>
              </w:rPr>
              <w:t>or</w:t>
            </w:r>
            <w:r>
              <w:rPr>
                <w:rFonts w:ascii="Arial"/>
                <w:color w:val="333333"/>
                <w:spacing w:val="-3"/>
                <w:sz w:val="20"/>
              </w:rPr>
              <w:t xml:space="preserve"> </w:t>
            </w:r>
            <w:r>
              <w:rPr>
                <w:rFonts w:ascii="Arial"/>
                <w:color w:val="333333"/>
                <w:sz w:val="20"/>
              </w:rPr>
              <w:t>related</w:t>
            </w:r>
            <w:r>
              <w:rPr>
                <w:rFonts w:ascii="Arial"/>
                <w:color w:val="333333"/>
                <w:spacing w:val="-3"/>
                <w:sz w:val="20"/>
              </w:rPr>
              <w:t xml:space="preserve"> </w:t>
            </w:r>
            <w:r>
              <w:rPr>
                <w:rFonts w:ascii="Arial"/>
                <w:color w:val="333333"/>
                <w:sz w:val="20"/>
              </w:rPr>
              <w:t>to</w:t>
            </w:r>
            <w:r>
              <w:rPr>
                <w:rFonts w:ascii="Arial"/>
                <w:color w:val="333333"/>
                <w:spacing w:val="-3"/>
                <w:sz w:val="20"/>
              </w:rPr>
              <w:t xml:space="preserve"> </w:t>
            </w:r>
            <w:r>
              <w:rPr>
                <w:rFonts w:ascii="Arial"/>
                <w:color w:val="333333"/>
                <w:sz w:val="20"/>
              </w:rPr>
              <w:t>an</w:t>
            </w:r>
            <w:r>
              <w:rPr>
                <w:rFonts w:ascii="Arial"/>
                <w:color w:val="333333"/>
                <w:spacing w:val="-3"/>
                <w:sz w:val="20"/>
              </w:rPr>
              <w:t xml:space="preserve"> </w:t>
            </w:r>
            <w:r>
              <w:rPr>
                <w:rFonts w:ascii="Arial"/>
                <w:color w:val="333333"/>
                <w:sz w:val="20"/>
              </w:rPr>
              <w:t>application</w:t>
            </w:r>
            <w:r>
              <w:rPr>
                <w:rFonts w:ascii="Arial"/>
                <w:color w:val="333333"/>
                <w:spacing w:val="-3"/>
                <w:sz w:val="20"/>
              </w:rPr>
              <w:t xml:space="preserve"> </w:t>
            </w:r>
            <w:r>
              <w:rPr>
                <w:rFonts w:ascii="Arial"/>
                <w:color w:val="333333"/>
                <w:sz w:val="20"/>
              </w:rPr>
              <w:t>already</w:t>
            </w:r>
            <w:r>
              <w:rPr>
                <w:rFonts w:ascii="Arial"/>
                <w:color w:val="333333"/>
                <w:spacing w:val="-3"/>
                <w:sz w:val="20"/>
              </w:rPr>
              <w:t xml:space="preserve"> </w:t>
            </w:r>
            <w:r>
              <w:rPr>
                <w:rFonts w:ascii="Arial"/>
                <w:color w:val="333333"/>
                <w:sz w:val="20"/>
              </w:rPr>
              <w:t>approved</w:t>
            </w:r>
            <w:r>
              <w:rPr>
                <w:rFonts w:ascii="Arial"/>
                <w:color w:val="333333"/>
                <w:spacing w:val="-3"/>
                <w:sz w:val="20"/>
              </w:rPr>
              <w:t xml:space="preserve"> </w:t>
            </w:r>
            <w:r>
              <w:rPr>
                <w:rFonts w:ascii="Arial"/>
                <w:color w:val="333333"/>
                <w:sz w:val="20"/>
              </w:rPr>
              <w:t>by</w:t>
            </w:r>
            <w:r>
              <w:rPr>
                <w:rFonts w:ascii="Arial"/>
                <w:color w:val="333333"/>
                <w:spacing w:val="-3"/>
                <w:sz w:val="20"/>
              </w:rPr>
              <w:t xml:space="preserve"> </w:t>
            </w:r>
            <w:proofErr w:type="gramStart"/>
            <w:r>
              <w:rPr>
                <w:rFonts w:ascii="Arial"/>
                <w:color w:val="333333"/>
                <w:sz w:val="20"/>
              </w:rPr>
              <w:t>a</w:t>
            </w:r>
            <w:r>
              <w:rPr>
                <w:rFonts w:ascii="Arial"/>
                <w:color w:val="333333"/>
                <w:spacing w:val="-3"/>
                <w:sz w:val="20"/>
              </w:rPr>
              <w:t xml:space="preserve"> </w:t>
            </w:r>
            <w:r>
              <w:rPr>
                <w:rFonts w:ascii="Arial"/>
                <w:color w:val="333333"/>
                <w:sz w:val="20"/>
              </w:rPr>
              <w:t>UNC</w:t>
            </w:r>
            <w:proofErr w:type="gramEnd"/>
            <w:r>
              <w:rPr>
                <w:rFonts w:ascii="Arial"/>
                <w:color w:val="333333"/>
                <w:sz w:val="20"/>
              </w:rPr>
              <w:t>-Chapel</w:t>
            </w:r>
            <w:r>
              <w:rPr>
                <w:rFonts w:ascii="Arial"/>
                <w:color w:val="333333"/>
                <w:spacing w:val="-3"/>
                <w:sz w:val="20"/>
              </w:rPr>
              <w:t xml:space="preserve"> </w:t>
            </w:r>
            <w:r>
              <w:rPr>
                <w:rFonts w:ascii="Arial"/>
                <w:color w:val="333333"/>
                <w:sz w:val="20"/>
              </w:rPr>
              <w:t>Hill</w:t>
            </w:r>
            <w:r>
              <w:rPr>
                <w:rFonts w:ascii="Arial"/>
                <w:color w:val="333333"/>
                <w:spacing w:val="-3"/>
                <w:sz w:val="20"/>
              </w:rPr>
              <w:t xml:space="preserve"> </w:t>
            </w:r>
            <w:r>
              <w:rPr>
                <w:rFonts w:ascii="Arial"/>
                <w:color w:val="333333"/>
                <w:sz w:val="20"/>
              </w:rPr>
              <w:t>IRB? Knowing this will help the IRB in reviewing your new study.</w:t>
            </w:r>
          </w:p>
          <w:p w14:paraId="1344C67F" w14:textId="77777777" w:rsidR="00814875" w:rsidRDefault="00EA5180">
            <w:pPr>
              <w:pStyle w:val="TableParagraph"/>
              <w:spacing w:before="54"/>
              <w:ind w:left="560"/>
              <w:rPr>
                <w:sz w:val="24"/>
              </w:rPr>
            </w:pPr>
            <w:r>
              <w:rPr>
                <w:color w:val="333333"/>
                <w:spacing w:val="-5"/>
                <w:sz w:val="24"/>
              </w:rPr>
              <w:t>Yes</w:t>
            </w:r>
          </w:p>
          <w:p w14:paraId="507FBCCB" w14:textId="77777777" w:rsidR="00814875" w:rsidRDefault="00EA5180">
            <w:pPr>
              <w:pStyle w:val="TableParagraph"/>
              <w:spacing w:before="248" w:line="230" w:lineRule="auto"/>
              <w:ind w:left="260" w:right="1087"/>
              <w:rPr>
                <w:rFonts w:ascii="Arial"/>
                <w:sz w:val="20"/>
              </w:rPr>
            </w:pPr>
            <w:r>
              <w:rPr>
                <w:rFonts w:ascii="Arial"/>
                <w:noProof/>
                <w:sz w:val="20"/>
              </w:rPr>
              <mc:AlternateContent>
                <mc:Choice Requires="wpg">
                  <w:drawing>
                    <wp:anchor distT="0" distB="0" distL="0" distR="0" simplePos="0" relativeHeight="486613504" behindDoc="1" locked="0" layoutInCell="1" allowOverlap="1" wp14:anchorId="27D1C50E" wp14:editId="35817B89">
                      <wp:simplePos x="0" y="0"/>
                      <wp:positionH relativeFrom="column">
                        <wp:posOffset>165100</wp:posOffset>
                      </wp:positionH>
                      <wp:positionV relativeFrom="paragraph">
                        <wp:posOffset>170239</wp:posOffset>
                      </wp:positionV>
                      <wp:extent cx="5778500" cy="2794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79400"/>
                                <a:chOff x="0" y="0"/>
                                <a:chExt cx="5778500" cy="279400"/>
                              </a:xfrm>
                            </wpg:grpSpPr>
                            <wps:wsp>
                              <wps:cNvPr id="14" name="Graphic 14"/>
                              <wps:cNvSpPr/>
                              <wps:spPr>
                                <a:xfrm>
                                  <a:off x="0" y="0"/>
                                  <a:ext cx="5778500" cy="279400"/>
                                </a:xfrm>
                                <a:custGeom>
                                  <a:avLst/>
                                  <a:gdLst/>
                                  <a:ahLst/>
                                  <a:cxnLst/>
                                  <a:rect l="l" t="t" r="r" b="b"/>
                                  <a:pathLst>
                                    <a:path w="5778500" h="279400">
                                      <a:moveTo>
                                        <a:pt x="5778500" y="0"/>
                                      </a:moveTo>
                                      <a:lnTo>
                                        <a:pt x="0" y="0"/>
                                      </a:lnTo>
                                      <a:lnTo>
                                        <a:pt x="0" y="279400"/>
                                      </a:lnTo>
                                      <a:lnTo>
                                        <a:pt x="5778500" y="2794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3830C21C" id="Group 13" o:spid="_x0000_s1026" style="position:absolute;margin-left:13pt;margin-top:13.4pt;width:455pt;height:22pt;z-index:-16702976;mso-wrap-distance-left:0;mso-wrap-distance-right:0" coordsize="57785,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">
                      <v:shape id="Graphic 14" o:spid="_x0000_s1027" style="position:absolute;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" path="m5778500,l,,,279400r5778500,l5778500,xe" fillcolor="#dfebf4" stroked="f">
                        <v:path arrowok="t"/>
                      </v:shape>
                    </v:group>
                  </w:pict>
                </mc:Fallback>
              </mc:AlternateContent>
            </w:r>
            <w:r>
              <w:rPr>
                <w:rFonts w:ascii="Arial"/>
                <w:color w:val="333333"/>
                <w:sz w:val="20"/>
              </w:rPr>
              <w:t>If</w:t>
            </w:r>
            <w:r>
              <w:rPr>
                <w:rFonts w:ascii="Arial"/>
                <w:color w:val="333333"/>
                <w:spacing w:val="-3"/>
                <w:sz w:val="20"/>
              </w:rPr>
              <w:t xml:space="preserve"> </w:t>
            </w:r>
            <w:r>
              <w:rPr>
                <w:rFonts w:ascii="Arial"/>
                <w:color w:val="333333"/>
                <w:sz w:val="20"/>
              </w:rPr>
              <w:t>yes,</w:t>
            </w:r>
            <w:r>
              <w:rPr>
                <w:rFonts w:ascii="Arial"/>
                <w:color w:val="333333"/>
                <w:spacing w:val="-3"/>
                <w:sz w:val="20"/>
              </w:rPr>
              <w:t xml:space="preserve"> </w:t>
            </w:r>
            <w:r>
              <w:rPr>
                <w:rFonts w:ascii="Arial"/>
                <w:color w:val="333333"/>
                <w:sz w:val="20"/>
              </w:rPr>
              <w:t>provide</w:t>
            </w:r>
            <w:r>
              <w:rPr>
                <w:rFonts w:ascii="Arial"/>
                <w:color w:val="333333"/>
                <w:spacing w:val="-3"/>
                <w:sz w:val="20"/>
              </w:rPr>
              <w:t xml:space="preserve"> </w:t>
            </w:r>
            <w:r>
              <w:rPr>
                <w:rFonts w:ascii="Arial"/>
                <w:color w:val="333333"/>
                <w:sz w:val="20"/>
              </w:rPr>
              <w:t>IRB</w:t>
            </w:r>
            <w:r>
              <w:rPr>
                <w:rFonts w:ascii="Arial"/>
                <w:color w:val="333333"/>
                <w:spacing w:val="-3"/>
                <w:sz w:val="20"/>
              </w:rPr>
              <w:t xml:space="preserve"> </w:t>
            </w:r>
            <w:r>
              <w:rPr>
                <w:rFonts w:ascii="Arial"/>
                <w:color w:val="333333"/>
                <w:sz w:val="20"/>
              </w:rPr>
              <w:t>study</w:t>
            </w:r>
            <w:r>
              <w:rPr>
                <w:rFonts w:ascii="Arial"/>
                <w:color w:val="333333"/>
                <w:spacing w:val="-3"/>
                <w:sz w:val="20"/>
              </w:rPr>
              <w:t xml:space="preserve"> </w:t>
            </w:r>
            <w:r>
              <w:rPr>
                <w:rFonts w:ascii="Arial"/>
                <w:color w:val="333333"/>
                <w:sz w:val="20"/>
              </w:rPr>
              <w:t>number</w:t>
            </w:r>
            <w:r>
              <w:rPr>
                <w:rFonts w:ascii="Arial"/>
                <w:color w:val="333333"/>
                <w:spacing w:val="-3"/>
                <w:sz w:val="20"/>
              </w:rPr>
              <w:t xml:space="preserve"> </w:t>
            </w:r>
            <w:r>
              <w:rPr>
                <w:rFonts w:ascii="Arial"/>
                <w:color w:val="333333"/>
                <w:sz w:val="20"/>
              </w:rPr>
              <w:t>and</w:t>
            </w:r>
            <w:r>
              <w:rPr>
                <w:rFonts w:ascii="Arial"/>
                <w:color w:val="333333"/>
                <w:spacing w:val="-3"/>
                <w:sz w:val="20"/>
              </w:rPr>
              <w:t xml:space="preserve"> </w:t>
            </w:r>
            <w:r>
              <w:rPr>
                <w:rFonts w:ascii="Arial"/>
                <w:color w:val="333333"/>
                <w:sz w:val="20"/>
              </w:rPr>
              <w:t>explain</w:t>
            </w:r>
            <w:r>
              <w:rPr>
                <w:rFonts w:ascii="Arial"/>
                <w:color w:val="333333"/>
                <w:spacing w:val="-3"/>
                <w:sz w:val="20"/>
              </w:rPr>
              <w:t xml:space="preserve"> </w:t>
            </w:r>
            <w:r>
              <w:rPr>
                <w:rFonts w:ascii="Arial"/>
                <w:color w:val="333333"/>
                <w:sz w:val="20"/>
              </w:rPr>
              <w:t>why</w:t>
            </w:r>
            <w:r>
              <w:rPr>
                <w:rFonts w:ascii="Arial"/>
                <w:color w:val="333333"/>
                <w:spacing w:val="-3"/>
                <w:sz w:val="20"/>
              </w:rPr>
              <w:t xml:space="preserve"> </w:t>
            </w:r>
            <w:r>
              <w:rPr>
                <w:rFonts w:ascii="Arial"/>
                <w:color w:val="333333"/>
                <w:sz w:val="20"/>
              </w:rPr>
              <w:t>this</w:t>
            </w:r>
            <w:r>
              <w:rPr>
                <w:rFonts w:ascii="Arial"/>
                <w:color w:val="333333"/>
                <w:spacing w:val="-3"/>
                <w:sz w:val="20"/>
              </w:rPr>
              <w:t xml:space="preserve"> </w:t>
            </w:r>
            <w:r>
              <w:rPr>
                <w:rFonts w:ascii="Arial"/>
                <w:color w:val="333333"/>
                <w:sz w:val="20"/>
              </w:rPr>
              <w:t>is</w:t>
            </w:r>
            <w:r>
              <w:rPr>
                <w:rFonts w:ascii="Arial"/>
                <w:color w:val="333333"/>
                <w:spacing w:val="-3"/>
                <w:sz w:val="20"/>
              </w:rPr>
              <w:t xml:space="preserve"> </w:t>
            </w:r>
            <w:r>
              <w:rPr>
                <w:rFonts w:ascii="Arial"/>
                <w:color w:val="333333"/>
                <w:sz w:val="20"/>
              </w:rPr>
              <w:t>relevant</w:t>
            </w:r>
            <w:r>
              <w:rPr>
                <w:rFonts w:ascii="Arial"/>
                <w:color w:val="333333"/>
                <w:spacing w:val="-3"/>
                <w:sz w:val="20"/>
              </w:rPr>
              <w:t xml:space="preserve"> </w:t>
            </w:r>
            <w:r>
              <w:rPr>
                <w:rFonts w:ascii="Arial"/>
                <w:color w:val="333333"/>
                <w:sz w:val="20"/>
              </w:rPr>
              <w:t>to</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r>
              <w:rPr>
                <w:rFonts w:ascii="Arial"/>
                <w:color w:val="333333"/>
                <w:sz w:val="20"/>
              </w:rPr>
              <w:t>current</w:t>
            </w:r>
            <w:r>
              <w:rPr>
                <w:rFonts w:ascii="Arial"/>
                <w:color w:val="333333"/>
                <w:spacing w:val="-3"/>
                <w:sz w:val="20"/>
              </w:rPr>
              <w:t xml:space="preserve"> </w:t>
            </w:r>
            <w:r>
              <w:rPr>
                <w:rFonts w:ascii="Arial"/>
                <w:color w:val="333333"/>
                <w:sz w:val="20"/>
              </w:rPr>
              <w:t>study</w:t>
            </w:r>
            <w:r>
              <w:rPr>
                <w:rFonts w:ascii="Arial"/>
                <w:color w:val="333333"/>
                <w:spacing w:val="-3"/>
                <w:sz w:val="20"/>
              </w:rPr>
              <w:t xml:space="preserve"> </w:t>
            </w:r>
            <w:r>
              <w:rPr>
                <w:rFonts w:ascii="Arial"/>
                <w:color w:val="333333"/>
                <w:sz w:val="20"/>
              </w:rPr>
              <w:t>and</w:t>
            </w:r>
            <w:r>
              <w:rPr>
                <w:rFonts w:ascii="Arial"/>
                <w:color w:val="333333"/>
                <w:spacing w:val="-3"/>
                <w:sz w:val="20"/>
              </w:rPr>
              <w:t xml:space="preserve"> </w:t>
            </w:r>
            <w:r>
              <w:rPr>
                <w:rFonts w:ascii="Arial"/>
                <w:color w:val="333333"/>
                <w:sz w:val="20"/>
              </w:rPr>
              <w:t>why</w:t>
            </w:r>
            <w:r>
              <w:rPr>
                <w:rFonts w:ascii="Arial"/>
                <w:color w:val="333333"/>
                <w:spacing w:val="-3"/>
                <w:sz w:val="20"/>
              </w:rPr>
              <w:t xml:space="preserve"> </w:t>
            </w:r>
            <w:r>
              <w:rPr>
                <w:rFonts w:ascii="Arial"/>
                <w:color w:val="333333"/>
                <w:sz w:val="20"/>
              </w:rPr>
              <w:t>it</w:t>
            </w:r>
            <w:r>
              <w:rPr>
                <w:rFonts w:ascii="Arial"/>
                <w:color w:val="333333"/>
                <w:spacing w:val="-3"/>
                <w:sz w:val="20"/>
              </w:rPr>
              <w:t xml:space="preserve"> </w:t>
            </w:r>
            <w:r>
              <w:rPr>
                <w:rFonts w:ascii="Arial"/>
                <w:color w:val="333333"/>
                <w:sz w:val="20"/>
              </w:rPr>
              <w:t>would be useful for the IRB to know.</w:t>
            </w:r>
          </w:p>
          <w:p w14:paraId="56762FD9" w14:textId="77777777" w:rsidR="003F44EF" w:rsidRPr="003F44EF" w:rsidRDefault="003F44EF" w:rsidP="003F44EF">
            <w:pPr>
              <w:pStyle w:val="TableParagraph"/>
              <w:spacing w:before="68" w:line="225" w:lineRule="auto"/>
              <w:ind w:left="560" w:right="298"/>
              <w:rPr>
                <w:sz w:val="24"/>
              </w:rPr>
            </w:pPr>
            <w:r w:rsidRPr="003F44EF">
              <w:rPr>
                <w:sz w:val="24"/>
              </w:rPr>
              <w:t xml:space="preserve">This study builds on the previous work in IRB 22-0097 and uses the same data. This study will observe whether individual physicians transitioned to different career typologies identified in the previous study between 2009 and 2019 and the factors associated with these transitions. </w:t>
            </w:r>
          </w:p>
          <w:p w14:paraId="0F168156" w14:textId="77777777" w:rsidR="003F44EF" w:rsidRPr="003F44EF" w:rsidRDefault="003F44EF" w:rsidP="003F44EF">
            <w:pPr>
              <w:pStyle w:val="TableParagraph"/>
              <w:spacing w:before="68" w:line="225" w:lineRule="auto"/>
              <w:ind w:left="560" w:right="298"/>
              <w:rPr>
                <w:sz w:val="24"/>
              </w:rPr>
            </w:pPr>
          </w:p>
          <w:p w14:paraId="4F7A9C99" w14:textId="6D6C6A20" w:rsidR="003F44EF" w:rsidRDefault="003F44EF" w:rsidP="003F44EF">
            <w:pPr>
              <w:pStyle w:val="TableParagraph"/>
              <w:spacing w:before="68" w:line="225" w:lineRule="auto"/>
              <w:ind w:left="560" w:right="298"/>
              <w:rPr>
                <w:sz w:val="24"/>
              </w:rPr>
            </w:pPr>
            <w:r w:rsidRPr="003F44EF">
              <w:rPr>
                <w:sz w:val="24"/>
              </w:rPr>
              <w:t>Fraher E, Jensen T, Tran A, Galloway E, Weiss J, Lombardi B. Toward a Better Understanding of Primary Care Physician Career Typologies. Medical care. Sep 1</w:t>
            </w:r>
            <w:proofErr w:type="gramStart"/>
            <w:r w:rsidRPr="003F44EF">
              <w:rPr>
                <w:sz w:val="24"/>
              </w:rPr>
              <w:t xml:space="preserve"> 2025</w:t>
            </w:r>
            <w:proofErr w:type="gramEnd"/>
            <w:r w:rsidRPr="003F44EF">
              <w:rPr>
                <w:sz w:val="24"/>
              </w:rPr>
              <w:t>;63(9):637-645.</w:t>
            </w:r>
          </w:p>
        </w:tc>
      </w:tr>
      <w:tr w:rsidR="00814875" w14:paraId="116B501F" w14:textId="77777777">
        <w:trPr>
          <w:trHeight w:val="1467"/>
        </w:trPr>
        <w:tc>
          <w:tcPr>
            <w:tcW w:w="10540" w:type="dxa"/>
            <w:tcBorders>
              <w:top w:val="single" w:sz="18" w:space="0" w:color="CCCCCC"/>
              <w:left w:val="single" w:sz="8" w:space="0" w:color="CCCCCC"/>
              <w:bottom w:val="nil"/>
              <w:right w:val="single" w:sz="8" w:space="0" w:color="CCCCCC"/>
            </w:tcBorders>
          </w:tcPr>
          <w:p w14:paraId="19E56794" w14:textId="77777777" w:rsidR="00814875" w:rsidRDefault="00EA5180">
            <w:pPr>
              <w:pStyle w:val="TableParagraph"/>
              <w:spacing w:before="43"/>
              <w:ind w:left="232"/>
              <w:rPr>
                <w:rFonts w:ascii="Arial"/>
                <w:b/>
                <w:sz w:val="26"/>
              </w:rPr>
            </w:pPr>
            <w:r>
              <w:rPr>
                <w:rFonts w:ascii="Arial"/>
                <w:b/>
                <w:color w:val="333333"/>
                <w:sz w:val="26"/>
              </w:rPr>
              <w:t>2.</w:t>
            </w:r>
            <w:r>
              <w:rPr>
                <w:rFonts w:ascii="Arial"/>
                <w:b/>
                <w:color w:val="333333"/>
                <w:spacing w:val="-2"/>
                <w:sz w:val="26"/>
              </w:rPr>
              <w:t xml:space="preserve"> </w:t>
            </w:r>
            <w:r>
              <w:rPr>
                <w:rFonts w:ascii="Arial"/>
                <w:b/>
                <w:color w:val="333333"/>
                <w:sz w:val="26"/>
              </w:rPr>
              <w:t xml:space="preserve">Project </w:t>
            </w:r>
            <w:r>
              <w:rPr>
                <w:rFonts w:ascii="Arial"/>
                <w:b/>
                <w:color w:val="333333"/>
                <w:spacing w:val="-2"/>
                <w:sz w:val="26"/>
              </w:rPr>
              <w:t>Personnel</w:t>
            </w:r>
          </w:p>
          <w:p w14:paraId="10C35157" w14:textId="77777777" w:rsidR="00814875" w:rsidRDefault="00EA5180">
            <w:pPr>
              <w:pStyle w:val="TableParagraph"/>
              <w:spacing w:before="85" w:line="230" w:lineRule="auto"/>
              <w:ind w:left="500" w:right="1087" w:hanging="240"/>
              <w:rPr>
                <w:rFonts w:ascii="Arial"/>
                <w:sz w:val="20"/>
              </w:rPr>
            </w:pPr>
            <w:r>
              <w:rPr>
                <w:rFonts w:ascii="Arial"/>
                <w:noProof/>
                <w:sz w:val="20"/>
              </w:rPr>
              <mc:AlternateContent>
                <mc:Choice Requires="wpg">
                  <w:drawing>
                    <wp:anchor distT="0" distB="0" distL="0" distR="0" simplePos="0" relativeHeight="486614016" behindDoc="1" locked="0" layoutInCell="1" allowOverlap="1" wp14:anchorId="436CFB41" wp14:editId="46EFC734">
                      <wp:simplePos x="0" y="0"/>
                      <wp:positionH relativeFrom="column">
                        <wp:posOffset>317500</wp:posOffset>
                      </wp:positionH>
                      <wp:positionV relativeFrom="paragraph">
                        <wp:posOffset>66734</wp:posOffset>
                      </wp:positionV>
                      <wp:extent cx="5778500" cy="2794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79400"/>
                                <a:chOff x="0" y="0"/>
                                <a:chExt cx="5778500" cy="279400"/>
                              </a:xfrm>
                            </wpg:grpSpPr>
                            <wps:wsp>
                              <wps:cNvPr id="16" name="Graphic 16"/>
                              <wps:cNvSpPr/>
                              <wps:spPr>
                                <a:xfrm>
                                  <a:off x="0" y="0"/>
                                  <a:ext cx="5778500" cy="279400"/>
                                </a:xfrm>
                                <a:custGeom>
                                  <a:avLst/>
                                  <a:gdLst/>
                                  <a:ahLst/>
                                  <a:cxnLst/>
                                  <a:rect l="l" t="t" r="r" b="b"/>
                                  <a:pathLst>
                                    <a:path w="5778500" h="279400">
                                      <a:moveTo>
                                        <a:pt x="5778500" y="0"/>
                                      </a:moveTo>
                                      <a:lnTo>
                                        <a:pt x="0" y="0"/>
                                      </a:lnTo>
                                      <a:lnTo>
                                        <a:pt x="0" y="279400"/>
                                      </a:lnTo>
                                      <a:lnTo>
                                        <a:pt x="5778500" y="2794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0BC9CB6F" id="Group 15" o:spid="_x0000_s1026" style="position:absolute;margin-left:25pt;margin-top:5.25pt;width:455pt;height:22pt;z-index:-16702464;mso-wrap-distance-left:0;mso-wrap-distance-right:0" coordsize="57785,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">
                      <v:shape id="Graphic 16" o:spid="_x0000_s1027" style="position:absolute;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" path="m5778500,l,,,279400r5778500,l5778500,xe" fillcolor="#dfebf4" stroked="f">
                        <v:path arrowok="t"/>
                      </v:shape>
                    </v:group>
                  </w:pict>
                </mc:Fallback>
              </mc:AlternateContent>
            </w:r>
            <w:r>
              <w:rPr>
                <w:rFonts w:ascii="Arial"/>
                <w:color w:val="333333"/>
                <w:sz w:val="20"/>
              </w:rPr>
              <w:t>1. Will</w:t>
            </w:r>
            <w:r>
              <w:rPr>
                <w:rFonts w:ascii="Arial"/>
                <w:color w:val="333333"/>
                <w:spacing w:val="-3"/>
                <w:sz w:val="20"/>
              </w:rPr>
              <w:t xml:space="preserve"> </w:t>
            </w:r>
            <w:r>
              <w:rPr>
                <w:rFonts w:ascii="Arial"/>
                <w:color w:val="333333"/>
                <w:sz w:val="20"/>
              </w:rPr>
              <w:t>this</w:t>
            </w:r>
            <w:r>
              <w:rPr>
                <w:rFonts w:ascii="Arial"/>
                <w:color w:val="333333"/>
                <w:spacing w:val="-3"/>
                <w:sz w:val="20"/>
              </w:rPr>
              <w:t xml:space="preserve"> </w:t>
            </w:r>
            <w:r>
              <w:rPr>
                <w:rFonts w:ascii="Arial"/>
                <w:color w:val="333333"/>
                <w:sz w:val="20"/>
              </w:rPr>
              <w:t>project</w:t>
            </w:r>
            <w:r>
              <w:rPr>
                <w:rFonts w:ascii="Arial"/>
                <w:color w:val="333333"/>
                <w:spacing w:val="-3"/>
                <w:sz w:val="20"/>
              </w:rPr>
              <w:t xml:space="preserve"> </w:t>
            </w:r>
            <w:r>
              <w:rPr>
                <w:rFonts w:ascii="Arial"/>
                <w:color w:val="333333"/>
                <w:sz w:val="20"/>
              </w:rPr>
              <w:t>be</w:t>
            </w:r>
            <w:r>
              <w:rPr>
                <w:rFonts w:ascii="Arial"/>
                <w:color w:val="333333"/>
                <w:spacing w:val="-3"/>
                <w:sz w:val="20"/>
              </w:rPr>
              <w:t xml:space="preserve"> </w:t>
            </w:r>
            <w:r>
              <w:rPr>
                <w:rFonts w:ascii="Arial"/>
                <w:color w:val="333333"/>
                <w:sz w:val="20"/>
              </w:rPr>
              <w:t>led</w:t>
            </w:r>
            <w:r>
              <w:rPr>
                <w:rFonts w:ascii="Arial"/>
                <w:color w:val="333333"/>
                <w:spacing w:val="-3"/>
                <w:sz w:val="20"/>
              </w:rPr>
              <w:t xml:space="preserve"> </w:t>
            </w:r>
            <w:r>
              <w:rPr>
                <w:rFonts w:ascii="Arial"/>
                <w:color w:val="333333"/>
                <w:sz w:val="20"/>
              </w:rPr>
              <w:t>by</w:t>
            </w:r>
            <w:r>
              <w:rPr>
                <w:rFonts w:ascii="Arial"/>
                <w:color w:val="333333"/>
                <w:spacing w:val="-3"/>
                <w:sz w:val="20"/>
              </w:rPr>
              <w:t xml:space="preserve"> </w:t>
            </w:r>
            <w:r>
              <w:rPr>
                <w:rFonts w:ascii="Arial"/>
                <w:color w:val="333333"/>
                <w:sz w:val="20"/>
              </w:rPr>
              <w:t>a</w:t>
            </w:r>
            <w:r>
              <w:rPr>
                <w:rFonts w:ascii="Arial"/>
                <w:color w:val="333333"/>
                <w:spacing w:val="-3"/>
                <w:sz w:val="20"/>
              </w:rPr>
              <w:t xml:space="preserve"> </w:t>
            </w:r>
            <w:r>
              <w:rPr>
                <w:rFonts w:ascii="Arial"/>
                <w:color w:val="333333"/>
                <w:sz w:val="20"/>
              </w:rPr>
              <w:t>STUDENT</w:t>
            </w:r>
            <w:r>
              <w:rPr>
                <w:rFonts w:ascii="Arial"/>
                <w:color w:val="333333"/>
                <w:spacing w:val="-3"/>
                <w:sz w:val="20"/>
              </w:rPr>
              <w:t xml:space="preserve"> </w:t>
            </w:r>
            <w:r>
              <w:rPr>
                <w:rFonts w:ascii="Arial"/>
                <w:color w:val="333333"/>
                <w:sz w:val="20"/>
              </w:rPr>
              <w:t>(undergraduate,</w:t>
            </w:r>
            <w:r>
              <w:rPr>
                <w:rFonts w:ascii="Arial"/>
                <w:color w:val="333333"/>
                <w:spacing w:val="-3"/>
                <w:sz w:val="20"/>
              </w:rPr>
              <w:t xml:space="preserve"> </w:t>
            </w:r>
            <w:r>
              <w:rPr>
                <w:rFonts w:ascii="Arial"/>
                <w:color w:val="333333"/>
                <w:sz w:val="20"/>
              </w:rPr>
              <w:t>graduate)</w:t>
            </w:r>
            <w:r>
              <w:rPr>
                <w:rFonts w:ascii="Arial"/>
                <w:color w:val="333333"/>
                <w:spacing w:val="-3"/>
                <w:sz w:val="20"/>
              </w:rPr>
              <w:t xml:space="preserve"> </w:t>
            </w:r>
            <w:r>
              <w:rPr>
                <w:rFonts w:ascii="Arial"/>
                <w:color w:val="333333"/>
                <w:sz w:val="20"/>
              </w:rPr>
              <w:t>or</w:t>
            </w:r>
            <w:r>
              <w:rPr>
                <w:rFonts w:ascii="Arial"/>
                <w:color w:val="333333"/>
                <w:spacing w:val="-3"/>
                <w:sz w:val="20"/>
              </w:rPr>
              <w:t xml:space="preserve"> </w:t>
            </w:r>
            <w:r>
              <w:rPr>
                <w:rFonts w:ascii="Arial"/>
                <w:color w:val="333333"/>
                <w:sz w:val="20"/>
              </w:rPr>
              <w:t>TRAINEE</w:t>
            </w:r>
            <w:r>
              <w:rPr>
                <w:rFonts w:ascii="Arial"/>
                <w:color w:val="333333"/>
                <w:spacing w:val="-3"/>
                <w:sz w:val="20"/>
              </w:rPr>
              <w:t xml:space="preserve"> </w:t>
            </w:r>
            <w:r>
              <w:rPr>
                <w:rFonts w:ascii="Arial"/>
                <w:color w:val="333333"/>
                <w:sz w:val="20"/>
              </w:rPr>
              <w:t>(resident,</w:t>
            </w:r>
            <w:r>
              <w:rPr>
                <w:rFonts w:ascii="Arial"/>
                <w:color w:val="333333"/>
                <w:spacing w:val="-3"/>
                <w:sz w:val="20"/>
              </w:rPr>
              <w:t xml:space="preserve"> </w:t>
            </w:r>
            <w:r>
              <w:rPr>
                <w:rFonts w:ascii="Arial"/>
                <w:color w:val="333333"/>
                <w:sz w:val="20"/>
              </w:rPr>
              <w:t xml:space="preserve">fellow, postdoc), working in fulfillment of requirements for a </w:t>
            </w:r>
            <w:proofErr w:type="gramStart"/>
            <w:r>
              <w:rPr>
                <w:rFonts w:ascii="Arial"/>
                <w:color w:val="333333"/>
                <w:sz w:val="20"/>
              </w:rPr>
              <w:t>University</w:t>
            </w:r>
            <w:proofErr w:type="gramEnd"/>
            <w:r>
              <w:rPr>
                <w:rFonts w:ascii="Arial"/>
                <w:color w:val="333333"/>
                <w:sz w:val="20"/>
              </w:rPr>
              <w:t xml:space="preserve"> course, program or fellowship?</w:t>
            </w:r>
          </w:p>
          <w:p w14:paraId="30142F67" w14:textId="77777777" w:rsidR="00814875" w:rsidRDefault="00EA5180">
            <w:pPr>
              <w:pStyle w:val="TableParagraph"/>
              <w:spacing w:before="55"/>
              <w:ind w:left="560"/>
              <w:rPr>
                <w:sz w:val="24"/>
              </w:rPr>
            </w:pPr>
            <w:r>
              <w:rPr>
                <w:color w:val="333333"/>
                <w:spacing w:val="-5"/>
                <w:sz w:val="24"/>
              </w:rPr>
              <w:t>No</w:t>
            </w:r>
          </w:p>
        </w:tc>
      </w:tr>
    </w:tbl>
    <w:p w14:paraId="5CED7699" w14:textId="77777777" w:rsidR="00814875" w:rsidRDefault="00814875">
      <w:pPr>
        <w:pStyle w:val="TableParagraph"/>
        <w:rPr>
          <w:sz w:val="24"/>
        </w:rPr>
        <w:sectPr w:rsidR="00814875">
          <w:headerReference w:type="default" r:id="rId7"/>
          <w:footerReference w:type="default" r:id="rId8"/>
          <w:type w:val="continuous"/>
          <w:pgSz w:w="12240" w:h="15840"/>
          <w:pgMar w:top="580" w:right="720" w:bottom="460" w:left="720" w:header="170" w:footer="270" w:gutter="0"/>
          <w:pgNumType w:start="1"/>
          <w:cols w:space="720"/>
        </w:sectPr>
      </w:pPr>
    </w:p>
    <w:p w14:paraId="1CEBB469" w14:textId="77777777" w:rsidR="00814875" w:rsidRDefault="00EA5180">
      <w:pPr>
        <w:pStyle w:val="BodyText"/>
        <w:spacing w:before="96"/>
        <w:ind w:left="380"/>
      </w:pPr>
      <w:r>
        <w:rPr>
          <w:noProof/>
        </w:rPr>
        <w:lastRenderedPageBreak/>
        <mc:AlternateContent>
          <mc:Choice Requires="wpg">
            <w:drawing>
              <wp:anchor distT="0" distB="0" distL="0" distR="0" simplePos="0" relativeHeight="486615040" behindDoc="1" locked="0" layoutInCell="1" allowOverlap="1" wp14:anchorId="77B9E084" wp14:editId="30E724DC">
                <wp:simplePos x="0" y="0"/>
                <wp:positionH relativeFrom="page">
                  <wp:posOffset>527050</wp:posOffset>
                </wp:positionH>
                <wp:positionV relativeFrom="page">
                  <wp:posOffset>457200</wp:posOffset>
                </wp:positionV>
                <wp:extent cx="6705600" cy="88773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877300"/>
                          <a:chOff x="0" y="0"/>
                          <a:chExt cx="6705600" cy="8877300"/>
                        </a:xfrm>
                      </wpg:grpSpPr>
                      <wps:wsp>
                        <wps:cNvPr id="18" name="Graphic 18"/>
                        <wps:cNvSpPr/>
                        <wps:spPr>
                          <a:xfrm>
                            <a:off x="6350" y="71310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9" name="Graphic 19"/>
                        <wps:cNvSpPr/>
                        <wps:spPr>
                          <a:xfrm>
                            <a:off x="0" y="0"/>
                            <a:ext cx="6705600" cy="7137400"/>
                          </a:xfrm>
                          <a:custGeom>
                            <a:avLst/>
                            <a:gdLst/>
                            <a:ahLst/>
                            <a:cxnLst/>
                            <a:rect l="l" t="t" r="r" b="b"/>
                            <a:pathLst>
                              <a:path w="6705600" h="7137400">
                                <a:moveTo>
                                  <a:pt x="12700" y="0"/>
                                </a:moveTo>
                                <a:lnTo>
                                  <a:pt x="0" y="0"/>
                                </a:lnTo>
                                <a:lnTo>
                                  <a:pt x="0" y="7137400"/>
                                </a:lnTo>
                                <a:lnTo>
                                  <a:pt x="12700" y="7137400"/>
                                </a:lnTo>
                                <a:lnTo>
                                  <a:pt x="12700" y="0"/>
                                </a:lnTo>
                                <a:close/>
                              </a:path>
                              <a:path w="6705600" h="7137400">
                                <a:moveTo>
                                  <a:pt x="6705600" y="0"/>
                                </a:moveTo>
                                <a:lnTo>
                                  <a:pt x="6692900" y="0"/>
                                </a:lnTo>
                                <a:lnTo>
                                  <a:pt x="6692900" y="7137400"/>
                                </a:lnTo>
                                <a:lnTo>
                                  <a:pt x="6705600" y="7137400"/>
                                </a:lnTo>
                                <a:lnTo>
                                  <a:pt x="6705600" y="0"/>
                                </a:lnTo>
                                <a:close/>
                              </a:path>
                            </a:pathLst>
                          </a:custGeom>
                          <a:solidFill>
                            <a:srgbClr val="CCCCCC"/>
                          </a:solidFill>
                        </wps:spPr>
                        <wps:bodyPr wrap="square" lIns="0" tIns="0" rIns="0" bIns="0" rtlCol="0">
                          <a:prstTxWarp prst="textNoShape">
                            <a:avLst/>
                          </a:prstTxWarp>
                          <a:noAutofit/>
                        </wps:bodyPr>
                      </wps:wsp>
                      <wps:wsp>
                        <wps:cNvPr id="20" name="Graphic 20"/>
                        <wps:cNvSpPr/>
                        <wps:spPr>
                          <a:xfrm>
                            <a:off x="6350" y="71437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1" name="Graphic 21"/>
                        <wps:cNvSpPr/>
                        <wps:spPr>
                          <a:xfrm>
                            <a:off x="6350" y="7150100"/>
                            <a:ext cx="6692900" cy="1727200"/>
                          </a:xfrm>
                          <a:custGeom>
                            <a:avLst/>
                            <a:gdLst/>
                            <a:ahLst/>
                            <a:cxnLst/>
                            <a:rect l="l" t="t" r="r" b="b"/>
                            <a:pathLst>
                              <a:path w="6692900" h="1727200">
                                <a:moveTo>
                                  <a:pt x="0" y="0"/>
                                </a:moveTo>
                                <a:lnTo>
                                  <a:pt x="0" y="1727200"/>
                                </a:lnTo>
                              </a:path>
                              <a:path w="6692900" h="1727200">
                                <a:moveTo>
                                  <a:pt x="6692900" y="0"/>
                                </a:moveTo>
                                <a:lnTo>
                                  <a:pt x="6692900" y="17272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61968090" id="Group 17" o:spid="_x0000_s1026" style="position:absolute;margin-left:41.5pt;margin-top:36pt;width:528pt;height:699pt;z-index:-16701440;mso-wrap-distance-left:0;mso-wrap-distance-right:0;mso-position-horizontal-relative:page;mso-position-vertical-relative:page" coordsize="67056,88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">
                <v:shape id="Graphic 18" o:spid="_x0000_s1027" style="position:absolute;left:63;top:71310;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" path="m,12700r6692900,l6692900,,,,,12700xe" fillcolor="#ccc" stroked="f">
                  <v:path arrowok="t"/>
                </v:shape>
                <v:shape id="Graphic 19" o:spid="_x0000_s1028" style="position:absolute;width:67056;height:71374;visibility:visible;mso-wrap-style:square;v-text-anchor:top" coordsize="6705600,713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" path="m12700,l,,,7137400r12700,l12700,xem6705600,r-12700,l6692900,7137400r12700,l6705600,xe" fillcolor="#ccc" stroked="f">
                  <v:path arrowok="t"/>
                </v:shape>
                <v:shape id="Graphic 20" o:spid="_x0000_s1029" style="position:absolute;left:63;top:71437;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" path="m,12700r6692900,l6692900,,,,,12700xe" fillcolor="#ccc" stroked="f">
                  <v:path arrowok="t"/>
                </v:shape>
                <v:shape id="Graphic 21" o:spid="_x0000_s1030" style="position:absolute;left:63;top:71501;width:66929;height:17272;visibility:visible;mso-wrap-style:square;v-text-anchor:top" coordsize="6692900,172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" path="m,l,1727200em6692900,r,1727200e" filled="f" strokecolor="#ccc" strokeweight="1pt">
                  <v:path arrowok="t"/>
                </v:shape>
                <w10:wrap anchorx="page" anchory="page"/>
              </v:group>
            </w:pict>
          </mc:Fallback>
        </mc:AlternateContent>
      </w:r>
      <w:r>
        <w:rPr>
          <w:noProof/>
        </w:rPr>
        <mc:AlternateContent>
          <mc:Choice Requires="wpg">
            <w:drawing>
              <wp:anchor distT="0" distB="0" distL="0" distR="0" simplePos="0" relativeHeight="15731712" behindDoc="0" locked="0" layoutInCell="1" allowOverlap="1" wp14:anchorId="2E7DDDF8" wp14:editId="2DB948F7">
                <wp:simplePos x="0" y="0"/>
                <wp:positionH relativeFrom="page">
                  <wp:posOffset>850900</wp:posOffset>
                </wp:positionH>
                <wp:positionV relativeFrom="paragraph">
                  <wp:posOffset>78655</wp:posOffset>
                </wp:positionV>
                <wp:extent cx="5778500" cy="185420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1854200"/>
                          <a:chOff x="0" y="0"/>
                          <a:chExt cx="5778500" cy="1854200"/>
                        </a:xfrm>
                      </wpg:grpSpPr>
                      <wps:wsp>
                        <wps:cNvPr id="23" name="Graphic 23"/>
                        <wps:cNvSpPr/>
                        <wps:spPr>
                          <a:xfrm>
                            <a:off x="0" y="0"/>
                            <a:ext cx="5778500" cy="1854200"/>
                          </a:xfrm>
                          <a:custGeom>
                            <a:avLst/>
                            <a:gdLst/>
                            <a:ahLst/>
                            <a:cxnLst/>
                            <a:rect l="l" t="t" r="r" b="b"/>
                            <a:pathLst>
                              <a:path w="5778500" h="1854200">
                                <a:moveTo>
                                  <a:pt x="5778500" y="0"/>
                                </a:moveTo>
                                <a:lnTo>
                                  <a:pt x="0" y="0"/>
                                </a:lnTo>
                                <a:lnTo>
                                  <a:pt x="0" y="1854200"/>
                                </a:lnTo>
                                <a:lnTo>
                                  <a:pt x="5778500" y="1854200"/>
                                </a:lnTo>
                                <a:lnTo>
                                  <a:pt x="5778500" y="0"/>
                                </a:lnTo>
                                <a:close/>
                              </a:path>
                            </a:pathLst>
                          </a:custGeom>
                          <a:solidFill>
                            <a:srgbClr val="DFEBF4"/>
                          </a:solidFill>
                        </wps:spPr>
                        <wps:bodyPr wrap="square" lIns="0" tIns="0" rIns="0" bIns="0" rtlCol="0">
                          <a:prstTxWarp prst="textNoShape">
                            <a:avLst/>
                          </a:prstTxWarp>
                          <a:noAutofit/>
                        </wps:bodyPr>
                      </wps:wsp>
                      <wps:wsp>
                        <wps:cNvPr id="24" name="Graphic 24"/>
                        <wps:cNvSpPr/>
                        <wps:spPr>
                          <a:xfrm>
                            <a:off x="304800" y="546099"/>
                            <a:ext cx="50800" cy="749300"/>
                          </a:xfrm>
                          <a:custGeom>
                            <a:avLst/>
                            <a:gdLst/>
                            <a:ahLst/>
                            <a:cxnLst/>
                            <a:rect l="l" t="t" r="r" b="b"/>
                            <a:pathLst>
                              <a:path w="50800" h="749300">
                                <a:moveTo>
                                  <a:pt x="50800" y="723900"/>
                                </a:moveTo>
                                <a:lnTo>
                                  <a:pt x="48793" y="714044"/>
                                </a:lnTo>
                                <a:lnTo>
                                  <a:pt x="43332" y="705967"/>
                                </a:lnTo>
                                <a:lnTo>
                                  <a:pt x="35255" y="700506"/>
                                </a:lnTo>
                                <a:lnTo>
                                  <a:pt x="25400" y="698500"/>
                                </a:lnTo>
                                <a:lnTo>
                                  <a:pt x="15532" y="700506"/>
                                </a:lnTo>
                                <a:lnTo>
                                  <a:pt x="7454" y="705967"/>
                                </a:lnTo>
                                <a:lnTo>
                                  <a:pt x="1993" y="714044"/>
                                </a:lnTo>
                                <a:lnTo>
                                  <a:pt x="0" y="723900"/>
                                </a:lnTo>
                                <a:lnTo>
                                  <a:pt x="1993" y="733767"/>
                                </a:lnTo>
                                <a:lnTo>
                                  <a:pt x="7454" y="741845"/>
                                </a:lnTo>
                                <a:lnTo>
                                  <a:pt x="15532" y="747306"/>
                                </a:lnTo>
                                <a:lnTo>
                                  <a:pt x="25400" y="749300"/>
                                </a:lnTo>
                                <a:lnTo>
                                  <a:pt x="35255" y="747306"/>
                                </a:lnTo>
                                <a:lnTo>
                                  <a:pt x="43332" y="741845"/>
                                </a:lnTo>
                                <a:lnTo>
                                  <a:pt x="48793" y="733767"/>
                                </a:lnTo>
                                <a:lnTo>
                                  <a:pt x="50800" y="723900"/>
                                </a:lnTo>
                                <a:close/>
                              </a:path>
                              <a:path w="50800" h="7493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7493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s:wsp>
                        <wps:cNvPr id="25" name="Textbox 25"/>
                        <wps:cNvSpPr txBox="1"/>
                        <wps:spPr>
                          <a:xfrm>
                            <a:off x="0" y="0"/>
                            <a:ext cx="5778500" cy="1854200"/>
                          </a:xfrm>
                          <a:prstGeom prst="rect">
                            <a:avLst/>
                          </a:prstGeom>
                        </wps:spPr>
                        <wps:txbx>
                          <w:txbxContent>
                            <w:p w14:paraId="434AEE06" w14:textId="77777777" w:rsidR="00814875" w:rsidRDefault="00EA5180">
                              <w:pPr>
                                <w:spacing w:line="197" w:lineRule="exact"/>
                                <w:rPr>
                                  <w:sz w:val="20"/>
                                </w:rPr>
                              </w:pPr>
                              <w:r>
                                <w:rPr>
                                  <w:color w:val="333333"/>
                                  <w:sz w:val="20"/>
                                </w:rPr>
                                <w:t>List</w:t>
                              </w:r>
                              <w:r>
                                <w:rPr>
                                  <w:color w:val="333333"/>
                                  <w:spacing w:val="-5"/>
                                  <w:sz w:val="20"/>
                                </w:rPr>
                                <w:t xml:space="preserve"> </w:t>
                              </w:r>
                              <w:r>
                                <w:rPr>
                                  <w:color w:val="333333"/>
                                  <w:sz w:val="20"/>
                                </w:rPr>
                                <w:t>all</w:t>
                              </w:r>
                              <w:r>
                                <w:rPr>
                                  <w:color w:val="333333"/>
                                  <w:spacing w:val="-3"/>
                                  <w:sz w:val="20"/>
                                </w:rPr>
                                <w:t xml:space="preserve"> </w:t>
                              </w:r>
                              <w:r>
                                <w:rPr>
                                  <w:color w:val="333333"/>
                                  <w:sz w:val="20"/>
                                </w:rPr>
                                <w:t>project</w:t>
                              </w:r>
                              <w:r>
                                <w:rPr>
                                  <w:color w:val="333333"/>
                                  <w:spacing w:val="-3"/>
                                  <w:sz w:val="20"/>
                                </w:rPr>
                                <w:t xml:space="preserve"> </w:t>
                              </w:r>
                              <w:r>
                                <w:rPr>
                                  <w:color w:val="333333"/>
                                  <w:sz w:val="20"/>
                                </w:rPr>
                                <w:t>personnel</w:t>
                              </w:r>
                              <w:r>
                                <w:rPr>
                                  <w:color w:val="333333"/>
                                  <w:spacing w:val="-3"/>
                                  <w:sz w:val="20"/>
                                </w:rPr>
                                <w:t xml:space="preserve"> </w:t>
                              </w:r>
                              <w:r>
                                <w:rPr>
                                  <w:color w:val="333333"/>
                                  <w:sz w:val="20"/>
                                </w:rPr>
                                <w:t>beginning</w:t>
                              </w:r>
                              <w:r>
                                <w:rPr>
                                  <w:color w:val="333333"/>
                                  <w:spacing w:val="-3"/>
                                  <w:sz w:val="20"/>
                                </w:rPr>
                                <w:t xml:space="preserve"> </w:t>
                              </w:r>
                              <w:r>
                                <w:rPr>
                                  <w:color w:val="333333"/>
                                  <w:sz w:val="20"/>
                                </w:rPr>
                                <w:t>with</w:t>
                              </w:r>
                              <w:r>
                                <w:rPr>
                                  <w:color w:val="333333"/>
                                  <w:spacing w:val="-3"/>
                                  <w:sz w:val="20"/>
                                </w:rPr>
                                <w:t xml:space="preserve"> </w:t>
                              </w:r>
                              <w:r>
                                <w:rPr>
                                  <w:color w:val="333333"/>
                                  <w:sz w:val="20"/>
                                </w:rPr>
                                <w:t>principal</w:t>
                              </w:r>
                              <w:r>
                                <w:rPr>
                                  <w:color w:val="333333"/>
                                  <w:spacing w:val="-3"/>
                                  <w:sz w:val="20"/>
                                </w:rPr>
                                <w:t xml:space="preserve"> </w:t>
                              </w:r>
                              <w:r>
                                <w:rPr>
                                  <w:color w:val="333333"/>
                                  <w:sz w:val="20"/>
                                </w:rPr>
                                <w:t>investigator,</w:t>
                              </w:r>
                              <w:r>
                                <w:rPr>
                                  <w:color w:val="333333"/>
                                  <w:spacing w:val="-3"/>
                                  <w:sz w:val="20"/>
                                </w:rPr>
                                <w:t xml:space="preserve"> </w:t>
                              </w:r>
                              <w:r>
                                <w:rPr>
                                  <w:color w:val="333333"/>
                                  <w:sz w:val="20"/>
                                </w:rPr>
                                <w:t>followed</w:t>
                              </w:r>
                              <w:r>
                                <w:rPr>
                                  <w:color w:val="333333"/>
                                  <w:spacing w:val="-3"/>
                                  <w:sz w:val="20"/>
                                </w:rPr>
                                <w:t xml:space="preserve"> </w:t>
                              </w:r>
                              <w:r>
                                <w:rPr>
                                  <w:color w:val="333333"/>
                                  <w:sz w:val="20"/>
                                </w:rPr>
                                <w:t>by</w:t>
                              </w:r>
                              <w:r>
                                <w:rPr>
                                  <w:color w:val="333333"/>
                                  <w:spacing w:val="-3"/>
                                  <w:sz w:val="20"/>
                                </w:rPr>
                                <w:t xml:space="preserve"> </w:t>
                              </w:r>
                              <w:r>
                                <w:rPr>
                                  <w:color w:val="333333"/>
                                  <w:sz w:val="20"/>
                                </w:rPr>
                                <w:t>faculty</w:t>
                              </w:r>
                              <w:r>
                                <w:rPr>
                                  <w:color w:val="333333"/>
                                  <w:spacing w:val="-2"/>
                                  <w:sz w:val="20"/>
                                </w:rPr>
                                <w:t xml:space="preserve"> advisor,</w:t>
                              </w:r>
                            </w:p>
                            <w:p w14:paraId="2C9A2649" w14:textId="77777777" w:rsidR="00814875" w:rsidRDefault="00EA5180">
                              <w:pPr>
                                <w:spacing w:before="2" w:line="230" w:lineRule="auto"/>
                                <w:ind w:right="107"/>
                                <w:rPr>
                                  <w:sz w:val="20"/>
                                </w:rPr>
                              </w:pPr>
                              <w:r>
                                <w:rPr>
                                  <w:color w:val="333333"/>
                                  <w:sz w:val="20"/>
                                </w:rPr>
                                <w:t>co-investigators,</w:t>
                              </w:r>
                              <w:r>
                                <w:rPr>
                                  <w:color w:val="333333"/>
                                  <w:spacing w:val="-4"/>
                                  <w:sz w:val="20"/>
                                </w:rPr>
                                <w:t xml:space="preserve"> </w:t>
                              </w:r>
                              <w:r>
                                <w:rPr>
                                  <w:color w:val="333333"/>
                                  <w:sz w:val="20"/>
                                </w:rPr>
                                <w:t>study</w:t>
                              </w:r>
                              <w:r>
                                <w:rPr>
                                  <w:color w:val="333333"/>
                                  <w:spacing w:val="-4"/>
                                  <w:sz w:val="20"/>
                                </w:rPr>
                                <w:t xml:space="preserve"> </w:t>
                              </w:r>
                              <w:r>
                                <w:rPr>
                                  <w:color w:val="333333"/>
                                  <w:sz w:val="20"/>
                                </w:rPr>
                                <w:t>coordinators,</w:t>
                              </w:r>
                              <w:r>
                                <w:rPr>
                                  <w:color w:val="333333"/>
                                  <w:spacing w:val="-4"/>
                                  <w:sz w:val="20"/>
                                </w:rPr>
                                <w:t xml:space="preserve"> </w:t>
                              </w:r>
                              <w:r>
                                <w:rPr>
                                  <w:color w:val="333333"/>
                                  <w:sz w:val="20"/>
                                </w:rPr>
                                <w:t>and</w:t>
                              </w:r>
                              <w:r>
                                <w:rPr>
                                  <w:color w:val="333333"/>
                                  <w:spacing w:val="-4"/>
                                  <w:sz w:val="20"/>
                                </w:rPr>
                                <w:t xml:space="preserve"> </w:t>
                              </w:r>
                              <w:r>
                                <w:rPr>
                                  <w:color w:val="333333"/>
                                  <w:sz w:val="20"/>
                                </w:rPr>
                                <w:t>anyone</w:t>
                              </w:r>
                              <w:r>
                                <w:rPr>
                                  <w:color w:val="333333"/>
                                  <w:spacing w:val="-4"/>
                                  <w:sz w:val="20"/>
                                </w:rPr>
                                <w:t xml:space="preserve"> </w:t>
                              </w:r>
                              <w:r>
                                <w:rPr>
                                  <w:color w:val="333333"/>
                                  <w:sz w:val="20"/>
                                </w:rPr>
                                <w:t>else</w:t>
                              </w:r>
                              <w:r>
                                <w:rPr>
                                  <w:color w:val="333333"/>
                                  <w:spacing w:val="-4"/>
                                  <w:sz w:val="20"/>
                                </w:rPr>
                                <w:t xml:space="preserve"> </w:t>
                              </w:r>
                              <w:r>
                                <w:rPr>
                                  <w:color w:val="333333"/>
                                  <w:sz w:val="20"/>
                                </w:rPr>
                                <w:t>who</w:t>
                              </w:r>
                              <w:r>
                                <w:rPr>
                                  <w:color w:val="333333"/>
                                  <w:spacing w:val="-4"/>
                                  <w:sz w:val="20"/>
                                </w:rPr>
                                <w:t xml:space="preserve"> </w:t>
                              </w:r>
                              <w:r>
                                <w:rPr>
                                  <w:color w:val="333333"/>
                                  <w:sz w:val="20"/>
                                </w:rPr>
                                <w:t>has</w:t>
                              </w:r>
                              <w:r>
                                <w:rPr>
                                  <w:color w:val="333333"/>
                                  <w:spacing w:val="-4"/>
                                  <w:sz w:val="20"/>
                                </w:rPr>
                                <w:t xml:space="preserve"> </w:t>
                              </w:r>
                              <w:r>
                                <w:rPr>
                                  <w:color w:val="333333"/>
                                  <w:sz w:val="20"/>
                                </w:rPr>
                                <w:t>contact</w:t>
                              </w:r>
                              <w:r>
                                <w:rPr>
                                  <w:color w:val="333333"/>
                                  <w:spacing w:val="-4"/>
                                  <w:sz w:val="20"/>
                                </w:rPr>
                                <w:t xml:space="preserve"> </w:t>
                              </w:r>
                              <w:r>
                                <w:rPr>
                                  <w:color w:val="333333"/>
                                  <w:sz w:val="20"/>
                                </w:rPr>
                                <w:t>with</w:t>
                              </w:r>
                              <w:r>
                                <w:rPr>
                                  <w:color w:val="333333"/>
                                  <w:spacing w:val="-4"/>
                                  <w:sz w:val="20"/>
                                </w:rPr>
                                <w:t xml:space="preserve"> </w:t>
                              </w:r>
                              <w:r>
                                <w:rPr>
                                  <w:color w:val="333333"/>
                                  <w:sz w:val="20"/>
                                </w:rPr>
                                <w:t>subjects</w:t>
                              </w:r>
                              <w:r>
                                <w:rPr>
                                  <w:color w:val="333333"/>
                                  <w:spacing w:val="-4"/>
                                  <w:sz w:val="20"/>
                                </w:rPr>
                                <w:t xml:space="preserve"> </w:t>
                              </w:r>
                              <w:r>
                                <w:rPr>
                                  <w:color w:val="333333"/>
                                  <w:sz w:val="20"/>
                                </w:rPr>
                                <w:t>or</w:t>
                              </w:r>
                              <w:r>
                                <w:rPr>
                                  <w:color w:val="333333"/>
                                  <w:spacing w:val="-4"/>
                                  <w:sz w:val="20"/>
                                </w:rPr>
                                <w:t xml:space="preserve"> </w:t>
                              </w:r>
                              <w:r>
                                <w:rPr>
                                  <w:color w:val="333333"/>
                                  <w:sz w:val="20"/>
                                </w:rPr>
                                <w:t>identifiable data from subjects.</w:t>
                              </w:r>
                            </w:p>
                            <w:p w14:paraId="30BB8AA6" w14:textId="77777777" w:rsidR="00814875" w:rsidRDefault="00EA5180">
                              <w:pPr>
                                <w:spacing w:before="139" w:line="230" w:lineRule="auto"/>
                                <w:ind w:left="620" w:right="64"/>
                                <w:jc w:val="both"/>
                                <w:rPr>
                                  <w:sz w:val="20"/>
                                </w:rPr>
                              </w:pPr>
                              <w:r>
                                <w:rPr>
                                  <w:color w:val="333333"/>
                                  <w:sz w:val="20"/>
                                </w:rPr>
                                <w:t>List</w:t>
                              </w:r>
                              <w:r>
                                <w:rPr>
                                  <w:color w:val="333333"/>
                                  <w:spacing w:val="-3"/>
                                  <w:sz w:val="20"/>
                                </w:rPr>
                                <w:t xml:space="preserve"> </w:t>
                              </w:r>
                              <w:r>
                                <w:rPr>
                                  <w:color w:val="333333"/>
                                  <w:sz w:val="20"/>
                                </w:rPr>
                                <w:t>ONLY</w:t>
                              </w:r>
                              <w:r>
                                <w:rPr>
                                  <w:color w:val="333333"/>
                                  <w:spacing w:val="-3"/>
                                  <w:sz w:val="20"/>
                                </w:rPr>
                                <w:t xml:space="preserve"> </w:t>
                              </w:r>
                              <w:r>
                                <w:rPr>
                                  <w:color w:val="333333"/>
                                  <w:sz w:val="20"/>
                                </w:rPr>
                                <w:t>those</w:t>
                              </w:r>
                              <w:r>
                                <w:rPr>
                                  <w:color w:val="333333"/>
                                  <w:spacing w:val="-3"/>
                                  <w:sz w:val="20"/>
                                </w:rPr>
                                <w:t xml:space="preserve"> </w:t>
                              </w:r>
                              <w:r>
                                <w:rPr>
                                  <w:color w:val="333333"/>
                                  <w:sz w:val="20"/>
                                </w:rPr>
                                <w:t>personnel</w:t>
                              </w:r>
                              <w:r>
                                <w:rPr>
                                  <w:color w:val="333333"/>
                                  <w:spacing w:val="-3"/>
                                  <w:sz w:val="20"/>
                                </w:rPr>
                                <w:t xml:space="preserve"> </w:t>
                              </w:r>
                              <w:r>
                                <w:rPr>
                                  <w:color w:val="333333"/>
                                  <w:sz w:val="20"/>
                                </w:rPr>
                                <w:t>for</w:t>
                              </w:r>
                              <w:r>
                                <w:rPr>
                                  <w:color w:val="333333"/>
                                  <w:spacing w:val="-3"/>
                                  <w:sz w:val="20"/>
                                </w:rPr>
                                <w:t xml:space="preserve"> </w:t>
                              </w:r>
                              <w:r>
                                <w:rPr>
                                  <w:color w:val="333333"/>
                                  <w:sz w:val="20"/>
                                </w:rPr>
                                <w:t>whom</w:t>
                              </w:r>
                              <w:r>
                                <w:rPr>
                                  <w:color w:val="333333"/>
                                  <w:spacing w:val="-3"/>
                                  <w:sz w:val="20"/>
                                </w:rPr>
                                <w:t xml:space="preserve"> </w:t>
                              </w:r>
                              <w:r>
                                <w:rPr>
                                  <w:color w:val="333333"/>
                                  <w:sz w:val="20"/>
                                </w:rPr>
                                <w:t>this</w:t>
                              </w:r>
                              <w:r>
                                <w:rPr>
                                  <w:color w:val="333333"/>
                                  <w:spacing w:val="-3"/>
                                  <w:sz w:val="20"/>
                                </w:rPr>
                                <w:t xml:space="preserve"> </w:t>
                              </w:r>
                              <w:r>
                                <w:rPr>
                                  <w:color w:val="333333"/>
                                  <w:sz w:val="20"/>
                                </w:rPr>
                                <w:t>IRB</w:t>
                              </w:r>
                              <w:r>
                                <w:rPr>
                                  <w:color w:val="333333"/>
                                  <w:spacing w:val="-3"/>
                                  <w:sz w:val="20"/>
                                </w:rPr>
                                <w:t xml:space="preserve"> </w:t>
                              </w:r>
                              <w:r>
                                <w:rPr>
                                  <w:color w:val="333333"/>
                                  <w:sz w:val="20"/>
                                </w:rPr>
                                <w:t>will</w:t>
                              </w:r>
                              <w:r>
                                <w:rPr>
                                  <w:color w:val="333333"/>
                                  <w:spacing w:val="-3"/>
                                  <w:sz w:val="20"/>
                                </w:rPr>
                                <w:t xml:space="preserve"> </w:t>
                              </w:r>
                              <w:r>
                                <w:rPr>
                                  <w:color w:val="333333"/>
                                  <w:sz w:val="20"/>
                                </w:rPr>
                                <w:t>be</w:t>
                              </w:r>
                              <w:r>
                                <w:rPr>
                                  <w:color w:val="333333"/>
                                  <w:spacing w:val="-3"/>
                                  <w:sz w:val="20"/>
                                </w:rPr>
                                <w:t xml:space="preserve"> </w:t>
                              </w:r>
                              <w:r>
                                <w:rPr>
                                  <w:color w:val="333333"/>
                                  <w:sz w:val="20"/>
                                </w:rPr>
                                <w:t>responsible;</w:t>
                              </w:r>
                              <w:r>
                                <w:rPr>
                                  <w:color w:val="333333"/>
                                  <w:spacing w:val="-3"/>
                                  <w:sz w:val="20"/>
                                </w:rPr>
                                <w:t xml:space="preserve"> </w:t>
                              </w:r>
                              <w:r>
                                <w:rPr>
                                  <w:color w:val="333333"/>
                                  <w:sz w:val="20"/>
                                </w:rPr>
                                <w:t>do</w:t>
                              </w:r>
                              <w:r>
                                <w:rPr>
                                  <w:color w:val="333333"/>
                                  <w:spacing w:val="-3"/>
                                  <w:sz w:val="20"/>
                                </w:rPr>
                                <w:t xml:space="preserve"> </w:t>
                              </w:r>
                              <w:r>
                                <w:rPr>
                                  <w:color w:val="333333"/>
                                  <w:sz w:val="20"/>
                                </w:rPr>
                                <w:t>NOT</w:t>
                              </w:r>
                              <w:r>
                                <w:rPr>
                                  <w:color w:val="333333"/>
                                  <w:spacing w:val="-3"/>
                                  <w:sz w:val="20"/>
                                </w:rPr>
                                <w:t xml:space="preserve"> </w:t>
                              </w:r>
                              <w:r>
                                <w:rPr>
                                  <w:color w:val="333333"/>
                                  <w:sz w:val="20"/>
                                </w:rPr>
                                <w:t>include</w:t>
                              </w:r>
                              <w:r>
                                <w:rPr>
                                  <w:color w:val="333333"/>
                                  <w:spacing w:val="-3"/>
                                  <w:sz w:val="20"/>
                                </w:rPr>
                                <w:t xml:space="preserve"> </w:t>
                              </w:r>
                              <w:r>
                                <w:rPr>
                                  <w:color w:val="333333"/>
                                  <w:sz w:val="20"/>
                                </w:rPr>
                                <w:t>collaborators who will remain under the oversight of another IRB</w:t>
                              </w:r>
                              <w:r>
                                <w:rPr>
                                  <w:color w:val="333333"/>
                                  <w:spacing w:val="40"/>
                                  <w:sz w:val="20"/>
                                </w:rPr>
                                <w:t xml:space="preserve"> </w:t>
                              </w:r>
                              <w:r>
                                <w:rPr>
                                  <w:b/>
                                  <w:color w:val="333333"/>
                                  <w:sz w:val="20"/>
                                </w:rPr>
                                <w:t>for this study</w:t>
                              </w:r>
                              <w:r>
                                <w:rPr>
                                  <w:color w:val="333333"/>
                                  <w:sz w:val="20"/>
                                </w:rPr>
                                <w:t>.</w:t>
                              </w:r>
                            </w:p>
                            <w:p w14:paraId="25C2CAC3" w14:textId="77777777" w:rsidR="00814875" w:rsidRDefault="00EA5180">
                              <w:pPr>
                                <w:spacing w:line="230" w:lineRule="auto"/>
                                <w:ind w:left="620" w:right="261"/>
                                <w:jc w:val="both"/>
                                <w:rPr>
                                  <w:sz w:val="20"/>
                                </w:rPr>
                              </w:pPr>
                              <w:r>
                                <w:rPr>
                                  <w:color w:val="333333"/>
                                  <w:sz w:val="20"/>
                                </w:rPr>
                                <w:t>If</w:t>
                              </w:r>
                              <w:r>
                                <w:rPr>
                                  <w:color w:val="333333"/>
                                  <w:spacing w:val="-3"/>
                                  <w:sz w:val="20"/>
                                </w:rPr>
                                <w:t xml:space="preserve"> </w:t>
                              </w:r>
                              <w:r>
                                <w:rPr>
                                  <w:color w:val="333333"/>
                                  <w:sz w:val="20"/>
                                </w:rPr>
                                <w:t>this</w:t>
                              </w:r>
                              <w:r>
                                <w:rPr>
                                  <w:color w:val="333333"/>
                                  <w:spacing w:val="-3"/>
                                  <w:sz w:val="20"/>
                                </w:rPr>
                                <w:t xml:space="preserve"> </w:t>
                              </w:r>
                              <w:r>
                                <w:rPr>
                                  <w:color w:val="333333"/>
                                  <w:sz w:val="20"/>
                                </w:rPr>
                                <w:t>is</w:t>
                              </w:r>
                              <w:r>
                                <w:rPr>
                                  <w:color w:val="333333"/>
                                  <w:spacing w:val="-3"/>
                                  <w:sz w:val="20"/>
                                </w:rPr>
                                <w:t xml:space="preserve"> </w:t>
                              </w:r>
                              <w:r>
                                <w:rPr>
                                  <w:color w:val="333333"/>
                                  <w:sz w:val="20"/>
                                </w:rPr>
                                <w:t>Community</w:t>
                              </w:r>
                              <w:r>
                                <w:rPr>
                                  <w:color w:val="333333"/>
                                  <w:spacing w:val="-3"/>
                                  <w:sz w:val="20"/>
                                </w:rPr>
                                <w:t xml:space="preserve"> </w:t>
                              </w:r>
                              <w:r>
                                <w:rPr>
                                  <w:color w:val="333333"/>
                                  <w:sz w:val="20"/>
                                </w:rPr>
                                <w:t>Based</w:t>
                              </w:r>
                              <w:r>
                                <w:rPr>
                                  <w:color w:val="333333"/>
                                  <w:spacing w:val="-3"/>
                                  <w:sz w:val="20"/>
                                </w:rPr>
                                <w:t xml:space="preserve"> </w:t>
                              </w:r>
                              <w:r>
                                <w:rPr>
                                  <w:color w:val="333333"/>
                                  <w:sz w:val="20"/>
                                </w:rPr>
                                <w:t>Participatory</w:t>
                              </w:r>
                              <w:r>
                                <w:rPr>
                                  <w:color w:val="333333"/>
                                  <w:spacing w:val="-3"/>
                                  <w:sz w:val="20"/>
                                </w:rPr>
                                <w:t xml:space="preserve"> </w:t>
                              </w:r>
                              <w:r>
                                <w:rPr>
                                  <w:color w:val="333333"/>
                                  <w:sz w:val="20"/>
                                </w:rPr>
                                <w:t>Research</w:t>
                              </w:r>
                              <w:r>
                                <w:rPr>
                                  <w:color w:val="333333"/>
                                  <w:spacing w:val="-3"/>
                                  <w:sz w:val="20"/>
                                </w:rPr>
                                <w:t xml:space="preserve"> </w:t>
                              </w:r>
                              <w:r>
                                <w:rPr>
                                  <w:color w:val="333333"/>
                                  <w:sz w:val="20"/>
                                </w:rPr>
                                <w:t>(CBPR)</w:t>
                              </w:r>
                              <w:r>
                                <w:rPr>
                                  <w:color w:val="333333"/>
                                  <w:spacing w:val="-3"/>
                                  <w:sz w:val="20"/>
                                </w:rPr>
                                <w:t xml:space="preserve"> </w:t>
                              </w:r>
                              <w:r>
                                <w:rPr>
                                  <w:color w:val="333333"/>
                                  <w:sz w:val="20"/>
                                </w:rPr>
                                <w:t>or</w:t>
                              </w:r>
                              <w:r>
                                <w:rPr>
                                  <w:color w:val="333333"/>
                                  <w:spacing w:val="-3"/>
                                  <w:sz w:val="20"/>
                                </w:rPr>
                                <w:t xml:space="preserve"> </w:t>
                              </w:r>
                              <w:r>
                                <w:rPr>
                                  <w:color w:val="333333"/>
                                  <w:sz w:val="20"/>
                                </w:rPr>
                                <w:t>you</w:t>
                              </w:r>
                              <w:r>
                                <w:rPr>
                                  <w:color w:val="333333"/>
                                  <w:spacing w:val="-3"/>
                                  <w:sz w:val="20"/>
                                </w:rPr>
                                <w:t xml:space="preserve"> </w:t>
                              </w:r>
                              <w:r>
                                <w:rPr>
                                  <w:color w:val="333333"/>
                                  <w:sz w:val="20"/>
                                </w:rPr>
                                <w:t>are</w:t>
                              </w:r>
                              <w:r>
                                <w:rPr>
                                  <w:color w:val="333333"/>
                                  <w:spacing w:val="-3"/>
                                  <w:sz w:val="20"/>
                                </w:rPr>
                                <w:t xml:space="preserve"> </w:t>
                              </w:r>
                              <w:r>
                                <w:rPr>
                                  <w:color w:val="333333"/>
                                  <w:sz w:val="20"/>
                                </w:rPr>
                                <w:t>otherwise</w:t>
                              </w:r>
                              <w:r>
                                <w:rPr>
                                  <w:color w:val="333333"/>
                                  <w:spacing w:val="-3"/>
                                  <w:sz w:val="20"/>
                                </w:rPr>
                                <w:t xml:space="preserve"> </w:t>
                              </w:r>
                              <w:r>
                                <w:rPr>
                                  <w:color w:val="333333"/>
                                  <w:sz w:val="20"/>
                                </w:rPr>
                                <w:t>working</w:t>
                              </w:r>
                              <w:r>
                                <w:rPr>
                                  <w:color w:val="333333"/>
                                  <w:spacing w:val="-3"/>
                                  <w:sz w:val="20"/>
                                </w:rPr>
                                <w:t xml:space="preserve"> </w:t>
                              </w:r>
                              <w:r>
                                <w:rPr>
                                  <w:color w:val="333333"/>
                                  <w:sz w:val="20"/>
                                </w:rPr>
                                <w:t>with community</w:t>
                              </w:r>
                              <w:r>
                                <w:rPr>
                                  <w:color w:val="333333"/>
                                  <w:spacing w:val="-1"/>
                                  <w:sz w:val="20"/>
                                </w:rPr>
                                <w:t xml:space="preserve"> </w:t>
                              </w:r>
                              <w:r>
                                <w:rPr>
                                  <w:color w:val="333333"/>
                                  <w:sz w:val="20"/>
                                </w:rPr>
                                <w:t>partners</w:t>
                              </w:r>
                              <w:r>
                                <w:rPr>
                                  <w:color w:val="333333"/>
                                  <w:spacing w:val="-1"/>
                                  <w:sz w:val="20"/>
                                </w:rPr>
                                <w:t xml:space="preserve"> </w:t>
                              </w:r>
                              <w:r>
                                <w:rPr>
                                  <w:color w:val="333333"/>
                                  <w:sz w:val="20"/>
                                </w:rPr>
                                <w:t>(who</w:t>
                              </w:r>
                              <w:r>
                                <w:rPr>
                                  <w:color w:val="333333"/>
                                  <w:spacing w:val="-1"/>
                                  <w:sz w:val="20"/>
                                </w:rPr>
                                <w:t xml:space="preserve"> </w:t>
                              </w:r>
                              <w:r>
                                <w:rPr>
                                  <w:color w:val="333333"/>
                                  <w:sz w:val="20"/>
                                </w:rPr>
                                <w:t>are</w:t>
                              </w:r>
                              <w:r>
                                <w:rPr>
                                  <w:color w:val="333333"/>
                                  <w:spacing w:val="-1"/>
                                  <w:sz w:val="20"/>
                                </w:rPr>
                                <w:t xml:space="preserve"> </w:t>
                              </w:r>
                              <w:r>
                                <w:rPr>
                                  <w:color w:val="333333"/>
                                  <w:sz w:val="20"/>
                                </w:rPr>
                                <w:t>not</w:t>
                              </w:r>
                              <w:r>
                                <w:rPr>
                                  <w:color w:val="333333"/>
                                  <w:spacing w:val="-1"/>
                                  <w:sz w:val="20"/>
                                </w:rPr>
                                <w:t xml:space="preserve"> </w:t>
                              </w:r>
                              <w:r>
                                <w:rPr>
                                  <w:color w:val="333333"/>
                                  <w:sz w:val="20"/>
                                </w:rPr>
                                <w:t>functioning</w:t>
                              </w:r>
                              <w:r>
                                <w:rPr>
                                  <w:color w:val="333333"/>
                                  <w:spacing w:val="-1"/>
                                  <w:sz w:val="20"/>
                                </w:rPr>
                                <w:t xml:space="preserve"> </w:t>
                              </w:r>
                              <w:r>
                                <w:rPr>
                                  <w:color w:val="333333"/>
                                  <w:sz w:val="20"/>
                                </w:rPr>
                                <w:t>as</w:t>
                              </w:r>
                              <w:r>
                                <w:rPr>
                                  <w:color w:val="333333"/>
                                  <w:spacing w:val="-1"/>
                                  <w:sz w:val="20"/>
                                </w:rPr>
                                <w:t xml:space="preserve"> </w:t>
                              </w:r>
                              <w:r>
                                <w:rPr>
                                  <w:color w:val="333333"/>
                                  <w:sz w:val="20"/>
                                </w:rPr>
                                <w:t>researchers),</w:t>
                              </w:r>
                              <w:r>
                                <w:rPr>
                                  <w:color w:val="333333"/>
                                  <w:spacing w:val="-1"/>
                                  <w:sz w:val="20"/>
                                </w:rPr>
                                <w:t xml:space="preserve"> </w:t>
                              </w:r>
                              <w:r>
                                <w:rPr>
                                  <w:color w:val="333333"/>
                                  <w:sz w:val="20"/>
                                </w:rPr>
                                <w:t>you</w:t>
                              </w:r>
                              <w:r>
                                <w:rPr>
                                  <w:color w:val="333333"/>
                                  <w:spacing w:val="-1"/>
                                  <w:sz w:val="20"/>
                                </w:rPr>
                                <w:t xml:space="preserve"> </w:t>
                              </w:r>
                              <w:r>
                                <w:rPr>
                                  <w:color w:val="333333"/>
                                  <w:sz w:val="20"/>
                                </w:rPr>
                                <w:t>may</w:t>
                              </w:r>
                              <w:r>
                                <w:rPr>
                                  <w:color w:val="333333"/>
                                  <w:spacing w:val="-1"/>
                                  <w:sz w:val="20"/>
                                </w:rPr>
                                <w:t xml:space="preserve"> </w:t>
                              </w:r>
                              <w:r>
                                <w:rPr>
                                  <w:color w:val="333333"/>
                                  <w:sz w:val="20"/>
                                </w:rPr>
                                <w:t>not</w:t>
                              </w:r>
                              <w:r>
                                <w:rPr>
                                  <w:color w:val="333333"/>
                                  <w:spacing w:val="-1"/>
                                  <w:sz w:val="20"/>
                                </w:rPr>
                                <w:t xml:space="preserve"> </w:t>
                              </w:r>
                              <w:r>
                                <w:rPr>
                                  <w:color w:val="333333"/>
                                  <w:sz w:val="20"/>
                                </w:rPr>
                                <w:t>be</w:t>
                              </w:r>
                              <w:r>
                                <w:rPr>
                                  <w:color w:val="333333"/>
                                  <w:spacing w:val="-1"/>
                                  <w:sz w:val="20"/>
                                </w:rPr>
                                <w:t xml:space="preserve"> </w:t>
                              </w:r>
                              <w:r>
                                <w:rPr>
                                  <w:color w:val="333333"/>
                                  <w:sz w:val="20"/>
                                </w:rPr>
                                <w:t>required</w:t>
                              </w:r>
                              <w:r>
                                <w:rPr>
                                  <w:color w:val="333333"/>
                                  <w:spacing w:val="-1"/>
                                  <w:sz w:val="20"/>
                                </w:rPr>
                                <w:t xml:space="preserve"> </w:t>
                              </w:r>
                              <w:r>
                                <w:rPr>
                                  <w:color w:val="333333"/>
                                  <w:sz w:val="20"/>
                                </w:rPr>
                                <w:t>to</w:t>
                              </w:r>
                              <w:r>
                                <w:rPr>
                                  <w:color w:val="333333"/>
                                  <w:spacing w:val="-1"/>
                                  <w:sz w:val="20"/>
                                </w:rPr>
                                <w:t xml:space="preserve"> </w:t>
                              </w:r>
                              <w:r>
                                <w:rPr>
                                  <w:color w:val="333333"/>
                                  <w:sz w:val="20"/>
                                </w:rPr>
                                <w:t>list them here as project personnel; consult with your IRB.</w:t>
                              </w:r>
                            </w:p>
                            <w:p w14:paraId="3CE9671E" w14:textId="77777777" w:rsidR="00814875" w:rsidRDefault="00EA5180">
                              <w:pPr>
                                <w:spacing w:line="230" w:lineRule="auto"/>
                                <w:ind w:left="620" w:right="173"/>
                                <w:jc w:val="both"/>
                                <w:rPr>
                                  <w:sz w:val="20"/>
                                </w:rPr>
                              </w:pPr>
                              <w:r>
                                <w:rPr>
                                  <w:color w:val="333333"/>
                                  <w:sz w:val="20"/>
                                </w:rPr>
                                <w:t>If</w:t>
                              </w:r>
                              <w:r>
                                <w:rPr>
                                  <w:color w:val="333333"/>
                                  <w:spacing w:val="-3"/>
                                  <w:sz w:val="20"/>
                                </w:rPr>
                                <w:t xml:space="preserve"> </w:t>
                              </w:r>
                              <w:r>
                                <w:rPr>
                                  <w:color w:val="333333"/>
                                  <w:sz w:val="20"/>
                                </w:rPr>
                                <w:t>your</w:t>
                              </w:r>
                              <w:r>
                                <w:rPr>
                                  <w:color w:val="333333"/>
                                  <w:spacing w:val="-3"/>
                                  <w:sz w:val="20"/>
                                </w:rPr>
                                <w:t xml:space="preserve"> </w:t>
                              </w:r>
                              <w:r>
                                <w:rPr>
                                  <w:color w:val="333333"/>
                                  <w:sz w:val="20"/>
                                </w:rPr>
                                <w:t>extended</w:t>
                              </w:r>
                              <w:r>
                                <w:rPr>
                                  <w:color w:val="333333"/>
                                  <w:spacing w:val="-3"/>
                                  <w:sz w:val="20"/>
                                </w:rPr>
                                <w:t xml:space="preserve"> </w:t>
                              </w:r>
                              <w:r>
                                <w:rPr>
                                  <w:color w:val="333333"/>
                                  <w:sz w:val="20"/>
                                </w:rPr>
                                <w:t>research</w:t>
                              </w:r>
                              <w:r>
                                <w:rPr>
                                  <w:color w:val="333333"/>
                                  <w:spacing w:val="-3"/>
                                  <w:sz w:val="20"/>
                                </w:rPr>
                                <w:t xml:space="preserve"> </w:t>
                              </w:r>
                              <w:r>
                                <w:rPr>
                                  <w:color w:val="333333"/>
                                  <w:sz w:val="20"/>
                                </w:rPr>
                                <w:t>team</w:t>
                              </w:r>
                              <w:r>
                                <w:rPr>
                                  <w:color w:val="333333"/>
                                  <w:spacing w:val="-3"/>
                                  <w:sz w:val="20"/>
                                </w:rPr>
                                <w:t xml:space="preserve"> </w:t>
                              </w:r>
                              <w:r>
                                <w:rPr>
                                  <w:color w:val="333333"/>
                                  <w:sz w:val="20"/>
                                </w:rPr>
                                <w:t>includes</w:t>
                              </w:r>
                              <w:r>
                                <w:rPr>
                                  <w:color w:val="333333"/>
                                  <w:spacing w:val="-3"/>
                                  <w:sz w:val="20"/>
                                </w:rPr>
                                <w:t xml:space="preserve"> </w:t>
                              </w:r>
                              <w:r>
                                <w:rPr>
                                  <w:color w:val="333333"/>
                                  <w:sz w:val="20"/>
                                </w:rPr>
                                <w:t>multiple</w:t>
                              </w:r>
                              <w:r>
                                <w:rPr>
                                  <w:color w:val="333333"/>
                                  <w:spacing w:val="-3"/>
                                  <w:sz w:val="20"/>
                                </w:rPr>
                                <w:t xml:space="preserve"> </w:t>
                              </w:r>
                              <w:r>
                                <w:rPr>
                                  <w:color w:val="333333"/>
                                  <w:sz w:val="20"/>
                                </w:rPr>
                                <w:t>individuals</w:t>
                              </w:r>
                              <w:r>
                                <w:rPr>
                                  <w:color w:val="333333"/>
                                  <w:spacing w:val="-3"/>
                                  <w:sz w:val="20"/>
                                </w:rPr>
                                <w:t xml:space="preserve"> </w:t>
                              </w:r>
                              <w:r>
                                <w:rPr>
                                  <w:color w:val="333333"/>
                                  <w:sz w:val="20"/>
                                </w:rPr>
                                <w:t>with</w:t>
                              </w:r>
                              <w:r>
                                <w:rPr>
                                  <w:color w:val="333333"/>
                                  <w:spacing w:val="-3"/>
                                  <w:sz w:val="20"/>
                                </w:rPr>
                                <w:t xml:space="preserve"> </w:t>
                              </w:r>
                              <w:r>
                                <w:rPr>
                                  <w:color w:val="333333"/>
                                  <w:sz w:val="20"/>
                                </w:rPr>
                                <w:t>limited</w:t>
                              </w:r>
                              <w:r>
                                <w:rPr>
                                  <w:color w:val="333333"/>
                                  <w:spacing w:val="-3"/>
                                  <w:sz w:val="20"/>
                                </w:rPr>
                                <w:t xml:space="preserve"> </w:t>
                              </w:r>
                              <w:r>
                                <w:rPr>
                                  <w:color w:val="333333"/>
                                  <w:sz w:val="20"/>
                                </w:rPr>
                                <w:t>roles,</w:t>
                              </w:r>
                              <w:r>
                                <w:rPr>
                                  <w:color w:val="333333"/>
                                  <w:spacing w:val="-3"/>
                                  <w:sz w:val="20"/>
                                </w:rPr>
                                <w:t xml:space="preserve"> </w:t>
                              </w:r>
                              <w:r>
                                <w:rPr>
                                  <w:color w:val="333333"/>
                                  <w:sz w:val="20"/>
                                </w:rPr>
                                <w:t>you</w:t>
                              </w:r>
                              <w:r>
                                <w:rPr>
                                  <w:color w:val="333333"/>
                                  <w:spacing w:val="-3"/>
                                  <w:sz w:val="20"/>
                                </w:rPr>
                                <w:t xml:space="preserve"> </w:t>
                              </w:r>
                              <w:r>
                                <w:rPr>
                                  <w:color w:val="333333"/>
                                  <w:sz w:val="20"/>
                                </w:rPr>
                                <w:t>may</w:t>
                              </w:r>
                              <w:r>
                                <w:rPr>
                                  <w:color w:val="333333"/>
                                  <w:spacing w:val="-3"/>
                                  <w:sz w:val="20"/>
                                </w:rPr>
                                <w:t xml:space="preserve"> </w:t>
                              </w:r>
                              <w:r>
                                <w:rPr>
                                  <w:color w:val="333333"/>
                                  <w:sz w:val="20"/>
                                </w:rPr>
                                <w:t>not</w:t>
                              </w:r>
                              <w:r>
                                <w:rPr>
                                  <w:color w:val="333333"/>
                                  <w:spacing w:val="-3"/>
                                  <w:sz w:val="20"/>
                                </w:rPr>
                                <w:t xml:space="preserve"> </w:t>
                              </w:r>
                              <w:r>
                                <w:rPr>
                                  <w:color w:val="333333"/>
                                  <w:sz w:val="20"/>
                                </w:rPr>
                                <w:t>be required to list them here as project personnel; consult with your IRB.</w:t>
                              </w:r>
                            </w:p>
                            <w:p w14:paraId="6125C04A" w14:textId="77777777" w:rsidR="00814875" w:rsidRDefault="00EA5180">
                              <w:pPr>
                                <w:spacing w:before="134" w:line="230" w:lineRule="auto"/>
                                <w:rPr>
                                  <w:sz w:val="20"/>
                                </w:rPr>
                              </w:pPr>
                              <w:r>
                                <w:rPr>
                                  <w:color w:val="333333"/>
                                  <w:sz w:val="20"/>
                                </w:rPr>
                                <w:t>The</w:t>
                              </w:r>
                              <w:r>
                                <w:rPr>
                                  <w:color w:val="333333"/>
                                  <w:spacing w:val="-3"/>
                                  <w:sz w:val="20"/>
                                </w:rPr>
                                <w:t xml:space="preserve"> </w:t>
                              </w:r>
                              <w:r>
                                <w:rPr>
                                  <w:color w:val="333333"/>
                                  <w:sz w:val="20"/>
                                </w:rPr>
                                <w:t>table</w:t>
                              </w:r>
                              <w:r>
                                <w:rPr>
                                  <w:color w:val="333333"/>
                                  <w:spacing w:val="-3"/>
                                  <w:sz w:val="20"/>
                                </w:rPr>
                                <w:t xml:space="preserve"> </w:t>
                              </w:r>
                              <w:r>
                                <w:rPr>
                                  <w:color w:val="333333"/>
                                  <w:sz w:val="20"/>
                                </w:rPr>
                                <w:t>below</w:t>
                              </w:r>
                              <w:r>
                                <w:rPr>
                                  <w:color w:val="333333"/>
                                  <w:spacing w:val="-3"/>
                                  <w:sz w:val="20"/>
                                </w:rPr>
                                <w:t xml:space="preserve"> </w:t>
                              </w:r>
                              <w:r>
                                <w:rPr>
                                  <w:color w:val="333333"/>
                                  <w:sz w:val="20"/>
                                </w:rPr>
                                <w:t>will</w:t>
                              </w:r>
                              <w:r>
                                <w:rPr>
                                  <w:color w:val="333333"/>
                                  <w:spacing w:val="-3"/>
                                  <w:sz w:val="20"/>
                                </w:rPr>
                                <w:t xml:space="preserve"> </w:t>
                              </w:r>
                              <w:r>
                                <w:rPr>
                                  <w:color w:val="333333"/>
                                  <w:sz w:val="20"/>
                                </w:rPr>
                                <w:t>access</w:t>
                              </w:r>
                              <w:r>
                                <w:rPr>
                                  <w:color w:val="333333"/>
                                  <w:spacing w:val="-3"/>
                                  <w:sz w:val="20"/>
                                </w:rPr>
                                <w:t xml:space="preserve"> </w:t>
                              </w:r>
                              <w:r>
                                <w:rPr>
                                  <w:color w:val="333333"/>
                                  <w:sz w:val="20"/>
                                </w:rPr>
                                <w:t>campus</w:t>
                              </w:r>
                              <w:r>
                                <w:rPr>
                                  <w:color w:val="333333"/>
                                  <w:spacing w:val="-3"/>
                                  <w:sz w:val="20"/>
                                </w:rPr>
                                <w:t xml:space="preserve"> </w:t>
                              </w:r>
                              <w:r>
                                <w:rPr>
                                  <w:color w:val="333333"/>
                                  <w:sz w:val="20"/>
                                </w:rPr>
                                <w:t>directory</w:t>
                              </w:r>
                              <w:r>
                                <w:rPr>
                                  <w:color w:val="333333"/>
                                  <w:spacing w:val="-3"/>
                                  <w:sz w:val="20"/>
                                </w:rPr>
                                <w:t xml:space="preserve"> </w:t>
                              </w:r>
                              <w:r>
                                <w:rPr>
                                  <w:color w:val="333333"/>
                                  <w:sz w:val="20"/>
                                </w:rPr>
                                <w:t>information;</w:t>
                              </w:r>
                              <w:r>
                                <w:rPr>
                                  <w:color w:val="333333"/>
                                  <w:spacing w:val="-3"/>
                                  <w:sz w:val="20"/>
                                </w:rPr>
                                <w:t xml:space="preserve"> </w:t>
                              </w:r>
                              <w:r>
                                <w:rPr>
                                  <w:color w:val="333333"/>
                                  <w:sz w:val="20"/>
                                </w:rPr>
                                <w:t>if</w:t>
                              </w:r>
                              <w:r>
                                <w:rPr>
                                  <w:color w:val="333333"/>
                                  <w:spacing w:val="-3"/>
                                  <w:sz w:val="20"/>
                                </w:rPr>
                                <w:t xml:space="preserve"> </w:t>
                              </w:r>
                              <w:r>
                                <w:rPr>
                                  <w:color w:val="333333"/>
                                  <w:sz w:val="20"/>
                                </w:rPr>
                                <w:t>you</w:t>
                              </w:r>
                              <w:r>
                                <w:rPr>
                                  <w:color w:val="333333"/>
                                  <w:spacing w:val="-3"/>
                                  <w:sz w:val="20"/>
                                </w:rPr>
                                <w:t xml:space="preserve"> </w:t>
                              </w:r>
                              <w:r>
                                <w:rPr>
                                  <w:color w:val="333333"/>
                                  <w:sz w:val="20"/>
                                </w:rPr>
                                <w:t>do</w:t>
                              </w:r>
                              <w:r>
                                <w:rPr>
                                  <w:color w:val="333333"/>
                                  <w:spacing w:val="-3"/>
                                  <w:sz w:val="20"/>
                                </w:rPr>
                                <w:t xml:space="preserve"> </w:t>
                              </w:r>
                              <w:r>
                                <w:rPr>
                                  <w:color w:val="333333"/>
                                  <w:sz w:val="20"/>
                                </w:rPr>
                                <w:t>not</w:t>
                              </w:r>
                              <w:r>
                                <w:rPr>
                                  <w:color w:val="333333"/>
                                  <w:spacing w:val="-3"/>
                                  <w:sz w:val="20"/>
                                </w:rPr>
                                <w:t xml:space="preserve"> </w:t>
                              </w:r>
                              <w:r>
                                <w:rPr>
                                  <w:color w:val="333333"/>
                                  <w:sz w:val="20"/>
                                </w:rPr>
                                <w:t>find</w:t>
                              </w:r>
                              <w:r>
                                <w:rPr>
                                  <w:color w:val="333333"/>
                                  <w:spacing w:val="-3"/>
                                  <w:sz w:val="20"/>
                                </w:rPr>
                                <w:t xml:space="preserve"> </w:t>
                              </w:r>
                              <w:r>
                                <w:rPr>
                                  <w:color w:val="333333"/>
                                  <w:sz w:val="20"/>
                                </w:rPr>
                                <w:t>your</w:t>
                              </w:r>
                              <w:r>
                                <w:rPr>
                                  <w:color w:val="333333"/>
                                  <w:spacing w:val="-3"/>
                                  <w:sz w:val="20"/>
                                </w:rPr>
                                <w:t xml:space="preserve"> </w:t>
                              </w:r>
                              <w:r>
                                <w:rPr>
                                  <w:color w:val="333333"/>
                                  <w:sz w:val="20"/>
                                </w:rPr>
                                <w:t>name,</w:t>
                              </w:r>
                              <w:r>
                                <w:rPr>
                                  <w:color w:val="333333"/>
                                  <w:spacing w:val="-3"/>
                                  <w:sz w:val="20"/>
                                </w:rPr>
                                <w:t xml:space="preserve"> </w:t>
                              </w:r>
                              <w:r>
                                <w:rPr>
                                  <w:color w:val="333333"/>
                                  <w:sz w:val="20"/>
                                </w:rPr>
                                <w:t>your</w:t>
                              </w:r>
                              <w:r>
                                <w:rPr>
                                  <w:color w:val="333333"/>
                                  <w:spacing w:val="-3"/>
                                  <w:sz w:val="20"/>
                                </w:rPr>
                                <w:t xml:space="preserve"> </w:t>
                              </w:r>
                              <w:r>
                                <w:rPr>
                                  <w:color w:val="333333"/>
                                  <w:sz w:val="20"/>
                                </w:rPr>
                                <w:t>directory listing may need to be updated.</w:t>
                              </w:r>
                            </w:p>
                          </w:txbxContent>
                        </wps:txbx>
                        <wps:bodyPr wrap="square" lIns="0" tIns="0" rIns="0" bIns="0" rtlCol="0">
                          <a:noAutofit/>
                        </wps:bodyPr>
                      </wps:wsp>
                    </wpg:wgp>
                  </a:graphicData>
                </a:graphic>
              </wp:anchor>
            </w:drawing>
          </mc:Choice>
          <mc:Fallback>
            <w:pict>
              <v:group w14:anchorId="2E7DDDF8" id="Group 22" o:spid="_x0000_s1026" style="position:absolute;left:0;text-align:left;margin-left:67pt;margin-top:6.2pt;width:455pt;height:146pt;z-index:15731712;mso-wrap-distance-left:0;mso-wrap-distance-right:0;mso-position-horizontal-relative:page" coordsize="57785,18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">
                <v:shape id="Graphic 23" o:spid="_x0000_s1027" style="position:absolute;width:57785;height:18542;visibility:visible;mso-wrap-style:square;v-text-anchor:top" coordsize="5778500,185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" path="m5778500,l,,,1854200r5778500,l5778500,xe" fillcolor="#dfebf4" stroked="f">
                  <v:path arrowok="t"/>
                </v:shape>
                <v:shape id="Graphic 24" o:spid="_x0000_s1028" style="position:absolute;left:3048;top:5460;width:508;height:7493;visibility:visible;mso-wrap-style:square;v-text-anchor:top" coordsize="508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" path="m50800,723900r-2007,-9856l43332,705967r-8077,-5461l25400,698500r-9868,2006l7454,705967r-5461,8077l,723900r1993,9867l7454,741845r8078,5461l25400,749300r9855,-1994l43332,741845r5461,-8078l50800,723900xem50800,304800r-2007,-9856l43332,286867r-8077,-5461l25400,279400r-9868,2006l7454,286867r-5461,8077l,304800r1993,9867l7454,322745r8078,5461l25400,330200r9855,-1994l43332,322745r5461,-8078l50800,304800xem50800,25400l48793,15544,43332,7467,35255,2006,25400,,15532,2006,7454,7467,1993,15544,,25400r1993,9867l7454,43345r8078,5461l25400,50800r9855,-1994l43332,43345r5461,-8078l50800,25400xe" fillcolor="#333" stroked="f">
                  <v:path arrowok="t"/>
                </v:shape>
                <v:shapetype id="_x0000_t202" coordsize="21600,21600" o:spt="202" path="m,l,21600r21600,l21600,xe">
                  <v:stroke joinstyle="miter"/>
                  <v:path gradientshapeok="t" o:connecttype="rect"/>
                </v:shapetype>
                <v:shape id="Textbox 25" o:spid="_x0000_s1029" type="#_x0000_t202" style="position:absolute;width:57785;height:18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34AEE06" w14:textId="77777777" w:rsidR="00814875" w:rsidRDefault="00EA5180">
                        <w:pPr>
                          <w:spacing w:line="197" w:lineRule="exact"/>
                          <w:rPr>
                            <w:sz w:val="20"/>
                          </w:rPr>
                        </w:pPr>
                        <w:r>
                          <w:rPr>
                            <w:color w:val="333333"/>
                            <w:sz w:val="20"/>
                          </w:rPr>
                          <w:t>List</w:t>
                        </w:r>
                        <w:r>
                          <w:rPr>
                            <w:color w:val="333333"/>
                            <w:spacing w:val="-5"/>
                            <w:sz w:val="20"/>
                          </w:rPr>
                          <w:t xml:space="preserve"> </w:t>
                        </w:r>
                        <w:r>
                          <w:rPr>
                            <w:color w:val="333333"/>
                            <w:sz w:val="20"/>
                          </w:rPr>
                          <w:t>all</w:t>
                        </w:r>
                        <w:r>
                          <w:rPr>
                            <w:color w:val="333333"/>
                            <w:spacing w:val="-3"/>
                            <w:sz w:val="20"/>
                          </w:rPr>
                          <w:t xml:space="preserve"> </w:t>
                        </w:r>
                        <w:r>
                          <w:rPr>
                            <w:color w:val="333333"/>
                            <w:sz w:val="20"/>
                          </w:rPr>
                          <w:t>project</w:t>
                        </w:r>
                        <w:r>
                          <w:rPr>
                            <w:color w:val="333333"/>
                            <w:spacing w:val="-3"/>
                            <w:sz w:val="20"/>
                          </w:rPr>
                          <w:t xml:space="preserve"> </w:t>
                        </w:r>
                        <w:r>
                          <w:rPr>
                            <w:color w:val="333333"/>
                            <w:sz w:val="20"/>
                          </w:rPr>
                          <w:t>personnel</w:t>
                        </w:r>
                        <w:r>
                          <w:rPr>
                            <w:color w:val="333333"/>
                            <w:spacing w:val="-3"/>
                            <w:sz w:val="20"/>
                          </w:rPr>
                          <w:t xml:space="preserve"> </w:t>
                        </w:r>
                        <w:r>
                          <w:rPr>
                            <w:color w:val="333333"/>
                            <w:sz w:val="20"/>
                          </w:rPr>
                          <w:t>beginning</w:t>
                        </w:r>
                        <w:r>
                          <w:rPr>
                            <w:color w:val="333333"/>
                            <w:spacing w:val="-3"/>
                            <w:sz w:val="20"/>
                          </w:rPr>
                          <w:t xml:space="preserve"> </w:t>
                        </w:r>
                        <w:r>
                          <w:rPr>
                            <w:color w:val="333333"/>
                            <w:sz w:val="20"/>
                          </w:rPr>
                          <w:t>with</w:t>
                        </w:r>
                        <w:r>
                          <w:rPr>
                            <w:color w:val="333333"/>
                            <w:spacing w:val="-3"/>
                            <w:sz w:val="20"/>
                          </w:rPr>
                          <w:t xml:space="preserve"> </w:t>
                        </w:r>
                        <w:r>
                          <w:rPr>
                            <w:color w:val="333333"/>
                            <w:sz w:val="20"/>
                          </w:rPr>
                          <w:t>principal</w:t>
                        </w:r>
                        <w:r>
                          <w:rPr>
                            <w:color w:val="333333"/>
                            <w:spacing w:val="-3"/>
                            <w:sz w:val="20"/>
                          </w:rPr>
                          <w:t xml:space="preserve"> </w:t>
                        </w:r>
                        <w:r>
                          <w:rPr>
                            <w:color w:val="333333"/>
                            <w:sz w:val="20"/>
                          </w:rPr>
                          <w:t>investigator,</w:t>
                        </w:r>
                        <w:r>
                          <w:rPr>
                            <w:color w:val="333333"/>
                            <w:spacing w:val="-3"/>
                            <w:sz w:val="20"/>
                          </w:rPr>
                          <w:t xml:space="preserve"> </w:t>
                        </w:r>
                        <w:r>
                          <w:rPr>
                            <w:color w:val="333333"/>
                            <w:sz w:val="20"/>
                          </w:rPr>
                          <w:t>followed</w:t>
                        </w:r>
                        <w:r>
                          <w:rPr>
                            <w:color w:val="333333"/>
                            <w:spacing w:val="-3"/>
                            <w:sz w:val="20"/>
                          </w:rPr>
                          <w:t xml:space="preserve"> </w:t>
                        </w:r>
                        <w:r>
                          <w:rPr>
                            <w:color w:val="333333"/>
                            <w:sz w:val="20"/>
                          </w:rPr>
                          <w:t>by</w:t>
                        </w:r>
                        <w:r>
                          <w:rPr>
                            <w:color w:val="333333"/>
                            <w:spacing w:val="-3"/>
                            <w:sz w:val="20"/>
                          </w:rPr>
                          <w:t xml:space="preserve"> </w:t>
                        </w:r>
                        <w:r>
                          <w:rPr>
                            <w:color w:val="333333"/>
                            <w:sz w:val="20"/>
                          </w:rPr>
                          <w:t>faculty</w:t>
                        </w:r>
                        <w:r>
                          <w:rPr>
                            <w:color w:val="333333"/>
                            <w:spacing w:val="-2"/>
                            <w:sz w:val="20"/>
                          </w:rPr>
                          <w:t xml:space="preserve"> advisor,</w:t>
                        </w:r>
                      </w:p>
                      <w:p w14:paraId="2C9A2649" w14:textId="77777777" w:rsidR="00814875" w:rsidRDefault="00EA5180">
                        <w:pPr>
                          <w:spacing w:before="2" w:line="230" w:lineRule="auto"/>
                          <w:ind w:right="107"/>
                          <w:rPr>
                            <w:sz w:val="20"/>
                          </w:rPr>
                        </w:pPr>
                        <w:r>
                          <w:rPr>
                            <w:color w:val="333333"/>
                            <w:sz w:val="20"/>
                          </w:rPr>
                          <w:t>co-investigators,</w:t>
                        </w:r>
                        <w:r>
                          <w:rPr>
                            <w:color w:val="333333"/>
                            <w:spacing w:val="-4"/>
                            <w:sz w:val="20"/>
                          </w:rPr>
                          <w:t xml:space="preserve"> </w:t>
                        </w:r>
                        <w:r>
                          <w:rPr>
                            <w:color w:val="333333"/>
                            <w:sz w:val="20"/>
                          </w:rPr>
                          <w:t>study</w:t>
                        </w:r>
                        <w:r>
                          <w:rPr>
                            <w:color w:val="333333"/>
                            <w:spacing w:val="-4"/>
                            <w:sz w:val="20"/>
                          </w:rPr>
                          <w:t xml:space="preserve"> </w:t>
                        </w:r>
                        <w:r>
                          <w:rPr>
                            <w:color w:val="333333"/>
                            <w:sz w:val="20"/>
                          </w:rPr>
                          <w:t>coordinators,</w:t>
                        </w:r>
                        <w:r>
                          <w:rPr>
                            <w:color w:val="333333"/>
                            <w:spacing w:val="-4"/>
                            <w:sz w:val="20"/>
                          </w:rPr>
                          <w:t xml:space="preserve"> </w:t>
                        </w:r>
                        <w:r>
                          <w:rPr>
                            <w:color w:val="333333"/>
                            <w:sz w:val="20"/>
                          </w:rPr>
                          <w:t>and</w:t>
                        </w:r>
                        <w:r>
                          <w:rPr>
                            <w:color w:val="333333"/>
                            <w:spacing w:val="-4"/>
                            <w:sz w:val="20"/>
                          </w:rPr>
                          <w:t xml:space="preserve"> </w:t>
                        </w:r>
                        <w:r>
                          <w:rPr>
                            <w:color w:val="333333"/>
                            <w:sz w:val="20"/>
                          </w:rPr>
                          <w:t>anyone</w:t>
                        </w:r>
                        <w:r>
                          <w:rPr>
                            <w:color w:val="333333"/>
                            <w:spacing w:val="-4"/>
                            <w:sz w:val="20"/>
                          </w:rPr>
                          <w:t xml:space="preserve"> </w:t>
                        </w:r>
                        <w:r>
                          <w:rPr>
                            <w:color w:val="333333"/>
                            <w:sz w:val="20"/>
                          </w:rPr>
                          <w:t>else</w:t>
                        </w:r>
                        <w:r>
                          <w:rPr>
                            <w:color w:val="333333"/>
                            <w:spacing w:val="-4"/>
                            <w:sz w:val="20"/>
                          </w:rPr>
                          <w:t xml:space="preserve"> </w:t>
                        </w:r>
                        <w:r>
                          <w:rPr>
                            <w:color w:val="333333"/>
                            <w:sz w:val="20"/>
                          </w:rPr>
                          <w:t>who</w:t>
                        </w:r>
                        <w:r>
                          <w:rPr>
                            <w:color w:val="333333"/>
                            <w:spacing w:val="-4"/>
                            <w:sz w:val="20"/>
                          </w:rPr>
                          <w:t xml:space="preserve"> </w:t>
                        </w:r>
                        <w:r>
                          <w:rPr>
                            <w:color w:val="333333"/>
                            <w:sz w:val="20"/>
                          </w:rPr>
                          <w:t>has</w:t>
                        </w:r>
                        <w:r>
                          <w:rPr>
                            <w:color w:val="333333"/>
                            <w:spacing w:val="-4"/>
                            <w:sz w:val="20"/>
                          </w:rPr>
                          <w:t xml:space="preserve"> </w:t>
                        </w:r>
                        <w:r>
                          <w:rPr>
                            <w:color w:val="333333"/>
                            <w:sz w:val="20"/>
                          </w:rPr>
                          <w:t>contact</w:t>
                        </w:r>
                        <w:r>
                          <w:rPr>
                            <w:color w:val="333333"/>
                            <w:spacing w:val="-4"/>
                            <w:sz w:val="20"/>
                          </w:rPr>
                          <w:t xml:space="preserve"> </w:t>
                        </w:r>
                        <w:r>
                          <w:rPr>
                            <w:color w:val="333333"/>
                            <w:sz w:val="20"/>
                          </w:rPr>
                          <w:t>with</w:t>
                        </w:r>
                        <w:r>
                          <w:rPr>
                            <w:color w:val="333333"/>
                            <w:spacing w:val="-4"/>
                            <w:sz w:val="20"/>
                          </w:rPr>
                          <w:t xml:space="preserve"> </w:t>
                        </w:r>
                        <w:r>
                          <w:rPr>
                            <w:color w:val="333333"/>
                            <w:sz w:val="20"/>
                          </w:rPr>
                          <w:t>subjects</w:t>
                        </w:r>
                        <w:r>
                          <w:rPr>
                            <w:color w:val="333333"/>
                            <w:spacing w:val="-4"/>
                            <w:sz w:val="20"/>
                          </w:rPr>
                          <w:t xml:space="preserve"> </w:t>
                        </w:r>
                        <w:r>
                          <w:rPr>
                            <w:color w:val="333333"/>
                            <w:sz w:val="20"/>
                          </w:rPr>
                          <w:t>or</w:t>
                        </w:r>
                        <w:r>
                          <w:rPr>
                            <w:color w:val="333333"/>
                            <w:spacing w:val="-4"/>
                            <w:sz w:val="20"/>
                          </w:rPr>
                          <w:t xml:space="preserve"> </w:t>
                        </w:r>
                        <w:r>
                          <w:rPr>
                            <w:color w:val="333333"/>
                            <w:sz w:val="20"/>
                          </w:rPr>
                          <w:t>identifiable data from subjects.</w:t>
                        </w:r>
                      </w:p>
                      <w:p w14:paraId="30BB8AA6" w14:textId="77777777" w:rsidR="00814875" w:rsidRDefault="00EA5180">
                        <w:pPr>
                          <w:spacing w:before="139" w:line="230" w:lineRule="auto"/>
                          <w:ind w:left="620" w:right="64"/>
                          <w:jc w:val="both"/>
                          <w:rPr>
                            <w:sz w:val="20"/>
                          </w:rPr>
                        </w:pPr>
                        <w:r>
                          <w:rPr>
                            <w:color w:val="333333"/>
                            <w:sz w:val="20"/>
                          </w:rPr>
                          <w:t>List</w:t>
                        </w:r>
                        <w:r>
                          <w:rPr>
                            <w:color w:val="333333"/>
                            <w:spacing w:val="-3"/>
                            <w:sz w:val="20"/>
                          </w:rPr>
                          <w:t xml:space="preserve"> </w:t>
                        </w:r>
                        <w:r>
                          <w:rPr>
                            <w:color w:val="333333"/>
                            <w:sz w:val="20"/>
                          </w:rPr>
                          <w:t>ONLY</w:t>
                        </w:r>
                        <w:r>
                          <w:rPr>
                            <w:color w:val="333333"/>
                            <w:spacing w:val="-3"/>
                            <w:sz w:val="20"/>
                          </w:rPr>
                          <w:t xml:space="preserve"> </w:t>
                        </w:r>
                        <w:r>
                          <w:rPr>
                            <w:color w:val="333333"/>
                            <w:sz w:val="20"/>
                          </w:rPr>
                          <w:t>those</w:t>
                        </w:r>
                        <w:r>
                          <w:rPr>
                            <w:color w:val="333333"/>
                            <w:spacing w:val="-3"/>
                            <w:sz w:val="20"/>
                          </w:rPr>
                          <w:t xml:space="preserve"> </w:t>
                        </w:r>
                        <w:r>
                          <w:rPr>
                            <w:color w:val="333333"/>
                            <w:sz w:val="20"/>
                          </w:rPr>
                          <w:t>personnel</w:t>
                        </w:r>
                        <w:r>
                          <w:rPr>
                            <w:color w:val="333333"/>
                            <w:spacing w:val="-3"/>
                            <w:sz w:val="20"/>
                          </w:rPr>
                          <w:t xml:space="preserve"> </w:t>
                        </w:r>
                        <w:r>
                          <w:rPr>
                            <w:color w:val="333333"/>
                            <w:sz w:val="20"/>
                          </w:rPr>
                          <w:t>for</w:t>
                        </w:r>
                        <w:r>
                          <w:rPr>
                            <w:color w:val="333333"/>
                            <w:spacing w:val="-3"/>
                            <w:sz w:val="20"/>
                          </w:rPr>
                          <w:t xml:space="preserve"> </w:t>
                        </w:r>
                        <w:r>
                          <w:rPr>
                            <w:color w:val="333333"/>
                            <w:sz w:val="20"/>
                          </w:rPr>
                          <w:t>whom</w:t>
                        </w:r>
                        <w:r>
                          <w:rPr>
                            <w:color w:val="333333"/>
                            <w:spacing w:val="-3"/>
                            <w:sz w:val="20"/>
                          </w:rPr>
                          <w:t xml:space="preserve"> </w:t>
                        </w:r>
                        <w:r>
                          <w:rPr>
                            <w:color w:val="333333"/>
                            <w:sz w:val="20"/>
                          </w:rPr>
                          <w:t>this</w:t>
                        </w:r>
                        <w:r>
                          <w:rPr>
                            <w:color w:val="333333"/>
                            <w:spacing w:val="-3"/>
                            <w:sz w:val="20"/>
                          </w:rPr>
                          <w:t xml:space="preserve"> </w:t>
                        </w:r>
                        <w:r>
                          <w:rPr>
                            <w:color w:val="333333"/>
                            <w:sz w:val="20"/>
                          </w:rPr>
                          <w:t>IRB</w:t>
                        </w:r>
                        <w:r>
                          <w:rPr>
                            <w:color w:val="333333"/>
                            <w:spacing w:val="-3"/>
                            <w:sz w:val="20"/>
                          </w:rPr>
                          <w:t xml:space="preserve"> </w:t>
                        </w:r>
                        <w:r>
                          <w:rPr>
                            <w:color w:val="333333"/>
                            <w:sz w:val="20"/>
                          </w:rPr>
                          <w:t>will</w:t>
                        </w:r>
                        <w:r>
                          <w:rPr>
                            <w:color w:val="333333"/>
                            <w:spacing w:val="-3"/>
                            <w:sz w:val="20"/>
                          </w:rPr>
                          <w:t xml:space="preserve"> </w:t>
                        </w:r>
                        <w:r>
                          <w:rPr>
                            <w:color w:val="333333"/>
                            <w:sz w:val="20"/>
                          </w:rPr>
                          <w:t>be</w:t>
                        </w:r>
                        <w:r>
                          <w:rPr>
                            <w:color w:val="333333"/>
                            <w:spacing w:val="-3"/>
                            <w:sz w:val="20"/>
                          </w:rPr>
                          <w:t xml:space="preserve"> </w:t>
                        </w:r>
                        <w:r>
                          <w:rPr>
                            <w:color w:val="333333"/>
                            <w:sz w:val="20"/>
                          </w:rPr>
                          <w:t>responsible;</w:t>
                        </w:r>
                        <w:r>
                          <w:rPr>
                            <w:color w:val="333333"/>
                            <w:spacing w:val="-3"/>
                            <w:sz w:val="20"/>
                          </w:rPr>
                          <w:t xml:space="preserve"> </w:t>
                        </w:r>
                        <w:r>
                          <w:rPr>
                            <w:color w:val="333333"/>
                            <w:sz w:val="20"/>
                          </w:rPr>
                          <w:t>do</w:t>
                        </w:r>
                        <w:r>
                          <w:rPr>
                            <w:color w:val="333333"/>
                            <w:spacing w:val="-3"/>
                            <w:sz w:val="20"/>
                          </w:rPr>
                          <w:t xml:space="preserve"> </w:t>
                        </w:r>
                        <w:r>
                          <w:rPr>
                            <w:color w:val="333333"/>
                            <w:sz w:val="20"/>
                          </w:rPr>
                          <w:t>NOT</w:t>
                        </w:r>
                        <w:r>
                          <w:rPr>
                            <w:color w:val="333333"/>
                            <w:spacing w:val="-3"/>
                            <w:sz w:val="20"/>
                          </w:rPr>
                          <w:t xml:space="preserve"> </w:t>
                        </w:r>
                        <w:r>
                          <w:rPr>
                            <w:color w:val="333333"/>
                            <w:sz w:val="20"/>
                          </w:rPr>
                          <w:t>include</w:t>
                        </w:r>
                        <w:r>
                          <w:rPr>
                            <w:color w:val="333333"/>
                            <w:spacing w:val="-3"/>
                            <w:sz w:val="20"/>
                          </w:rPr>
                          <w:t xml:space="preserve"> </w:t>
                        </w:r>
                        <w:r>
                          <w:rPr>
                            <w:color w:val="333333"/>
                            <w:sz w:val="20"/>
                          </w:rPr>
                          <w:t>collaborators who will remain under the oversight of another IRB</w:t>
                        </w:r>
                        <w:r>
                          <w:rPr>
                            <w:color w:val="333333"/>
                            <w:spacing w:val="40"/>
                            <w:sz w:val="20"/>
                          </w:rPr>
                          <w:t xml:space="preserve"> </w:t>
                        </w:r>
                        <w:r>
                          <w:rPr>
                            <w:b/>
                            <w:color w:val="333333"/>
                            <w:sz w:val="20"/>
                          </w:rPr>
                          <w:t>for this study</w:t>
                        </w:r>
                        <w:r>
                          <w:rPr>
                            <w:color w:val="333333"/>
                            <w:sz w:val="20"/>
                          </w:rPr>
                          <w:t>.</w:t>
                        </w:r>
                      </w:p>
                      <w:p w14:paraId="25C2CAC3" w14:textId="77777777" w:rsidR="00814875" w:rsidRDefault="00EA5180">
                        <w:pPr>
                          <w:spacing w:line="230" w:lineRule="auto"/>
                          <w:ind w:left="620" w:right="261"/>
                          <w:jc w:val="both"/>
                          <w:rPr>
                            <w:sz w:val="20"/>
                          </w:rPr>
                        </w:pPr>
                        <w:r>
                          <w:rPr>
                            <w:color w:val="333333"/>
                            <w:sz w:val="20"/>
                          </w:rPr>
                          <w:t>If</w:t>
                        </w:r>
                        <w:r>
                          <w:rPr>
                            <w:color w:val="333333"/>
                            <w:spacing w:val="-3"/>
                            <w:sz w:val="20"/>
                          </w:rPr>
                          <w:t xml:space="preserve"> </w:t>
                        </w:r>
                        <w:r>
                          <w:rPr>
                            <w:color w:val="333333"/>
                            <w:sz w:val="20"/>
                          </w:rPr>
                          <w:t>this</w:t>
                        </w:r>
                        <w:r>
                          <w:rPr>
                            <w:color w:val="333333"/>
                            <w:spacing w:val="-3"/>
                            <w:sz w:val="20"/>
                          </w:rPr>
                          <w:t xml:space="preserve"> </w:t>
                        </w:r>
                        <w:r>
                          <w:rPr>
                            <w:color w:val="333333"/>
                            <w:sz w:val="20"/>
                          </w:rPr>
                          <w:t>is</w:t>
                        </w:r>
                        <w:r>
                          <w:rPr>
                            <w:color w:val="333333"/>
                            <w:spacing w:val="-3"/>
                            <w:sz w:val="20"/>
                          </w:rPr>
                          <w:t xml:space="preserve"> </w:t>
                        </w:r>
                        <w:r>
                          <w:rPr>
                            <w:color w:val="333333"/>
                            <w:sz w:val="20"/>
                          </w:rPr>
                          <w:t>Community</w:t>
                        </w:r>
                        <w:r>
                          <w:rPr>
                            <w:color w:val="333333"/>
                            <w:spacing w:val="-3"/>
                            <w:sz w:val="20"/>
                          </w:rPr>
                          <w:t xml:space="preserve"> </w:t>
                        </w:r>
                        <w:r>
                          <w:rPr>
                            <w:color w:val="333333"/>
                            <w:sz w:val="20"/>
                          </w:rPr>
                          <w:t>Based</w:t>
                        </w:r>
                        <w:r>
                          <w:rPr>
                            <w:color w:val="333333"/>
                            <w:spacing w:val="-3"/>
                            <w:sz w:val="20"/>
                          </w:rPr>
                          <w:t xml:space="preserve"> </w:t>
                        </w:r>
                        <w:r>
                          <w:rPr>
                            <w:color w:val="333333"/>
                            <w:sz w:val="20"/>
                          </w:rPr>
                          <w:t>Participatory</w:t>
                        </w:r>
                        <w:r>
                          <w:rPr>
                            <w:color w:val="333333"/>
                            <w:spacing w:val="-3"/>
                            <w:sz w:val="20"/>
                          </w:rPr>
                          <w:t xml:space="preserve"> </w:t>
                        </w:r>
                        <w:r>
                          <w:rPr>
                            <w:color w:val="333333"/>
                            <w:sz w:val="20"/>
                          </w:rPr>
                          <w:t>Research</w:t>
                        </w:r>
                        <w:r>
                          <w:rPr>
                            <w:color w:val="333333"/>
                            <w:spacing w:val="-3"/>
                            <w:sz w:val="20"/>
                          </w:rPr>
                          <w:t xml:space="preserve"> </w:t>
                        </w:r>
                        <w:r>
                          <w:rPr>
                            <w:color w:val="333333"/>
                            <w:sz w:val="20"/>
                          </w:rPr>
                          <w:t>(CBPR)</w:t>
                        </w:r>
                        <w:r>
                          <w:rPr>
                            <w:color w:val="333333"/>
                            <w:spacing w:val="-3"/>
                            <w:sz w:val="20"/>
                          </w:rPr>
                          <w:t xml:space="preserve"> </w:t>
                        </w:r>
                        <w:r>
                          <w:rPr>
                            <w:color w:val="333333"/>
                            <w:sz w:val="20"/>
                          </w:rPr>
                          <w:t>or</w:t>
                        </w:r>
                        <w:r>
                          <w:rPr>
                            <w:color w:val="333333"/>
                            <w:spacing w:val="-3"/>
                            <w:sz w:val="20"/>
                          </w:rPr>
                          <w:t xml:space="preserve"> </w:t>
                        </w:r>
                        <w:r>
                          <w:rPr>
                            <w:color w:val="333333"/>
                            <w:sz w:val="20"/>
                          </w:rPr>
                          <w:t>you</w:t>
                        </w:r>
                        <w:r>
                          <w:rPr>
                            <w:color w:val="333333"/>
                            <w:spacing w:val="-3"/>
                            <w:sz w:val="20"/>
                          </w:rPr>
                          <w:t xml:space="preserve"> </w:t>
                        </w:r>
                        <w:r>
                          <w:rPr>
                            <w:color w:val="333333"/>
                            <w:sz w:val="20"/>
                          </w:rPr>
                          <w:t>are</w:t>
                        </w:r>
                        <w:r>
                          <w:rPr>
                            <w:color w:val="333333"/>
                            <w:spacing w:val="-3"/>
                            <w:sz w:val="20"/>
                          </w:rPr>
                          <w:t xml:space="preserve"> </w:t>
                        </w:r>
                        <w:r>
                          <w:rPr>
                            <w:color w:val="333333"/>
                            <w:sz w:val="20"/>
                          </w:rPr>
                          <w:t>otherwise</w:t>
                        </w:r>
                        <w:r>
                          <w:rPr>
                            <w:color w:val="333333"/>
                            <w:spacing w:val="-3"/>
                            <w:sz w:val="20"/>
                          </w:rPr>
                          <w:t xml:space="preserve"> </w:t>
                        </w:r>
                        <w:r>
                          <w:rPr>
                            <w:color w:val="333333"/>
                            <w:sz w:val="20"/>
                          </w:rPr>
                          <w:t>working</w:t>
                        </w:r>
                        <w:r>
                          <w:rPr>
                            <w:color w:val="333333"/>
                            <w:spacing w:val="-3"/>
                            <w:sz w:val="20"/>
                          </w:rPr>
                          <w:t xml:space="preserve"> </w:t>
                        </w:r>
                        <w:r>
                          <w:rPr>
                            <w:color w:val="333333"/>
                            <w:sz w:val="20"/>
                          </w:rPr>
                          <w:t>with community</w:t>
                        </w:r>
                        <w:r>
                          <w:rPr>
                            <w:color w:val="333333"/>
                            <w:spacing w:val="-1"/>
                            <w:sz w:val="20"/>
                          </w:rPr>
                          <w:t xml:space="preserve"> </w:t>
                        </w:r>
                        <w:r>
                          <w:rPr>
                            <w:color w:val="333333"/>
                            <w:sz w:val="20"/>
                          </w:rPr>
                          <w:t>partners</w:t>
                        </w:r>
                        <w:r>
                          <w:rPr>
                            <w:color w:val="333333"/>
                            <w:spacing w:val="-1"/>
                            <w:sz w:val="20"/>
                          </w:rPr>
                          <w:t xml:space="preserve"> </w:t>
                        </w:r>
                        <w:r>
                          <w:rPr>
                            <w:color w:val="333333"/>
                            <w:sz w:val="20"/>
                          </w:rPr>
                          <w:t>(who</w:t>
                        </w:r>
                        <w:r>
                          <w:rPr>
                            <w:color w:val="333333"/>
                            <w:spacing w:val="-1"/>
                            <w:sz w:val="20"/>
                          </w:rPr>
                          <w:t xml:space="preserve"> </w:t>
                        </w:r>
                        <w:r>
                          <w:rPr>
                            <w:color w:val="333333"/>
                            <w:sz w:val="20"/>
                          </w:rPr>
                          <w:t>are</w:t>
                        </w:r>
                        <w:r>
                          <w:rPr>
                            <w:color w:val="333333"/>
                            <w:spacing w:val="-1"/>
                            <w:sz w:val="20"/>
                          </w:rPr>
                          <w:t xml:space="preserve"> </w:t>
                        </w:r>
                        <w:r>
                          <w:rPr>
                            <w:color w:val="333333"/>
                            <w:sz w:val="20"/>
                          </w:rPr>
                          <w:t>not</w:t>
                        </w:r>
                        <w:r>
                          <w:rPr>
                            <w:color w:val="333333"/>
                            <w:spacing w:val="-1"/>
                            <w:sz w:val="20"/>
                          </w:rPr>
                          <w:t xml:space="preserve"> </w:t>
                        </w:r>
                        <w:r>
                          <w:rPr>
                            <w:color w:val="333333"/>
                            <w:sz w:val="20"/>
                          </w:rPr>
                          <w:t>functioning</w:t>
                        </w:r>
                        <w:r>
                          <w:rPr>
                            <w:color w:val="333333"/>
                            <w:spacing w:val="-1"/>
                            <w:sz w:val="20"/>
                          </w:rPr>
                          <w:t xml:space="preserve"> </w:t>
                        </w:r>
                        <w:r>
                          <w:rPr>
                            <w:color w:val="333333"/>
                            <w:sz w:val="20"/>
                          </w:rPr>
                          <w:t>as</w:t>
                        </w:r>
                        <w:r>
                          <w:rPr>
                            <w:color w:val="333333"/>
                            <w:spacing w:val="-1"/>
                            <w:sz w:val="20"/>
                          </w:rPr>
                          <w:t xml:space="preserve"> </w:t>
                        </w:r>
                        <w:r>
                          <w:rPr>
                            <w:color w:val="333333"/>
                            <w:sz w:val="20"/>
                          </w:rPr>
                          <w:t>researchers),</w:t>
                        </w:r>
                        <w:r>
                          <w:rPr>
                            <w:color w:val="333333"/>
                            <w:spacing w:val="-1"/>
                            <w:sz w:val="20"/>
                          </w:rPr>
                          <w:t xml:space="preserve"> </w:t>
                        </w:r>
                        <w:r>
                          <w:rPr>
                            <w:color w:val="333333"/>
                            <w:sz w:val="20"/>
                          </w:rPr>
                          <w:t>you</w:t>
                        </w:r>
                        <w:r>
                          <w:rPr>
                            <w:color w:val="333333"/>
                            <w:spacing w:val="-1"/>
                            <w:sz w:val="20"/>
                          </w:rPr>
                          <w:t xml:space="preserve"> </w:t>
                        </w:r>
                        <w:r>
                          <w:rPr>
                            <w:color w:val="333333"/>
                            <w:sz w:val="20"/>
                          </w:rPr>
                          <w:t>may</w:t>
                        </w:r>
                        <w:r>
                          <w:rPr>
                            <w:color w:val="333333"/>
                            <w:spacing w:val="-1"/>
                            <w:sz w:val="20"/>
                          </w:rPr>
                          <w:t xml:space="preserve"> </w:t>
                        </w:r>
                        <w:r>
                          <w:rPr>
                            <w:color w:val="333333"/>
                            <w:sz w:val="20"/>
                          </w:rPr>
                          <w:t>not</w:t>
                        </w:r>
                        <w:r>
                          <w:rPr>
                            <w:color w:val="333333"/>
                            <w:spacing w:val="-1"/>
                            <w:sz w:val="20"/>
                          </w:rPr>
                          <w:t xml:space="preserve"> </w:t>
                        </w:r>
                        <w:r>
                          <w:rPr>
                            <w:color w:val="333333"/>
                            <w:sz w:val="20"/>
                          </w:rPr>
                          <w:t>be</w:t>
                        </w:r>
                        <w:r>
                          <w:rPr>
                            <w:color w:val="333333"/>
                            <w:spacing w:val="-1"/>
                            <w:sz w:val="20"/>
                          </w:rPr>
                          <w:t xml:space="preserve"> </w:t>
                        </w:r>
                        <w:r>
                          <w:rPr>
                            <w:color w:val="333333"/>
                            <w:sz w:val="20"/>
                          </w:rPr>
                          <w:t>required</w:t>
                        </w:r>
                        <w:r>
                          <w:rPr>
                            <w:color w:val="333333"/>
                            <w:spacing w:val="-1"/>
                            <w:sz w:val="20"/>
                          </w:rPr>
                          <w:t xml:space="preserve"> </w:t>
                        </w:r>
                        <w:r>
                          <w:rPr>
                            <w:color w:val="333333"/>
                            <w:sz w:val="20"/>
                          </w:rPr>
                          <w:t>to</w:t>
                        </w:r>
                        <w:r>
                          <w:rPr>
                            <w:color w:val="333333"/>
                            <w:spacing w:val="-1"/>
                            <w:sz w:val="20"/>
                          </w:rPr>
                          <w:t xml:space="preserve"> </w:t>
                        </w:r>
                        <w:r>
                          <w:rPr>
                            <w:color w:val="333333"/>
                            <w:sz w:val="20"/>
                          </w:rPr>
                          <w:t>list them here as project personnel; consult with your IRB.</w:t>
                        </w:r>
                      </w:p>
                      <w:p w14:paraId="3CE9671E" w14:textId="77777777" w:rsidR="00814875" w:rsidRDefault="00EA5180">
                        <w:pPr>
                          <w:spacing w:line="230" w:lineRule="auto"/>
                          <w:ind w:left="620" w:right="173"/>
                          <w:jc w:val="both"/>
                          <w:rPr>
                            <w:sz w:val="20"/>
                          </w:rPr>
                        </w:pPr>
                        <w:r>
                          <w:rPr>
                            <w:color w:val="333333"/>
                            <w:sz w:val="20"/>
                          </w:rPr>
                          <w:t>If</w:t>
                        </w:r>
                        <w:r>
                          <w:rPr>
                            <w:color w:val="333333"/>
                            <w:spacing w:val="-3"/>
                            <w:sz w:val="20"/>
                          </w:rPr>
                          <w:t xml:space="preserve"> </w:t>
                        </w:r>
                        <w:r>
                          <w:rPr>
                            <w:color w:val="333333"/>
                            <w:sz w:val="20"/>
                          </w:rPr>
                          <w:t>your</w:t>
                        </w:r>
                        <w:r>
                          <w:rPr>
                            <w:color w:val="333333"/>
                            <w:spacing w:val="-3"/>
                            <w:sz w:val="20"/>
                          </w:rPr>
                          <w:t xml:space="preserve"> </w:t>
                        </w:r>
                        <w:r>
                          <w:rPr>
                            <w:color w:val="333333"/>
                            <w:sz w:val="20"/>
                          </w:rPr>
                          <w:t>extended</w:t>
                        </w:r>
                        <w:r>
                          <w:rPr>
                            <w:color w:val="333333"/>
                            <w:spacing w:val="-3"/>
                            <w:sz w:val="20"/>
                          </w:rPr>
                          <w:t xml:space="preserve"> </w:t>
                        </w:r>
                        <w:r>
                          <w:rPr>
                            <w:color w:val="333333"/>
                            <w:sz w:val="20"/>
                          </w:rPr>
                          <w:t>research</w:t>
                        </w:r>
                        <w:r>
                          <w:rPr>
                            <w:color w:val="333333"/>
                            <w:spacing w:val="-3"/>
                            <w:sz w:val="20"/>
                          </w:rPr>
                          <w:t xml:space="preserve"> </w:t>
                        </w:r>
                        <w:r>
                          <w:rPr>
                            <w:color w:val="333333"/>
                            <w:sz w:val="20"/>
                          </w:rPr>
                          <w:t>team</w:t>
                        </w:r>
                        <w:r>
                          <w:rPr>
                            <w:color w:val="333333"/>
                            <w:spacing w:val="-3"/>
                            <w:sz w:val="20"/>
                          </w:rPr>
                          <w:t xml:space="preserve"> </w:t>
                        </w:r>
                        <w:r>
                          <w:rPr>
                            <w:color w:val="333333"/>
                            <w:sz w:val="20"/>
                          </w:rPr>
                          <w:t>includes</w:t>
                        </w:r>
                        <w:r>
                          <w:rPr>
                            <w:color w:val="333333"/>
                            <w:spacing w:val="-3"/>
                            <w:sz w:val="20"/>
                          </w:rPr>
                          <w:t xml:space="preserve"> </w:t>
                        </w:r>
                        <w:r>
                          <w:rPr>
                            <w:color w:val="333333"/>
                            <w:sz w:val="20"/>
                          </w:rPr>
                          <w:t>multiple</w:t>
                        </w:r>
                        <w:r>
                          <w:rPr>
                            <w:color w:val="333333"/>
                            <w:spacing w:val="-3"/>
                            <w:sz w:val="20"/>
                          </w:rPr>
                          <w:t xml:space="preserve"> </w:t>
                        </w:r>
                        <w:r>
                          <w:rPr>
                            <w:color w:val="333333"/>
                            <w:sz w:val="20"/>
                          </w:rPr>
                          <w:t>individuals</w:t>
                        </w:r>
                        <w:r>
                          <w:rPr>
                            <w:color w:val="333333"/>
                            <w:spacing w:val="-3"/>
                            <w:sz w:val="20"/>
                          </w:rPr>
                          <w:t xml:space="preserve"> </w:t>
                        </w:r>
                        <w:r>
                          <w:rPr>
                            <w:color w:val="333333"/>
                            <w:sz w:val="20"/>
                          </w:rPr>
                          <w:t>with</w:t>
                        </w:r>
                        <w:r>
                          <w:rPr>
                            <w:color w:val="333333"/>
                            <w:spacing w:val="-3"/>
                            <w:sz w:val="20"/>
                          </w:rPr>
                          <w:t xml:space="preserve"> </w:t>
                        </w:r>
                        <w:r>
                          <w:rPr>
                            <w:color w:val="333333"/>
                            <w:sz w:val="20"/>
                          </w:rPr>
                          <w:t>limited</w:t>
                        </w:r>
                        <w:r>
                          <w:rPr>
                            <w:color w:val="333333"/>
                            <w:spacing w:val="-3"/>
                            <w:sz w:val="20"/>
                          </w:rPr>
                          <w:t xml:space="preserve"> </w:t>
                        </w:r>
                        <w:r>
                          <w:rPr>
                            <w:color w:val="333333"/>
                            <w:sz w:val="20"/>
                          </w:rPr>
                          <w:t>roles,</w:t>
                        </w:r>
                        <w:r>
                          <w:rPr>
                            <w:color w:val="333333"/>
                            <w:spacing w:val="-3"/>
                            <w:sz w:val="20"/>
                          </w:rPr>
                          <w:t xml:space="preserve"> </w:t>
                        </w:r>
                        <w:r>
                          <w:rPr>
                            <w:color w:val="333333"/>
                            <w:sz w:val="20"/>
                          </w:rPr>
                          <w:t>you</w:t>
                        </w:r>
                        <w:r>
                          <w:rPr>
                            <w:color w:val="333333"/>
                            <w:spacing w:val="-3"/>
                            <w:sz w:val="20"/>
                          </w:rPr>
                          <w:t xml:space="preserve"> </w:t>
                        </w:r>
                        <w:r>
                          <w:rPr>
                            <w:color w:val="333333"/>
                            <w:sz w:val="20"/>
                          </w:rPr>
                          <w:t>may</w:t>
                        </w:r>
                        <w:r>
                          <w:rPr>
                            <w:color w:val="333333"/>
                            <w:spacing w:val="-3"/>
                            <w:sz w:val="20"/>
                          </w:rPr>
                          <w:t xml:space="preserve"> </w:t>
                        </w:r>
                        <w:r>
                          <w:rPr>
                            <w:color w:val="333333"/>
                            <w:sz w:val="20"/>
                          </w:rPr>
                          <w:t>not</w:t>
                        </w:r>
                        <w:r>
                          <w:rPr>
                            <w:color w:val="333333"/>
                            <w:spacing w:val="-3"/>
                            <w:sz w:val="20"/>
                          </w:rPr>
                          <w:t xml:space="preserve"> </w:t>
                        </w:r>
                        <w:r>
                          <w:rPr>
                            <w:color w:val="333333"/>
                            <w:sz w:val="20"/>
                          </w:rPr>
                          <w:t>be required to list them here as project personnel; consult with your IRB.</w:t>
                        </w:r>
                      </w:p>
                      <w:p w14:paraId="6125C04A" w14:textId="77777777" w:rsidR="00814875" w:rsidRDefault="00EA5180">
                        <w:pPr>
                          <w:spacing w:before="134" w:line="230" w:lineRule="auto"/>
                          <w:rPr>
                            <w:sz w:val="20"/>
                          </w:rPr>
                        </w:pPr>
                        <w:r>
                          <w:rPr>
                            <w:color w:val="333333"/>
                            <w:sz w:val="20"/>
                          </w:rPr>
                          <w:t>The</w:t>
                        </w:r>
                        <w:r>
                          <w:rPr>
                            <w:color w:val="333333"/>
                            <w:spacing w:val="-3"/>
                            <w:sz w:val="20"/>
                          </w:rPr>
                          <w:t xml:space="preserve"> </w:t>
                        </w:r>
                        <w:r>
                          <w:rPr>
                            <w:color w:val="333333"/>
                            <w:sz w:val="20"/>
                          </w:rPr>
                          <w:t>table</w:t>
                        </w:r>
                        <w:r>
                          <w:rPr>
                            <w:color w:val="333333"/>
                            <w:spacing w:val="-3"/>
                            <w:sz w:val="20"/>
                          </w:rPr>
                          <w:t xml:space="preserve"> </w:t>
                        </w:r>
                        <w:r>
                          <w:rPr>
                            <w:color w:val="333333"/>
                            <w:sz w:val="20"/>
                          </w:rPr>
                          <w:t>below</w:t>
                        </w:r>
                        <w:r>
                          <w:rPr>
                            <w:color w:val="333333"/>
                            <w:spacing w:val="-3"/>
                            <w:sz w:val="20"/>
                          </w:rPr>
                          <w:t xml:space="preserve"> </w:t>
                        </w:r>
                        <w:r>
                          <w:rPr>
                            <w:color w:val="333333"/>
                            <w:sz w:val="20"/>
                          </w:rPr>
                          <w:t>will</w:t>
                        </w:r>
                        <w:r>
                          <w:rPr>
                            <w:color w:val="333333"/>
                            <w:spacing w:val="-3"/>
                            <w:sz w:val="20"/>
                          </w:rPr>
                          <w:t xml:space="preserve"> </w:t>
                        </w:r>
                        <w:r>
                          <w:rPr>
                            <w:color w:val="333333"/>
                            <w:sz w:val="20"/>
                          </w:rPr>
                          <w:t>access</w:t>
                        </w:r>
                        <w:r>
                          <w:rPr>
                            <w:color w:val="333333"/>
                            <w:spacing w:val="-3"/>
                            <w:sz w:val="20"/>
                          </w:rPr>
                          <w:t xml:space="preserve"> </w:t>
                        </w:r>
                        <w:r>
                          <w:rPr>
                            <w:color w:val="333333"/>
                            <w:sz w:val="20"/>
                          </w:rPr>
                          <w:t>campus</w:t>
                        </w:r>
                        <w:r>
                          <w:rPr>
                            <w:color w:val="333333"/>
                            <w:spacing w:val="-3"/>
                            <w:sz w:val="20"/>
                          </w:rPr>
                          <w:t xml:space="preserve"> </w:t>
                        </w:r>
                        <w:r>
                          <w:rPr>
                            <w:color w:val="333333"/>
                            <w:sz w:val="20"/>
                          </w:rPr>
                          <w:t>directory</w:t>
                        </w:r>
                        <w:r>
                          <w:rPr>
                            <w:color w:val="333333"/>
                            <w:spacing w:val="-3"/>
                            <w:sz w:val="20"/>
                          </w:rPr>
                          <w:t xml:space="preserve"> </w:t>
                        </w:r>
                        <w:r>
                          <w:rPr>
                            <w:color w:val="333333"/>
                            <w:sz w:val="20"/>
                          </w:rPr>
                          <w:t>information;</w:t>
                        </w:r>
                        <w:r>
                          <w:rPr>
                            <w:color w:val="333333"/>
                            <w:spacing w:val="-3"/>
                            <w:sz w:val="20"/>
                          </w:rPr>
                          <w:t xml:space="preserve"> </w:t>
                        </w:r>
                        <w:r>
                          <w:rPr>
                            <w:color w:val="333333"/>
                            <w:sz w:val="20"/>
                          </w:rPr>
                          <w:t>if</w:t>
                        </w:r>
                        <w:r>
                          <w:rPr>
                            <w:color w:val="333333"/>
                            <w:spacing w:val="-3"/>
                            <w:sz w:val="20"/>
                          </w:rPr>
                          <w:t xml:space="preserve"> </w:t>
                        </w:r>
                        <w:r>
                          <w:rPr>
                            <w:color w:val="333333"/>
                            <w:sz w:val="20"/>
                          </w:rPr>
                          <w:t>you</w:t>
                        </w:r>
                        <w:r>
                          <w:rPr>
                            <w:color w:val="333333"/>
                            <w:spacing w:val="-3"/>
                            <w:sz w:val="20"/>
                          </w:rPr>
                          <w:t xml:space="preserve"> </w:t>
                        </w:r>
                        <w:r>
                          <w:rPr>
                            <w:color w:val="333333"/>
                            <w:sz w:val="20"/>
                          </w:rPr>
                          <w:t>do</w:t>
                        </w:r>
                        <w:r>
                          <w:rPr>
                            <w:color w:val="333333"/>
                            <w:spacing w:val="-3"/>
                            <w:sz w:val="20"/>
                          </w:rPr>
                          <w:t xml:space="preserve"> </w:t>
                        </w:r>
                        <w:r>
                          <w:rPr>
                            <w:color w:val="333333"/>
                            <w:sz w:val="20"/>
                          </w:rPr>
                          <w:t>not</w:t>
                        </w:r>
                        <w:r>
                          <w:rPr>
                            <w:color w:val="333333"/>
                            <w:spacing w:val="-3"/>
                            <w:sz w:val="20"/>
                          </w:rPr>
                          <w:t xml:space="preserve"> </w:t>
                        </w:r>
                        <w:r>
                          <w:rPr>
                            <w:color w:val="333333"/>
                            <w:sz w:val="20"/>
                          </w:rPr>
                          <w:t>find</w:t>
                        </w:r>
                        <w:r>
                          <w:rPr>
                            <w:color w:val="333333"/>
                            <w:spacing w:val="-3"/>
                            <w:sz w:val="20"/>
                          </w:rPr>
                          <w:t xml:space="preserve"> </w:t>
                        </w:r>
                        <w:r>
                          <w:rPr>
                            <w:color w:val="333333"/>
                            <w:sz w:val="20"/>
                          </w:rPr>
                          <w:t>your</w:t>
                        </w:r>
                        <w:r>
                          <w:rPr>
                            <w:color w:val="333333"/>
                            <w:spacing w:val="-3"/>
                            <w:sz w:val="20"/>
                          </w:rPr>
                          <w:t xml:space="preserve"> </w:t>
                        </w:r>
                        <w:r>
                          <w:rPr>
                            <w:color w:val="333333"/>
                            <w:sz w:val="20"/>
                          </w:rPr>
                          <w:t>name,</w:t>
                        </w:r>
                        <w:r>
                          <w:rPr>
                            <w:color w:val="333333"/>
                            <w:spacing w:val="-3"/>
                            <w:sz w:val="20"/>
                          </w:rPr>
                          <w:t xml:space="preserve"> </w:t>
                        </w:r>
                        <w:r>
                          <w:rPr>
                            <w:color w:val="333333"/>
                            <w:sz w:val="20"/>
                          </w:rPr>
                          <w:t>your</w:t>
                        </w:r>
                        <w:r>
                          <w:rPr>
                            <w:color w:val="333333"/>
                            <w:spacing w:val="-3"/>
                            <w:sz w:val="20"/>
                          </w:rPr>
                          <w:t xml:space="preserve"> </w:t>
                        </w:r>
                        <w:r>
                          <w:rPr>
                            <w:color w:val="333333"/>
                            <w:sz w:val="20"/>
                          </w:rPr>
                          <w:t>directory listing may need to be updated.</w:t>
                        </w:r>
                      </w:p>
                    </w:txbxContent>
                  </v:textbox>
                </v:shape>
                <w10:wrap anchorx="page"/>
              </v:group>
            </w:pict>
          </mc:Fallback>
        </mc:AlternateContent>
      </w:r>
      <w:r>
        <w:rPr>
          <w:color w:val="333333"/>
          <w:spacing w:val="-5"/>
        </w:rPr>
        <w:t>2.</w:t>
      </w:r>
    </w:p>
    <w:p w14:paraId="1974D80B" w14:textId="77777777" w:rsidR="00814875" w:rsidRDefault="00814875">
      <w:pPr>
        <w:pStyle w:val="BodyText"/>
      </w:pPr>
    </w:p>
    <w:p w14:paraId="3290E4CE" w14:textId="77777777" w:rsidR="00814875" w:rsidRDefault="00814875">
      <w:pPr>
        <w:pStyle w:val="BodyText"/>
      </w:pPr>
    </w:p>
    <w:p w14:paraId="7BA67F42" w14:textId="77777777" w:rsidR="00814875" w:rsidRDefault="00814875">
      <w:pPr>
        <w:pStyle w:val="BodyText"/>
      </w:pPr>
    </w:p>
    <w:p w14:paraId="3D6D11AB" w14:textId="77777777" w:rsidR="00814875" w:rsidRDefault="00814875">
      <w:pPr>
        <w:pStyle w:val="BodyText"/>
      </w:pPr>
    </w:p>
    <w:p w14:paraId="1C4BAF5B" w14:textId="77777777" w:rsidR="00814875" w:rsidRDefault="00814875">
      <w:pPr>
        <w:pStyle w:val="BodyText"/>
      </w:pPr>
    </w:p>
    <w:p w14:paraId="1E92EE8F" w14:textId="77777777" w:rsidR="00814875" w:rsidRDefault="00814875">
      <w:pPr>
        <w:pStyle w:val="BodyText"/>
      </w:pPr>
    </w:p>
    <w:p w14:paraId="05D695C8" w14:textId="77777777" w:rsidR="00814875" w:rsidRDefault="00814875">
      <w:pPr>
        <w:pStyle w:val="BodyText"/>
      </w:pPr>
    </w:p>
    <w:p w14:paraId="143CC51E" w14:textId="77777777" w:rsidR="00814875" w:rsidRDefault="00814875">
      <w:pPr>
        <w:pStyle w:val="BodyText"/>
      </w:pPr>
    </w:p>
    <w:p w14:paraId="7A62D0DC" w14:textId="77777777" w:rsidR="00814875" w:rsidRDefault="00814875">
      <w:pPr>
        <w:pStyle w:val="BodyText"/>
      </w:pPr>
    </w:p>
    <w:p w14:paraId="3BF37445" w14:textId="77777777" w:rsidR="00814875" w:rsidRDefault="00814875">
      <w:pPr>
        <w:pStyle w:val="BodyText"/>
      </w:pPr>
    </w:p>
    <w:p w14:paraId="05C047B9" w14:textId="77777777" w:rsidR="00814875" w:rsidRDefault="00814875">
      <w:pPr>
        <w:pStyle w:val="BodyText"/>
      </w:pPr>
    </w:p>
    <w:p w14:paraId="3C8C30B7" w14:textId="77777777" w:rsidR="00814875" w:rsidRDefault="00814875">
      <w:pPr>
        <w:pStyle w:val="BodyText"/>
        <w:spacing w:before="28"/>
      </w:pPr>
    </w:p>
    <w:tbl>
      <w:tblPr>
        <w:tblW w:w="0" w:type="auto"/>
        <w:tblInd w:w="39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710"/>
        <w:gridCol w:w="1680"/>
        <w:gridCol w:w="900"/>
        <w:gridCol w:w="3560"/>
        <w:gridCol w:w="1860"/>
        <w:gridCol w:w="570"/>
      </w:tblGrid>
      <w:tr w:rsidR="00814875" w14:paraId="0CFAC1B3" w14:textId="77777777">
        <w:trPr>
          <w:trHeight w:val="430"/>
        </w:trPr>
        <w:tc>
          <w:tcPr>
            <w:tcW w:w="710" w:type="dxa"/>
            <w:tcBorders>
              <w:bottom w:val="single" w:sz="8" w:space="0" w:color="FFFFFF"/>
              <w:right w:val="single" w:sz="8" w:space="0" w:color="FFFFFF"/>
            </w:tcBorders>
            <w:shd w:val="clear" w:color="auto" w:fill="DFEBF4"/>
          </w:tcPr>
          <w:p w14:paraId="6935B245" w14:textId="77777777" w:rsidR="00814875" w:rsidRDefault="00EA5180">
            <w:pPr>
              <w:pStyle w:val="TableParagraph"/>
              <w:spacing w:before="100"/>
              <w:ind w:left="120"/>
              <w:rPr>
                <w:rFonts w:ascii="Arial"/>
                <w:b/>
                <w:sz w:val="16"/>
              </w:rPr>
            </w:pPr>
            <w:r>
              <w:rPr>
                <w:rFonts w:ascii="Arial"/>
                <w:b/>
                <w:color w:val="4C4C4C"/>
                <w:spacing w:val="-2"/>
                <w:sz w:val="16"/>
              </w:rPr>
              <w:t>Liaison</w:t>
            </w:r>
          </w:p>
        </w:tc>
        <w:tc>
          <w:tcPr>
            <w:tcW w:w="1680" w:type="dxa"/>
            <w:tcBorders>
              <w:left w:val="single" w:sz="8" w:space="0" w:color="FFFFFF"/>
              <w:bottom w:val="single" w:sz="8" w:space="0" w:color="FFFFFF"/>
              <w:right w:val="single" w:sz="8" w:space="0" w:color="FFFFFF"/>
            </w:tcBorders>
            <w:shd w:val="clear" w:color="auto" w:fill="DFEBF4"/>
          </w:tcPr>
          <w:p w14:paraId="4C050072" w14:textId="77777777" w:rsidR="00814875" w:rsidRDefault="00EA5180">
            <w:pPr>
              <w:pStyle w:val="TableParagraph"/>
              <w:spacing w:before="100"/>
              <w:ind w:left="90"/>
              <w:rPr>
                <w:rFonts w:ascii="Arial"/>
                <w:b/>
                <w:sz w:val="16"/>
              </w:rPr>
            </w:pPr>
            <w:r>
              <w:rPr>
                <w:rFonts w:ascii="Arial"/>
                <w:b/>
                <w:color w:val="4C4C4C"/>
                <w:sz w:val="16"/>
              </w:rPr>
              <w:t>Last</w:t>
            </w:r>
            <w:r>
              <w:rPr>
                <w:rFonts w:ascii="Arial"/>
                <w:b/>
                <w:color w:val="4C4C4C"/>
                <w:spacing w:val="-1"/>
                <w:sz w:val="16"/>
              </w:rPr>
              <w:t xml:space="preserve"> </w:t>
            </w:r>
            <w:r>
              <w:rPr>
                <w:rFonts w:ascii="Arial"/>
                <w:b/>
                <w:color w:val="4C4C4C"/>
                <w:spacing w:val="-4"/>
                <w:sz w:val="16"/>
              </w:rPr>
              <w:t>Name</w:t>
            </w:r>
          </w:p>
        </w:tc>
        <w:tc>
          <w:tcPr>
            <w:tcW w:w="900" w:type="dxa"/>
            <w:tcBorders>
              <w:left w:val="single" w:sz="8" w:space="0" w:color="FFFFFF"/>
              <w:bottom w:val="single" w:sz="8" w:space="0" w:color="FFFFFF"/>
              <w:right w:val="single" w:sz="8" w:space="0" w:color="FFFFFF"/>
            </w:tcBorders>
            <w:shd w:val="clear" w:color="auto" w:fill="DFEBF4"/>
          </w:tcPr>
          <w:p w14:paraId="76EEE728" w14:textId="77777777" w:rsidR="00814875" w:rsidRDefault="00EA5180">
            <w:pPr>
              <w:pStyle w:val="TableParagraph"/>
              <w:spacing w:before="23" w:line="235" w:lineRule="auto"/>
              <w:ind w:left="90" w:right="350"/>
              <w:rPr>
                <w:rFonts w:ascii="Arial"/>
                <w:b/>
                <w:sz w:val="16"/>
              </w:rPr>
            </w:pPr>
            <w:r>
              <w:rPr>
                <w:rFonts w:ascii="Arial"/>
                <w:b/>
                <w:color w:val="4C4C4C"/>
                <w:spacing w:val="-2"/>
                <w:sz w:val="16"/>
              </w:rPr>
              <w:t xml:space="preserve">First </w:t>
            </w:r>
            <w:r>
              <w:rPr>
                <w:rFonts w:ascii="Arial"/>
                <w:b/>
                <w:color w:val="4C4C4C"/>
                <w:spacing w:val="-4"/>
                <w:sz w:val="16"/>
              </w:rPr>
              <w:t>Name</w:t>
            </w:r>
          </w:p>
        </w:tc>
        <w:tc>
          <w:tcPr>
            <w:tcW w:w="3560" w:type="dxa"/>
            <w:tcBorders>
              <w:left w:val="single" w:sz="8" w:space="0" w:color="FFFFFF"/>
              <w:bottom w:val="single" w:sz="8" w:space="0" w:color="FFFFFF"/>
              <w:right w:val="single" w:sz="8" w:space="0" w:color="FFFFFF"/>
            </w:tcBorders>
            <w:shd w:val="clear" w:color="auto" w:fill="DFEBF4"/>
          </w:tcPr>
          <w:p w14:paraId="4626F041" w14:textId="77777777" w:rsidR="00814875" w:rsidRDefault="00EA5180">
            <w:pPr>
              <w:pStyle w:val="TableParagraph"/>
              <w:spacing w:before="100"/>
              <w:ind w:left="90"/>
              <w:rPr>
                <w:rFonts w:ascii="Arial"/>
                <w:b/>
                <w:sz w:val="16"/>
              </w:rPr>
            </w:pPr>
            <w:r>
              <w:rPr>
                <w:rFonts w:ascii="Arial"/>
                <w:b/>
                <w:color w:val="4C4C4C"/>
                <w:sz w:val="16"/>
              </w:rPr>
              <w:t>Department</w:t>
            </w:r>
            <w:r>
              <w:rPr>
                <w:rFonts w:ascii="Arial"/>
                <w:b/>
                <w:color w:val="4C4C4C"/>
                <w:spacing w:val="-1"/>
                <w:sz w:val="16"/>
              </w:rPr>
              <w:t xml:space="preserve"> </w:t>
            </w:r>
            <w:r>
              <w:rPr>
                <w:rFonts w:ascii="Arial"/>
                <w:b/>
                <w:color w:val="4C4C4C"/>
                <w:spacing w:val="-4"/>
                <w:sz w:val="16"/>
              </w:rPr>
              <w:t>Name</w:t>
            </w:r>
          </w:p>
        </w:tc>
        <w:tc>
          <w:tcPr>
            <w:tcW w:w="1860" w:type="dxa"/>
            <w:tcBorders>
              <w:left w:val="single" w:sz="8" w:space="0" w:color="FFFFFF"/>
              <w:bottom w:val="single" w:sz="8" w:space="0" w:color="FFFFFF"/>
              <w:right w:val="single" w:sz="8" w:space="0" w:color="FFFFFF"/>
            </w:tcBorders>
            <w:shd w:val="clear" w:color="auto" w:fill="DFEBF4"/>
          </w:tcPr>
          <w:p w14:paraId="5EDBB7DE" w14:textId="77777777" w:rsidR="00814875" w:rsidRDefault="00EA5180">
            <w:pPr>
              <w:pStyle w:val="TableParagraph"/>
              <w:spacing w:before="100"/>
              <w:ind w:left="90"/>
              <w:rPr>
                <w:rFonts w:ascii="Arial"/>
                <w:b/>
                <w:sz w:val="16"/>
              </w:rPr>
            </w:pPr>
            <w:r>
              <w:rPr>
                <w:rFonts w:ascii="Arial"/>
                <w:b/>
                <w:color w:val="4C4C4C"/>
                <w:spacing w:val="-4"/>
                <w:sz w:val="16"/>
              </w:rPr>
              <w:t>Role</w:t>
            </w:r>
          </w:p>
        </w:tc>
        <w:tc>
          <w:tcPr>
            <w:tcW w:w="570" w:type="dxa"/>
            <w:tcBorders>
              <w:left w:val="single" w:sz="8" w:space="0" w:color="FFFFFF"/>
              <w:bottom w:val="single" w:sz="8" w:space="0" w:color="FFFFFF"/>
            </w:tcBorders>
            <w:shd w:val="clear" w:color="auto" w:fill="DFEBF4"/>
          </w:tcPr>
          <w:p w14:paraId="2E2999B7" w14:textId="77777777" w:rsidR="00814875" w:rsidRDefault="00814875">
            <w:pPr>
              <w:pStyle w:val="TableParagraph"/>
              <w:ind w:left="0"/>
              <w:rPr>
                <w:sz w:val="20"/>
              </w:rPr>
            </w:pPr>
          </w:p>
        </w:tc>
      </w:tr>
      <w:tr w:rsidR="00814875" w14:paraId="24D2D3A7" w14:textId="77777777">
        <w:trPr>
          <w:trHeight w:val="400"/>
        </w:trPr>
        <w:tc>
          <w:tcPr>
            <w:tcW w:w="9280" w:type="dxa"/>
            <w:gridSpan w:val="6"/>
            <w:tcBorders>
              <w:top w:val="single" w:sz="8" w:space="0" w:color="FFFFFF"/>
              <w:bottom w:val="single" w:sz="8" w:space="0" w:color="FFFFFF"/>
            </w:tcBorders>
            <w:shd w:val="clear" w:color="auto" w:fill="B8CDDE"/>
          </w:tcPr>
          <w:p w14:paraId="0AE596B2" w14:textId="77777777" w:rsidR="00814875" w:rsidRDefault="00EA5180">
            <w:pPr>
              <w:pStyle w:val="TableParagraph"/>
              <w:spacing w:before="72"/>
              <w:ind w:left="120"/>
              <w:rPr>
                <w:rFonts w:ascii="Arial"/>
                <w:sz w:val="20"/>
              </w:rPr>
            </w:pPr>
            <w:r>
              <w:rPr>
                <w:rFonts w:ascii="Arial"/>
                <w:sz w:val="20"/>
              </w:rPr>
              <w:t>University</w:t>
            </w:r>
            <w:r>
              <w:rPr>
                <w:rFonts w:ascii="Arial"/>
                <w:spacing w:val="-2"/>
                <w:sz w:val="20"/>
              </w:rPr>
              <w:t xml:space="preserve"> </w:t>
            </w:r>
            <w:r>
              <w:rPr>
                <w:rFonts w:ascii="Arial"/>
                <w:sz w:val="20"/>
              </w:rPr>
              <w:t>of</w:t>
            </w:r>
            <w:r>
              <w:rPr>
                <w:rFonts w:ascii="Arial"/>
                <w:spacing w:val="-1"/>
                <w:sz w:val="20"/>
              </w:rPr>
              <w:t xml:space="preserve"> </w:t>
            </w:r>
            <w:r>
              <w:rPr>
                <w:rFonts w:ascii="Arial"/>
                <w:sz w:val="20"/>
              </w:rPr>
              <w:t>North</w:t>
            </w:r>
            <w:r>
              <w:rPr>
                <w:rFonts w:ascii="Arial"/>
                <w:spacing w:val="-1"/>
                <w:sz w:val="20"/>
              </w:rPr>
              <w:t xml:space="preserve"> </w:t>
            </w:r>
            <w:r>
              <w:rPr>
                <w:rFonts w:ascii="Arial"/>
                <w:sz w:val="20"/>
              </w:rPr>
              <w:t>Carolina</w:t>
            </w:r>
            <w:r>
              <w:rPr>
                <w:rFonts w:ascii="Arial"/>
                <w:spacing w:val="-2"/>
                <w:sz w:val="20"/>
              </w:rPr>
              <w:t xml:space="preserve"> </w:t>
            </w:r>
            <w:r>
              <w:rPr>
                <w:rFonts w:ascii="Arial"/>
                <w:sz w:val="20"/>
              </w:rPr>
              <w:t>at</w:t>
            </w:r>
            <w:r>
              <w:rPr>
                <w:rFonts w:ascii="Arial"/>
                <w:spacing w:val="-1"/>
                <w:sz w:val="20"/>
              </w:rPr>
              <w:t xml:space="preserve"> </w:t>
            </w:r>
            <w:r>
              <w:rPr>
                <w:rFonts w:ascii="Arial"/>
                <w:sz w:val="20"/>
              </w:rPr>
              <w:t>Chapel</w:t>
            </w:r>
            <w:r>
              <w:rPr>
                <w:rFonts w:ascii="Arial"/>
                <w:spacing w:val="-1"/>
                <w:sz w:val="20"/>
              </w:rPr>
              <w:t xml:space="preserve"> </w:t>
            </w:r>
            <w:r>
              <w:rPr>
                <w:rFonts w:ascii="Arial"/>
                <w:sz w:val="20"/>
              </w:rPr>
              <w:t>Hill</w:t>
            </w:r>
            <w:r>
              <w:rPr>
                <w:rFonts w:ascii="Arial"/>
                <w:spacing w:val="-1"/>
                <w:sz w:val="20"/>
              </w:rPr>
              <w:t xml:space="preserve"> </w:t>
            </w:r>
            <w:r>
              <w:rPr>
                <w:rFonts w:ascii="Arial"/>
                <w:sz w:val="20"/>
              </w:rPr>
              <w:t>(UNC-</w:t>
            </w:r>
            <w:r>
              <w:rPr>
                <w:rFonts w:ascii="Arial"/>
                <w:spacing w:val="-5"/>
                <w:sz w:val="20"/>
              </w:rPr>
              <w:t>CH)</w:t>
            </w:r>
          </w:p>
        </w:tc>
      </w:tr>
      <w:tr w:rsidR="00814875" w14:paraId="474EF2C4" w14:textId="77777777">
        <w:trPr>
          <w:trHeight w:val="510"/>
        </w:trPr>
        <w:tc>
          <w:tcPr>
            <w:tcW w:w="710" w:type="dxa"/>
            <w:vMerge w:val="restart"/>
            <w:tcBorders>
              <w:top w:val="single" w:sz="8" w:space="0" w:color="FFFFFF"/>
              <w:right w:val="single" w:sz="8" w:space="0" w:color="FFFFFF"/>
            </w:tcBorders>
            <w:shd w:val="clear" w:color="auto" w:fill="EEEEEE"/>
          </w:tcPr>
          <w:p w14:paraId="470E6EDB" w14:textId="77777777" w:rsidR="00814875" w:rsidRDefault="00814875">
            <w:pPr>
              <w:pStyle w:val="TableParagraph"/>
              <w:ind w:left="0"/>
              <w:rPr>
                <w:rFonts w:ascii="Arial"/>
                <w:sz w:val="20"/>
              </w:rPr>
            </w:pPr>
          </w:p>
          <w:p w14:paraId="0FBFA273" w14:textId="77777777" w:rsidR="00814875" w:rsidRDefault="00814875">
            <w:pPr>
              <w:pStyle w:val="TableParagraph"/>
              <w:ind w:left="0"/>
              <w:rPr>
                <w:rFonts w:ascii="Arial"/>
                <w:sz w:val="20"/>
              </w:rPr>
            </w:pPr>
          </w:p>
          <w:p w14:paraId="45C7D5EA" w14:textId="77777777" w:rsidR="00814875" w:rsidRDefault="00814875">
            <w:pPr>
              <w:pStyle w:val="TableParagraph"/>
              <w:ind w:left="0"/>
              <w:rPr>
                <w:rFonts w:ascii="Arial"/>
                <w:sz w:val="20"/>
              </w:rPr>
            </w:pPr>
          </w:p>
          <w:p w14:paraId="1E665E6E" w14:textId="77777777" w:rsidR="00814875" w:rsidRDefault="00814875">
            <w:pPr>
              <w:pStyle w:val="TableParagraph"/>
              <w:ind w:left="0"/>
              <w:rPr>
                <w:rFonts w:ascii="Arial"/>
                <w:sz w:val="20"/>
              </w:rPr>
            </w:pPr>
          </w:p>
          <w:p w14:paraId="5841756E" w14:textId="77777777" w:rsidR="00814875" w:rsidRDefault="00814875">
            <w:pPr>
              <w:pStyle w:val="TableParagraph"/>
              <w:ind w:left="0"/>
              <w:rPr>
                <w:rFonts w:ascii="Arial"/>
                <w:sz w:val="20"/>
              </w:rPr>
            </w:pPr>
          </w:p>
          <w:p w14:paraId="6242E423" w14:textId="77777777" w:rsidR="00814875" w:rsidRDefault="00814875">
            <w:pPr>
              <w:pStyle w:val="TableParagraph"/>
              <w:ind w:left="0"/>
              <w:rPr>
                <w:rFonts w:ascii="Arial"/>
                <w:sz w:val="20"/>
              </w:rPr>
            </w:pPr>
          </w:p>
          <w:p w14:paraId="3B36F120" w14:textId="77777777" w:rsidR="00814875" w:rsidRDefault="00814875">
            <w:pPr>
              <w:pStyle w:val="TableParagraph"/>
              <w:ind w:left="0"/>
              <w:rPr>
                <w:rFonts w:ascii="Arial"/>
                <w:sz w:val="20"/>
              </w:rPr>
            </w:pPr>
          </w:p>
          <w:p w14:paraId="45CD2D5E" w14:textId="77777777" w:rsidR="00814875" w:rsidRDefault="00814875">
            <w:pPr>
              <w:pStyle w:val="TableParagraph"/>
              <w:spacing w:before="220"/>
              <w:ind w:left="0"/>
              <w:rPr>
                <w:rFonts w:ascii="Arial"/>
                <w:sz w:val="20"/>
              </w:rPr>
            </w:pPr>
          </w:p>
          <w:p w14:paraId="6B5259B2" w14:textId="77777777" w:rsidR="00814875" w:rsidRDefault="00EA5180">
            <w:pPr>
              <w:pStyle w:val="TableParagraph"/>
              <w:ind w:left="300"/>
              <w:rPr>
                <w:rFonts w:ascii="Arial"/>
                <w:sz w:val="20"/>
              </w:rPr>
            </w:pPr>
            <w:r>
              <w:rPr>
                <w:rFonts w:ascii="Arial"/>
                <w:noProof/>
                <w:sz w:val="20"/>
              </w:rPr>
              <w:drawing>
                <wp:inline distT="0" distB="0" distL="0" distR="0" wp14:anchorId="3830E55A" wp14:editId="46DB7B52">
                  <wp:extent cx="152400" cy="1524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cstate="print"/>
                          <a:stretch>
                            <a:fillRect/>
                          </a:stretch>
                        </pic:blipFill>
                        <pic:spPr>
                          <a:xfrm>
                            <a:off x="0" y="0"/>
                            <a:ext cx="152400" cy="152400"/>
                          </a:xfrm>
                          <a:prstGeom prst="rect">
                            <a:avLst/>
                          </a:prstGeom>
                        </pic:spPr>
                      </pic:pic>
                    </a:graphicData>
                  </a:graphic>
                </wp:inline>
              </w:drawing>
            </w:r>
          </w:p>
        </w:tc>
        <w:tc>
          <w:tcPr>
            <w:tcW w:w="1680" w:type="dxa"/>
            <w:tcBorders>
              <w:top w:val="single" w:sz="8" w:space="0" w:color="FFFFFF"/>
              <w:left w:val="single" w:sz="8" w:space="0" w:color="FFFFFF"/>
              <w:bottom w:val="nil"/>
              <w:right w:val="single" w:sz="8" w:space="0" w:color="FFFFFF"/>
            </w:tcBorders>
            <w:shd w:val="clear" w:color="auto" w:fill="EEEEEE"/>
          </w:tcPr>
          <w:p w14:paraId="5147E6BE" w14:textId="77777777" w:rsidR="00814875" w:rsidRDefault="00EA5180">
            <w:pPr>
              <w:pStyle w:val="TableParagraph"/>
              <w:spacing w:before="132"/>
              <w:ind w:left="130"/>
              <w:rPr>
                <w:rFonts w:ascii="Arial"/>
                <w:sz w:val="20"/>
              </w:rPr>
            </w:pPr>
            <w:r>
              <w:rPr>
                <w:rFonts w:ascii="Arial"/>
                <w:spacing w:val="-2"/>
                <w:sz w:val="20"/>
              </w:rPr>
              <w:t>Fraher</w:t>
            </w:r>
          </w:p>
        </w:tc>
        <w:tc>
          <w:tcPr>
            <w:tcW w:w="900" w:type="dxa"/>
            <w:tcBorders>
              <w:top w:val="single" w:sz="8" w:space="0" w:color="FFFFFF"/>
              <w:left w:val="single" w:sz="8" w:space="0" w:color="FFFFFF"/>
              <w:bottom w:val="nil"/>
              <w:right w:val="single" w:sz="8" w:space="0" w:color="FFFFFF"/>
            </w:tcBorders>
            <w:shd w:val="clear" w:color="auto" w:fill="EEEEEE"/>
          </w:tcPr>
          <w:p w14:paraId="4E6BE236" w14:textId="77777777" w:rsidR="00814875" w:rsidRDefault="00EA5180">
            <w:pPr>
              <w:pStyle w:val="TableParagraph"/>
              <w:spacing w:before="132"/>
              <w:ind w:left="130"/>
              <w:rPr>
                <w:rFonts w:ascii="Arial"/>
                <w:sz w:val="20"/>
              </w:rPr>
            </w:pPr>
            <w:r>
              <w:rPr>
                <w:rFonts w:ascii="Arial"/>
                <w:spacing w:val="-4"/>
                <w:sz w:val="20"/>
              </w:rPr>
              <w:t>Erin</w:t>
            </w:r>
          </w:p>
        </w:tc>
        <w:tc>
          <w:tcPr>
            <w:tcW w:w="3560" w:type="dxa"/>
            <w:tcBorders>
              <w:top w:val="single" w:sz="8" w:space="0" w:color="FFFFFF"/>
              <w:left w:val="single" w:sz="8" w:space="0" w:color="FFFFFF"/>
              <w:bottom w:val="nil"/>
              <w:right w:val="single" w:sz="8" w:space="0" w:color="FFFFFF"/>
            </w:tcBorders>
            <w:shd w:val="clear" w:color="auto" w:fill="EEEEEE"/>
          </w:tcPr>
          <w:p w14:paraId="1BD20DA2" w14:textId="77777777" w:rsidR="00814875" w:rsidRDefault="00EA5180">
            <w:pPr>
              <w:pStyle w:val="TableParagraph"/>
              <w:spacing w:before="132"/>
              <w:ind w:left="130"/>
              <w:rPr>
                <w:rFonts w:ascii="Arial"/>
                <w:sz w:val="20"/>
              </w:rPr>
            </w:pPr>
            <w:r>
              <w:rPr>
                <w:rFonts w:ascii="Arial"/>
                <w:sz w:val="20"/>
              </w:rPr>
              <w:t>Family</w:t>
            </w:r>
            <w:r>
              <w:rPr>
                <w:rFonts w:ascii="Arial"/>
                <w:spacing w:val="-3"/>
                <w:sz w:val="20"/>
              </w:rPr>
              <w:t xml:space="preserve"> </w:t>
            </w:r>
            <w:r>
              <w:rPr>
                <w:rFonts w:ascii="Arial"/>
                <w:spacing w:val="-2"/>
                <w:sz w:val="20"/>
              </w:rPr>
              <w:t>Medicine</w:t>
            </w:r>
          </w:p>
        </w:tc>
        <w:tc>
          <w:tcPr>
            <w:tcW w:w="1860" w:type="dxa"/>
            <w:tcBorders>
              <w:top w:val="single" w:sz="8" w:space="0" w:color="FFFFFF"/>
              <w:left w:val="single" w:sz="8" w:space="0" w:color="FFFFFF"/>
              <w:bottom w:val="nil"/>
              <w:right w:val="single" w:sz="8" w:space="0" w:color="FFFFFF"/>
            </w:tcBorders>
            <w:shd w:val="clear" w:color="auto" w:fill="EEEEEE"/>
          </w:tcPr>
          <w:p w14:paraId="6461B56C" w14:textId="77777777" w:rsidR="00814875" w:rsidRDefault="00EA5180">
            <w:pPr>
              <w:pStyle w:val="TableParagraph"/>
              <w:spacing w:before="2" w:line="240" w:lineRule="atLeast"/>
              <w:ind w:left="130"/>
              <w:rPr>
                <w:rFonts w:ascii="Arial"/>
                <w:sz w:val="20"/>
              </w:rPr>
            </w:pPr>
            <w:r>
              <w:rPr>
                <w:rFonts w:ascii="Arial"/>
                <w:spacing w:val="-2"/>
                <w:sz w:val="20"/>
              </w:rPr>
              <w:t>Principal Investigator</w:t>
            </w:r>
          </w:p>
        </w:tc>
        <w:tc>
          <w:tcPr>
            <w:tcW w:w="570" w:type="dxa"/>
            <w:tcBorders>
              <w:top w:val="single" w:sz="8" w:space="0" w:color="FFFFFF"/>
              <w:left w:val="single" w:sz="8" w:space="0" w:color="FFFFFF"/>
              <w:bottom w:val="nil"/>
            </w:tcBorders>
            <w:shd w:val="clear" w:color="auto" w:fill="EEEEEE"/>
          </w:tcPr>
          <w:p w14:paraId="1379EB92" w14:textId="77777777" w:rsidR="00814875" w:rsidRDefault="00EA5180">
            <w:pPr>
              <w:pStyle w:val="TableParagraph"/>
              <w:spacing w:before="132"/>
              <w:ind w:left="110"/>
              <w:jc w:val="center"/>
              <w:rPr>
                <w:rFonts w:ascii="Arial"/>
                <w:sz w:val="20"/>
              </w:rPr>
            </w:pPr>
            <w:hyperlink r:id="rId10">
              <w:r>
                <w:rPr>
                  <w:rFonts w:ascii="Arial"/>
                  <w:color w:val="0000FF"/>
                  <w:spacing w:val="-4"/>
                  <w:sz w:val="20"/>
                  <w:u w:val="single" w:color="0000FF"/>
                </w:rPr>
                <w:t>view</w:t>
              </w:r>
            </w:hyperlink>
          </w:p>
        </w:tc>
      </w:tr>
      <w:tr w:rsidR="00814875" w14:paraId="07F32202" w14:textId="77777777">
        <w:trPr>
          <w:trHeight w:val="520"/>
        </w:trPr>
        <w:tc>
          <w:tcPr>
            <w:tcW w:w="710" w:type="dxa"/>
            <w:vMerge/>
            <w:tcBorders>
              <w:top w:val="nil"/>
              <w:right w:val="single" w:sz="8" w:space="0" w:color="FFFFFF"/>
            </w:tcBorders>
            <w:shd w:val="clear" w:color="auto" w:fill="EEEEEE"/>
          </w:tcPr>
          <w:p w14:paraId="3AC421EB" w14:textId="77777777" w:rsidR="00814875" w:rsidRDefault="00814875">
            <w:pPr>
              <w:rPr>
                <w:sz w:val="2"/>
                <w:szCs w:val="2"/>
              </w:rPr>
            </w:pPr>
          </w:p>
        </w:tc>
        <w:tc>
          <w:tcPr>
            <w:tcW w:w="1680" w:type="dxa"/>
            <w:tcBorders>
              <w:top w:val="nil"/>
              <w:left w:val="single" w:sz="8" w:space="0" w:color="FFFFFF"/>
              <w:bottom w:val="nil"/>
              <w:right w:val="single" w:sz="8" w:space="0" w:color="FFFFFF"/>
            </w:tcBorders>
            <w:shd w:val="clear" w:color="auto" w:fill="EEEEEE"/>
          </w:tcPr>
          <w:p w14:paraId="1156109C" w14:textId="77777777" w:rsidR="00814875" w:rsidRDefault="00EA5180">
            <w:pPr>
              <w:pStyle w:val="TableParagraph"/>
              <w:spacing w:before="141"/>
              <w:ind w:left="130"/>
              <w:rPr>
                <w:rFonts w:ascii="Arial"/>
                <w:sz w:val="20"/>
              </w:rPr>
            </w:pPr>
            <w:r>
              <w:rPr>
                <w:rFonts w:ascii="Arial"/>
                <w:spacing w:val="-2"/>
                <w:sz w:val="20"/>
              </w:rPr>
              <w:t>Galloway</w:t>
            </w:r>
          </w:p>
        </w:tc>
        <w:tc>
          <w:tcPr>
            <w:tcW w:w="900" w:type="dxa"/>
            <w:tcBorders>
              <w:top w:val="nil"/>
              <w:left w:val="single" w:sz="8" w:space="0" w:color="FFFFFF"/>
              <w:bottom w:val="nil"/>
              <w:right w:val="single" w:sz="8" w:space="0" w:color="FFFFFF"/>
            </w:tcBorders>
            <w:shd w:val="clear" w:color="auto" w:fill="EEEEEE"/>
          </w:tcPr>
          <w:p w14:paraId="2DC7FB27" w14:textId="77777777" w:rsidR="00814875" w:rsidRDefault="00EA5180">
            <w:pPr>
              <w:pStyle w:val="TableParagraph"/>
              <w:spacing w:before="141"/>
              <w:ind w:left="130"/>
              <w:rPr>
                <w:rFonts w:ascii="Arial"/>
                <w:sz w:val="20"/>
              </w:rPr>
            </w:pPr>
            <w:r>
              <w:rPr>
                <w:rFonts w:ascii="Arial"/>
                <w:spacing w:val="-4"/>
                <w:sz w:val="20"/>
              </w:rPr>
              <w:t>Evan</w:t>
            </w:r>
          </w:p>
        </w:tc>
        <w:tc>
          <w:tcPr>
            <w:tcW w:w="3560" w:type="dxa"/>
            <w:tcBorders>
              <w:top w:val="nil"/>
              <w:left w:val="single" w:sz="8" w:space="0" w:color="FFFFFF"/>
              <w:bottom w:val="nil"/>
              <w:right w:val="single" w:sz="8" w:space="0" w:color="FFFFFF"/>
            </w:tcBorders>
            <w:shd w:val="clear" w:color="auto" w:fill="EEEEEE"/>
          </w:tcPr>
          <w:p w14:paraId="6BFACFC5" w14:textId="77777777" w:rsidR="00814875" w:rsidRDefault="00EA5180">
            <w:pPr>
              <w:pStyle w:val="TableParagraph"/>
              <w:spacing w:before="11" w:line="240" w:lineRule="atLeast"/>
              <w:ind w:left="130"/>
              <w:rPr>
                <w:rFonts w:ascii="Arial"/>
                <w:sz w:val="20"/>
              </w:rPr>
            </w:pPr>
            <w:r>
              <w:rPr>
                <w:rFonts w:ascii="Arial"/>
                <w:sz w:val="20"/>
              </w:rPr>
              <w:t>Cecil</w:t>
            </w:r>
            <w:r>
              <w:rPr>
                <w:rFonts w:ascii="Arial"/>
                <w:spacing w:val="-8"/>
                <w:sz w:val="20"/>
              </w:rPr>
              <w:t xml:space="preserve"> </w:t>
            </w:r>
            <w:r>
              <w:rPr>
                <w:rFonts w:ascii="Arial"/>
                <w:sz w:val="20"/>
              </w:rPr>
              <w:t>G.</w:t>
            </w:r>
            <w:r>
              <w:rPr>
                <w:rFonts w:ascii="Arial"/>
                <w:spacing w:val="-8"/>
                <w:sz w:val="20"/>
              </w:rPr>
              <w:t xml:space="preserve"> </w:t>
            </w:r>
            <w:r>
              <w:rPr>
                <w:rFonts w:ascii="Arial"/>
                <w:sz w:val="20"/>
              </w:rPr>
              <w:t>Sheps</w:t>
            </w:r>
            <w:r>
              <w:rPr>
                <w:rFonts w:ascii="Arial"/>
                <w:spacing w:val="-8"/>
                <w:sz w:val="20"/>
              </w:rPr>
              <w:t xml:space="preserve"> </w:t>
            </w:r>
            <w:r>
              <w:rPr>
                <w:rFonts w:ascii="Arial"/>
                <w:sz w:val="20"/>
              </w:rPr>
              <w:t>Center</w:t>
            </w:r>
            <w:r>
              <w:rPr>
                <w:rFonts w:ascii="Arial"/>
                <w:spacing w:val="-8"/>
                <w:sz w:val="20"/>
              </w:rPr>
              <w:t xml:space="preserve"> </w:t>
            </w:r>
            <w:r>
              <w:rPr>
                <w:rFonts w:ascii="Arial"/>
                <w:sz w:val="20"/>
              </w:rPr>
              <w:t>for</w:t>
            </w:r>
            <w:r>
              <w:rPr>
                <w:rFonts w:ascii="Arial"/>
                <w:spacing w:val="-8"/>
                <w:sz w:val="20"/>
              </w:rPr>
              <w:t xml:space="preserve"> </w:t>
            </w:r>
            <w:r>
              <w:rPr>
                <w:rFonts w:ascii="Arial"/>
                <w:sz w:val="20"/>
              </w:rPr>
              <w:t>Health Services Research</w:t>
            </w:r>
          </w:p>
        </w:tc>
        <w:tc>
          <w:tcPr>
            <w:tcW w:w="1860" w:type="dxa"/>
            <w:tcBorders>
              <w:top w:val="nil"/>
              <w:left w:val="single" w:sz="8" w:space="0" w:color="FFFFFF"/>
              <w:bottom w:val="nil"/>
              <w:right w:val="single" w:sz="8" w:space="0" w:color="FFFFFF"/>
            </w:tcBorders>
            <w:shd w:val="clear" w:color="auto" w:fill="EEEEEE"/>
          </w:tcPr>
          <w:p w14:paraId="1001B926" w14:textId="77777777" w:rsidR="00814875" w:rsidRDefault="00EA5180">
            <w:pPr>
              <w:pStyle w:val="TableParagraph"/>
              <w:spacing w:before="141"/>
              <w:ind w:left="130"/>
              <w:rPr>
                <w:rFonts w:ascii="Arial"/>
                <w:sz w:val="20"/>
              </w:rPr>
            </w:pPr>
            <w:r>
              <w:rPr>
                <w:rFonts w:ascii="Arial"/>
                <w:sz w:val="20"/>
              </w:rPr>
              <w:t>Co-</w:t>
            </w:r>
            <w:r>
              <w:rPr>
                <w:rFonts w:ascii="Arial"/>
                <w:spacing w:val="-2"/>
                <w:sz w:val="20"/>
              </w:rPr>
              <w:t>investigator</w:t>
            </w:r>
          </w:p>
        </w:tc>
        <w:tc>
          <w:tcPr>
            <w:tcW w:w="570" w:type="dxa"/>
            <w:tcBorders>
              <w:top w:val="nil"/>
              <w:left w:val="single" w:sz="8" w:space="0" w:color="FFFFFF"/>
              <w:bottom w:val="nil"/>
            </w:tcBorders>
            <w:shd w:val="clear" w:color="auto" w:fill="EEEEEE"/>
          </w:tcPr>
          <w:p w14:paraId="2D288E98" w14:textId="77777777" w:rsidR="00814875" w:rsidRDefault="00EA5180">
            <w:pPr>
              <w:pStyle w:val="TableParagraph"/>
              <w:spacing w:before="141"/>
              <w:ind w:left="110"/>
              <w:jc w:val="center"/>
              <w:rPr>
                <w:rFonts w:ascii="Arial"/>
                <w:sz w:val="20"/>
              </w:rPr>
            </w:pPr>
            <w:hyperlink r:id="rId11">
              <w:r>
                <w:rPr>
                  <w:rFonts w:ascii="Arial"/>
                  <w:color w:val="0000FF"/>
                  <w:spacing w:val="-4"/>
                  <w:sz w:val="20"/>
                  <w:u w:val="single" w:color="0000FF"/>
                </w:rPr>
                <w:t>view</w:t>
              </w:r>
            </w:hyperlink>
          </w:p>
        </w:tc>
      </w:tr>
      <w:tr w:rsidR="00814875" w14:paraId="0ABF3D57" w14:textId="77777777">
        <w:trPr>
          <w:trHeight w:val="520"/>
        </w:trPr>
        <w:tc>
          <w:tcPr>
            <w:tcW w:w="710" w:type="dxa"/>
            <w:vMerge/>
            <w:tcBorders>
              <w:top w:val="nil"/>
              <w:right w:val="single" w:sz="8" w:space="0" w:color="FFFFFF"/>
            </w:tcBorders>
            <w:shd w:val="clear" w:color="auto" w:fill="EEEEEE"/>
          </w:tcPr>
          <w:p w14:paraId="156C5077" w14:textId="77777777" w:rsidR="00814875" w:rsidRDefault="00814875">
            <w:pPr>
              <w:rPr>
                <w:sz w:val="2"/>
                <w:szCs w:val="2"/>
              </w:rPr>
            </w:pPr>
          </w:p>
        </w:tc>
        <w:tc>
          <w:tcPr>
            <w:tcW w:w="1680" w:type="dxa"/>
            <w:tcBorders>
              <w:top w:val="nil"/>
              <w:left w:val="single" w:sz="8" w:space="0" w:color="FFFFFF"/>
              <w:bottom w:val="nil"/>
              <w:right w:val="single" w:sz="8" w:space="0" w:color="FFFFFF"/>
            </w:tcBorders>
            <w:shd w:val="clear" w:color="auto" w:fill="EEEEEE"/>
          </w:tcPr>
          <w:p w14:paraId="77579F5F" w14:textId="77777777" w:rsidR="00814875" w:rsidRDefault="00EA5180">
            <w:pPr>
              <w:pStyle w:val="TableParagraph"/>
              <w:spacing w:before="11" w:line="240" w:lineRule="atLeast"/>
              <w:ind w:left="130"/>
              <w:rPr>
                <w:rFonts w:ascii="Arial"/>
                <w:sz w:val="20"/>
              </w:rPr>
            </w:pPr>
            <w:r>
              <w:rPr>
                <w:rFonts w:ascii="Arial"/>
                <w:spacing w:val="-2"/>
                <w:sz w:val="20"/>
              </w:rPr>
              <w:t>Gottfredson O'Shea</w:t>
            </w:r>
          </w:p>
        </w:tc>
        <w:tc>
          <w:tcPr>
            <w:tcW w:w="900" w:type="dxa"/>
            <w:tcBorders>
              <w:top w:val="nil"/>
              <w:left w:val="single" w:sz="8" w:space="0" w:color="FFFFFF"/>
              <w:bottom w:val="nil"/>
              <w:right w:val="single" w:sz="8" w:space="0" w:color="FFFFFF"/>
            </w:tcBorders>
            <w:shd w:val="clear" w:color="auto" w:fill="EEEEEE"/>
          </w:tcPr>
          <w:p w14:paraId="7789FDEA" w14:textId="77777777" w:rsidR="00814875" w:rsidRDefault="00EA5180">
            <w:pPr>
              <w:pStyle w:val="TableParagraph"/>
              <w:spacing w:before="141"/>
              <w:ind w:left="130"/>
              <w:rPr>
                <w:rFonts w:ascii="Arial"/>
                <w:sz w:val="20"/>
              </w:rPr>
            </w:pPr>
            <w:r>
              <w:rPr>
                <w:rFonts w:ascii="Arial"/>
                <w:spacing w:val="-2"/>
                <w:sz w:val="20"/>
              </w:rPr>
              <w:t>Nisha</w:t>
            </w:r>
          </w:p>
        </w:tc>
        <w:tc>
          <w:tcPr>
            <w:tcW w:w="3560" w:type="dxa"/>
            <w:tcBorders>
              <w:top w:val="nil"/>
              <w:left w:val="single" w:sz="8" w:space="0" w:color="FFFFFF"/>
              <w:bottom w:val="nil"/>
              <w:right w:val="single" w:sz="8" w:space="0" w:color="FFFFFF"/>
            </w:tcBorders>
            <w:shd w:val="clear" w:color="auto" w:fill="EEEEEE"/>
          </w:tcPr>
          <w:p w14:paraId="03DEE456" w14:textId="77777777" w:rsidR="00814875" w:rsidRDefault="00EA5180">
            <w:pPr>
              <w:pStyle w:val="TableParagraph"/>
              <w:spacing w:before="141"/>
              <w:ind w:left="130"/>
              <w:rPr>
                <w:rFonts w:ascii="Arial"/>
                <w:sz w:val="20"/>
              </w:rPr>
            </w:pPr>
            <w:r>
              <w:rPr>
                <w:rFonts w:ascii="Arial"/>
                <w:sz w:val="20"/>
              </w:rPr>
              <w:t>Health</w:t>
            </w:r>
            <w:r>
              <w:rPr>
                <w:rFonts w:ascii="Arial"/>
                <w:spacing w:val="-1"/>
                <w:sz w:val="20"/>
              </w:rPr>
              <w:t xml:space="preserve"> </w:t>
            </w:r>
            <w:r>
              <w:rPr>
                <w:rFonts w:ascii="Arial"/>
                <w:spacing w:val="-2"/>
                <w:sz w:val="20"/>
              </w:rPr>
              <w:t>Behavior</w:t>
            </w:r>
          </w:p>
        </w:tc>
        <w:tc>
          <w:tcPr>
            <w:tcW w:w="1860" w:type="dxa"/>
            <w:tcBorders>
              <w:top w:val="nil"/>
              <w:left w:val="single" w:sz="8" w:space="0" w:color="FFFFFF"/>
              <w:bottom w:val="nil"/>
              <w:right w:val="single" w:sz="8" w:space="0" w:color="FFFFFF"/>
            </w:tcBorders>
            <w:shd w:val="clear" w:color="auto" w:fill="EEEEEE"/>
          </w:tcPr>
          <w:p w14:paraId="18EA6121" w14:textId="77777777" w:rsidR="00814875" w:rsidRDefault="00EA5180">
            <w:pPr>
              <w:pStyle w:val="TableParagraph"/>
              <w:spacing w:before="141"/>
              <w:ind w:left="130"/>
              <w:rPr>
                <w:rFonts w:ascii="Arial"/>
                <w:sz w:val="20"/>
              </w:rPr>
            </w:pPr>
            <w:r>
              <w:rPr>
                <w:rFonts w:ascii="Arial"/>
                <w:sz w:val="20"/>
              </w:rPr>
              <w:t>Co-</w:t>
            </w:r>
            <w:r>
              <w:rPr>
                <w:rFonts w:ascii="Arial"/>
                <w:spacing w:val="-2"/>
                <w:sz w:val="20"/>
              </w:rPr>
              <w:t>investigator</w:t>
            </w:r>
          </w:p>
        </w:tc>
        <w:tc>
          <w:tcPr>
            <w:tcW w:w="570" w:type="dxa"/>
            <w:tcBorders>
              <w:top w:val="nil"/>
              <w:left w:val="single" w:sz="8" w:space="0" w:color="FFFFFF"/>
              <w:bottom w:val="nil"/>
            </w:tcBorders>
            <w:shd w:val="clear" w:color="auto" w:fill="EEEEEE"/>
          </w:tcPr>
          <w:p w14:paraId="729CF711" w14:textId="77777777" w:rsidR="00814875" w:rsidRDefault="00EA5180">
            <w:pPr>
              <w:pStyle w:val="TableParagraph"/>
              <w:spacing w:before="141"/>
              <w:ind w:left="110"/>
              <w:jc w:val="center"/>
              <w:rPr>
                <w:rFonts w:ascii="Arial"/>
                <w:sz w:val="20"/>
              </w:rPr>
            </w:pPr>
            <w:hyperlink r:id="rId12">
              <w:r>
                <w:rPr>
                  <w:rFonts w:ascii="Arial"/>
                  <w:color w:val="0000FF"/>
                  <w:spacing w:val="-4"/>
                  <w:sz w:val="20"/>
                  <w:u w:val="single" w:color="0000FF"/>
                </w:rPr>
                <w:t>view</w:t>
              </w:r>
            </w:hyperlink>
          </w:p>
        </w:tc>
      </w:tr>
      <w:tr w:rsidR="00814875" w14:paraId="30548407" w14:textId="77777777">
        <w:trPr>
          <w:trHeight w:val="280"/>
        </w:trPr>
        <w:tc>
          <w:tcPr>
            <w:tcW w:w="710" w:type="dxa"/>
            <w:vMerge/>
            <w:tcBorders>
              <w:top w:val="nil"/>
              <w:right w:val="single" w:sz="8" w:space="0" w:color="FFFFFF"/>
            </w:tcBorders>
            <w:shd w:val="clear" w:color="auto" w:fill="EEEEEE"/>
          </w:tcPr>
          <w:p w14:paraId="65A0F750" w14:textId="77777777" w:rsidR="00814875" w:rsidRDefault="00814875">
            <w:pPr>
              <w:rPr>
                <w:sz w:val="2"/>
                <w:szCs w:val="2"/>
              </w:rPr>
            </w:pPr>
          </w:p>
        </w:tc>
        <w:tc>
          <w:tcPr>
            <w:tcW w:w="1680" w:type="dxa"/>
            <w:tcBorders>
              <w:top w:val="nil"/>
              <w:left w:val="single" w:sz="8" w:space="0" w:color="FFFFFF"/>
              <w:bottom w:val="nil"/>
              <w:right w:val="single" w:sz="8" w:space="0" w:color="FFFFFF"/>
            </w:tcBorders>
            <w:shd w:val="clear" w:color="auto" w:fill="EEEEEE"/>
          </w:tcPr>
          <w:p w14:paraId="6B3CA78E" w14:textId="77777777" w:rsidR="00814875" w:rsidRDefault="00EA5180">
            <w:pPr>
              <w:pStyle w:val="TableParagraph"/>
              <w:spacing w:before="21"/>
              <w:ind w:left="130"/>
              <w:rPr>
                <w:rFonts w:ascii="Arial"/>
                <w:sz w:val="20"/>
              </w:rPr>
            </w:pPr>
            <w:r>
              <w:rPr>
                <w:rFonts w:ascii="Arial"/>
                <w:spacing w:val="-2"/>
                <w:sz w:val="20"/>
              </w:rPr>
              <w:t>Lombardi</w:t>
            </w:r>
          </w:p>
        </w:tc>
        <w:tc>
          <w:tcPr>
            <w:tcW w:w="900" w:type="dxa"/>
            <w:tcBorders>
              <w:top w:val="nil"/>
              <w:left w:val="single" w:sz="8" w:space="0" w:color="FFFFFF"/>
              <w:bottom w:val="nil"/>
              <w:right w:val="single" w:sz="8" w:space="0" w:color="FFFFFF"/>
            </w:tcBorders>
            <w:shd w:val="clear" w:color="auto" w:fill="EEEEEE"/>
          </w:tcPr>
          <w:p w14:paraId="10F4D738" w14:textId="77777777" w:rsidR="00814875" w:rsidRDefault="00EA5180">
            <w:pPr>
              <w:pStyle w:val="TableParagraph"/>
              <w:spacing w:before="21"/>
              <w:ind w:left="130"/>
              <w:rPr>
                <w:rFonts w:ascii="Arial"/>
                <w:sz w:val="20"/>
              </w:rPr>
            </w:pPr>
            <w:r>
              <w:rPr>
                <w:rFonts w:ascii="Arial"/>
                <w:spacing w:val="-2"/>
                <w:sz w:val="20"/>
              </w:rPr>
              <w:t>Brianna</w:t>
            </w:r>
          </w:p>
        </w:tc>
        <w:tc>
          <w:tcPr>
            <w:tcW w:w="3560" w:type="dxa"/>
            <w:tcBorders>
              <w:top w:val="nil"/>
              <w:left w:val="single" w:sz="8" w:space="0" w:color="FFFFFF"/>
              <w:bottom w:val="nil"/>
              <w:right w:val="single" w:sz="8" w:space="0" w:color="FFFFFF"/>
            </w:tcBorders>
            <w:shd w:val="clear" w:color="auto" w:fill="EEEEEE"/>
          </w:tcPr>
          <w:p w14:paraId="1BF130B9" w14:textId="77777777" w:rsidR="00814875" w:rsidRDefault="00EA5180">
            <w:pPr>
              <w:pStyle w:val="TableParagraph"/>
              <w:spacing w:before="21"/>
              <w:ind w:left="130"/>
              <w:rPr>
                <w:rFonts w:ascii="Arial"/>
                <w:sz w:val="20"/>
              </w:rPr>
            </w:pPr>
            <w:r>
              <w:rPr>
                <w:rFonts w:ascii="Arial"/>
                <w:sz w:val="20"/>
              </w:rPr>
              <w:t>Family</w:t>
            </w:r>
            <w:r>
              <w:rPr>
                <w:rFonts w:ascii="Arial"/>
                <w:spacing w:val="-3"/>
                <w:sz w:val="20"/>
              </w:rPr>
              <w:t xml:space="preserve"> </w:t>
            </w:r>
            <w:r>
              <w:rPr>
                <w:rFonts w:ascii="Arial"/>
                <w:spacing w:val="-2"/>
                <w:sz w:val="20"/>
              </w:rPr>
              <w:t>Medicine</w:t>
            </w:r>
          </w:p>
        </w:tc>
        <w:tc>
          <w:tcPr>
            <w:tcW w:w="1860" w:type="dxa"/>
            <w:tcBorders>
              <w:top w:val="nil"/>
              <w:left w:val="single" w:sz="8" w:space="0" w:color="FFFFFF"/>
              <w:bottom w:val="nil"/>
              <w:right w:val="single" w:sz="8" w:space="0" w:color="FFFFFF"/>
            </w:tcBorders>
            <w:shd w:val="clear" w:color="auto" w:fill="EEEEEE"/>
          </w:tcPr>
          <w:p w14:paraId="0EE6F796" w14:textId="77777777" w:rsidR="00814875" w:rsidRDefault="00EA5180">
            <w:pPr>
              <w:pStyle w:val="TableParagraph"/>
              <w:spacing w:before="21"/>
              <w:ind w:left="130"/>
              <w:rPr>
                <w:rFonts w:ascii="Arial"/>
                <w:sz w:val="20"/>
              </w:rPr>
            </w:pPr>
            <w:r>
              <w:rPr>
                <w:rFonts w:ascii="Arial"/>
                <w:sz w:val="20"/>
              </w:rPr>
              <w:t>Co-</w:t>
            </w:r>
            <w:r>
              <w:rPr>
                <w:rFonts w:ascii="Arial"/>
                <w:spacing w:val="-2"/>
                <w:sz w:val="20"/>
              </w:rPr>
              <w:t>investigator</w:t>
            </w:r>
          </w:p>
        </w:tc>
        <w:tc>
          <w:tcPr>
            <w:tcW w:w="570" w:type="dxa"/>
            <w:tcBorders>
              <w:top w:val="nil"/>
              <w:left w:val="single" w:sz="8" w:space="0" w:color="FFFFFF"/>
              <w:bottom w:val="nil"/>
            </w:tcBorders>
            <w:shd w:val="clear" w:color="auto" w:fill="EEEEEE"/>
          </w:tcPr>
          <w:p w14:paraId="4DB4E8D1" w14:textId="77777777" w:rsidR="00814875" w:rsidRDefault="00EA5180">
            <w:pPr>
              <w:pStyle w:val="TableParagraph"/>
              <w:spacing w:before="21"/>
              <w:ind w:left="110"/>
              <w:jc w:val="center"/>
              <w:rPr>
                <w:rFonts w:ascii="Arial"/>
                <w:sz w:val="20"/>
              </w:rPr>
            </w:pPr>
            <w:hyperlink r:id="rId13">
              <w:r>
                <w:rPr>
                  <w:rFonts w:ascii="Arial"/>
                  <w:color w:val="0000FF"/>
                  <w:spacing w:val="-4"/>
                  <w:sz w:val="20"/>
                  <w:u w:val="single" w:color="0000FF"/>
                </w:rPr>
                <w:t>view</w:t>
              </w:r>
            </w:hyperlink>
          </w:p>
        </w:tc>
      </w:tr>
      <w:tr w:rsidR="00814875" w14:paraId="46E0BCF2" w14:textId="77777777">
        <w:trPr>
          <w:trHeight w:val="539"/>
        </w:trPr>
        <w:tc>
          <w:tcPr>
            <w:tcW w:w="710" w:type="dxa"/>
            <w:vMerge/>
            <w:tcBorders>
              <w:top w:val="nil"/>
              <w:right w:val="single" w:sz="8" w:space="0" w:color="FFFFFF"/>
            </w:tcBorders>
            <w:shd w:val="clear" w:color="auto" w:fill="EEEEEE"/>
          </w:tcPr>
          <w:p w14:paraId="3559BBD0" w14:textId="77777777" w:rsidR="00814875" w:rsidRDefault="00814875">
            <w:pPr>
              <w:rPr>
                <w:sz w:val="2"/>
                <w:szCs w:val="2"/>
              </w:rPr>
            </w:pPr>
          </w:p>
        </w:tc>
        <w:tc>
          <w:tcPr>
            <w:tcW w:w="1680" w:type="dxa"/>
            <w:tcBorders>
              <w:top w:val="nil"/>
              <w:left w:val="single" w:sz="8" w:space="0" w:color="FFFFFF"/>
              <w:right w:val="single" w:sz="8" w:space="0" w:color="FFFFFF"/>
            </w:tcBorders>
            <w:shd w:val="clear" w:color="auto" w:fill="EEEEEE"/>
          </w:tcPr>
          <w:p w14:paraId="4E86E80A" w14:textId="77777777" w:rsidR="00814875" w:rsidRDefault="00EA5180">
            <w:pPr>
              <w:pStyle w:val="TableParagraph"/>
              <w:spacing w:before="141"/>
              <w:ind w:left="130"/>
              <w:rPr>
                <w:rFonts w:ascii="Arial"/>
                <w:sz w:val="20"/>
              </w:rPr>
            </w:pPr>
            <w:r>
              <w:rPr>
                <w:rFonts w:ascii="Arial"/>
                <w:spacing w:val="-2"/>
                <w:sz w:val="20"/>
              </w:rPr>
              <w:t>Simons</w:t>
            </w:r>
          </w:p>
        </w:tc>
        <w:tc>
          <w:tcPr>
            <w:tcW w:w="900" w:type="dxa"/>
            <w:tcBorders>
              <w:top w:val="nil"/>
              <w:left w:val="single" w:sz="8" w:space="0" w:color="FFFFFF"/>
              <w:right w:val="single" w:sz="8" w:space="0" w:color="FFFFFF"/>
            </w:tcBorders>
            <w:shd w:val="clear" w:color="auto" w:fill="EEEEEE"/>
          </w:tcPr>
          <w:p w14:paraId="28809A6E" w14:textId="77777777" w:rsidR="00814875" w:rsidRDefault="00EA5180">
            <w:pPr>
              <w:pStyle w:val="TableParagraph"/>
              <w:spacing w:before="141"/>
              <w:ind w:left="130"/>
              <w:rPr>
                <w:rFonts w:ascii="Arial"/>
                <w:sz w:val="20"/>
              </w:rPr>
            </w:pPr>
            <w:r>
              <w:rPr>
                <w:rFonts w:ascii="Arial"/>
                <w:spacing w:val="-2"/>
                <w:sz w:val="20"/>
              </w:rPr>
              <w:t>Haley</w:t>
            </w:r>
          </w:p>
        </w:tc>
        <w:tc>
          <w:tcPr>
            <w:tcW w:w="3560" w:type="dxa"/>
            <w:tcBorders>
              <w:top w:val="nil"/>
              <w:left w:val="single" w:sz="8" w:space="0" w:color="FFFFFF"/>
              <w:right w:val="single" w:sz="8" w:space="0" w:color="FFFFFF"/>
            </w:tcBorders>
            <w:shd w:val="clear" w:color="auto" w:fill="EEEEEE"/>
          </w:tcPr>
          <w:p w14:paraId="68B13CC9" w14:textId="77777777" w:rsidR="00814875" w:rsidRDefault="00EA5180">
            <w:pPr>
              <w:pStyle w:val="TableParagraph"/>
              <w:spacing w:before="21" w:line="249" w:lineRule="auto"/>
              <w:ind w:left="130"/>
              <w:rPr>
                <w:rFonts w:ascii="Arial"/>
                <w:sz w:val="20"/>
              </w:rPr>
            </w:pPr>
            <w:r>
              <w:rPr>
                <w:rFonts w:ascii="Arial"/>
                <w:sz w:val="20"/>
              </w:rPr>
              <w:t>Cecil</w:t>
            </w:r>
            <w:r>
              <w:rPr>
                <w:rFonts w:ascii="Arial"/>
                <w:spacing w:val="-8"/>
                <w:sz w:val="20"/>
              </w:rPr>
              <w:t xml:space="preserve"> </w:t>
            </w:r>
            <w:r>
              <w:rPr>
                <w:rFonts w:ascii="Arial"/>
                <w:sz w:val="20"/>
              </w:rPr>
              <w:t>G.</w:t>
            </w:r>
            <w:r>
              <w:rPr>
                <w:rFonts w:ascii="Arial"/>
                <w:spacing w:val="-8"/>
                <w:sz w:val="20"/>
              </w:rPr>
              <w:t xml:space="preserve"> </w:t>
            </w:r>
            <w:r>
              <w:rPr>
                <w:rFonts w:ascii="Arial"/>
                <w:sz w:val="20"/>
              </w:rPr>
              <w:t>Sheps</w:t>
            </w:r>
            <w:r>
              <w:rPr>
                <w:rFonts w:ascii="Arial"/>
                <w:spacing w:val="-8"/>
                <w:sz w:val="20"/>
              </w:rPr>
              <w:t xml:space="preserve"> </w:t>
            </w:r>
            <w:r>
              <w:rPr>
                <w:rFonts w:ascii="Arial"/>
                <w:sz w:val="20"/>
              </w:rPr>
              <w:t>Center</w:t>
            </w:r>
            <w:r>
              <w:rPr>
                <w:rFonts w:ascii="Arial"/>
                <w:spacing w:val="-8"/>
                <w:sz w:val="20"/>
              </w:rPr>
              <w:t xml:space="preserve"> </w:t>
            </w:r>
            <w:r>
              <w:rPr>
                <w:rFonts w:ascii="Arial"/>
                <w:sz w:val="20"/>
              </w:rPr>
              <w:t>for</w:t>
            </w:r>
            <w:r>
              <w:rPr>
                <w:rFonts w:ascii="Arial"/>
                <w:spacing w:val="-8"/>
                <w:sz w:val="20"/>
              </w:rPr>
              <w:t xml:space="preserve"> </w:t>
            </w:r>
            <w:r>
              <w:rPr>
                <w:rFonts w:ascii="Arial"/>
                <w:sz w:val="20"/>
              </w:rPr>
              <w:t>Health Services Research</w:t>
            </w:r>
          </w:p>
        </w:tc>
        <w:tc>
          <w:tcPr>
            <w:tcW w:w="1860" w:type="dxa"/>
            <w:tcBorders>
              <w:top w:val="nil"/>
              <w:left w:val="single" w:sz="8" w:space="0" w:color="FFFFFF"/>
              <w:right w:val="single" w:sz="8" w:space="0" w:color="FFFFFF"/>
            </w:tcBorders>
            <w:shd w:val="clear" w:color="auto" w:fill="EEEEEE"/>
          </w:tcPr>
          <w:p w14:paraId="7275C827" w14:textId="77777777" w:rsidR="00814875" w:rsidRDefault="00EA5180">
            <w:pPr>
              <w:pStyle w:val="TableParagraph"/>
              <w:spacing w:before="141"/>
              <w:ind w:left="130"/>
              <w:rPr>
                <w:rFonts w:ascii="Arial"/>
                <w:sz w:val="20"/>
              </w:rPr>
            </w:pPr>
            <w:r>
              <w:rPr>
                <w:rFonts w:ascii="Arial"/>
                <w:sz w:val="20"/>
              </w:rPr>
              <w:t>Study</w:t>
            </w:r>
            <w:r>
              <w:rPr>
                <w:rFonts w:ascii="Arial"/>
                <w:spacing w:val="-1"/>
                <w:sz w:val="20"/>
              </w:rPr>
              <w:t xml:space="preserve"> </w:t>
            </w:r>
            <w:r>
              <w:rPr>
                <w:rFonts w:ascii="Arial"/>
                <w:spacing w:val="-2"/>
                <w:sz w:val="20"/>
              </w:rPr>
              <w:t>Coordinator</w:t>
            </w:r>
          </w:p>
        </w:tc>
        <w:tc>
          <w:tcPr>
            <w:tcW w:w="570" w:type="dxa"/>
            <w:tcBorders>
              <w:top w:val="nil"/>
              <w:left w:val="single" w:sz="8" w:space="0" w:color="FFFFFF"/>
            </w:tcBorders>
            <w:shd w:val="clear" w:color="auto" w:fill="EEEEEE"/>
          </w:tcPr>
          <w:p w14:paraId="2B8C77E8" w14:textId="77777777" w:rsidR="00814875" w:rsidRDefault="00EA5180">
            <w:pPr>
              <w:pStyle w:val="TableParagraph"/>
              <w:spacing w:before="141"/>
              <w:ind w:left="110"/>
              <w:jc w:val="center"/>
              <w:rPr>
                <w:rFonts w:ascii="Arial"/>
                <w:sz w:val="20"/>
              </w:rPr>
            </w:pPr>
            <w:hyperlink r:id="rId14">
              <w:r>
                <w:rPr>
                  <w:rFonts w:ascii="Arial"/>
                  <w:color w:val="0000FF"/>
                  <w:spacing w:val="-4"/>
                  <w:sz w:val="20"/>
                  <w:u w:val="single" w:color="0000FF"/>
                </w:rPr>
                <w:t>view</w:t>
              </w:r>
            </w:hyperlink>
          </w:p>
        </w:tc>
      </w:tr>
    </w:tbl>
    <w:p w14:paraId="36BD7C90" w14:textId="77777777" w:rsidR="00814875" w:rsidRDefault="00814875">
      <w:pPr>
        <w:pStyle w:val="BodyText"/>
        <w:spacing w:before="80"/>
      </w:pPr>
    </w:p>
    <w:p w14:paraId="1E606254" w14:textId="77777777" w:rsidR="00814875" w:rsidRDefault="00EA5180">
      <w:pPr>
        <w:spacing w:before="1" w:line="230" w:lineRule="auto"/>
        <w:ind w:left="380" w:right="453"/>
        <w:rPr>
          <w:i/>
          <w:sz w:val="20"/>
        </w:rPr>
      </w:pPr>
      <w:r>
        <w:rPr>
          <w:i/>
          <w:color w:val="333333"/>
          <w:sz w:val="20"/>
        </w:rPr>
        <w:t>If</w:t>
      </w:r>
      <w:r>
        <w:rPr>
          <w:i/>
          <w:color w:val="333333"/>
          <w:spacing w:val="-3"/>
          <w:sz w:val="20"/>
        </w:rPr>
        <w:t xml:space="preserve"> </w:t>
      </w:r>
      <w:r>
        <w:rPr>
          <w:i/>
          <w:color w:val="333333"/>
          <w:sz w:val="20"/>
        </w:rPr>
        <w:t>your</w:t>
      </w:r>
      <w:r>
        <w:rPr>
          <w:i/>
          <w:color w:val="333333"/>
          <w:spacing w:val="-3"/>
          <w:sz w:val="20"/>
        </w:rPr>
        <w:t xml:space="preserve"> </w:t>
      </w:r>
      <w:r>
        <w:rPr>
          <w:i/>
          <w:color w:val="333333"/>
          <w:sz w:val="20"/>
        </w:rPr>
        <w:t>research</w:t>
      </w:r>
      <w:r>
        <w:rPr>
          <w:i/>
          <w:color w:val="333333"/>
          <w:spacing w:val="-3"/>
          <w:sz w:val="20"/>
        </w:rPr>
        <w:t xml:space="preserve"> </w:t>
      </w:r>
      <w:r>
        <w:rPr>
          <w:i/>
          <w:color w:val="333333"/>
          <w:sz w:val="20"/>
        </w:rPr>
        <w:t>includes</w:t>
      </w:r>
      <w:r>
        <w:rPr>
          <w:i/>
          <w:color w:val="333333"/>
          <w:spacing w:val="-3"/>
          <w:sz w:val="20"/>
        </w:rPr>
        <w:t xml:space="preserve"> </w:t>
      </w:r>
      <w:r>
        <w:rPr>
          <w:i/>
          <w:color w:val="333333"/>
          <w:sz w:val="20"/>
        </w:rPr>
        <w:t>personnel</w:t>
      </w:r>
      <w:r>
        <w:rPr>
          <w:i/>
          <w:color w:val="333333"/>
          <w:spacing w:val="-3"/>
          <w:sz w:val="20"/>
        </w:rPr>
        <w:t xml:space="preserve"> </w:t>
      </w:r>
      <w:r>
        <w:rPr>
          <w:i/>
          <w:color w:val="333333"/>
          <w:sz w:val="20"/>
        </w:rPr>
        <w:t>from</w:t>
      </w:r>
      <w:r>
        <w:rPr>
          <w:i/>
          <w:color w:val="333333"/>
          <w:spacing w:val="-3"/>
          <w:sz w:val="20"/>
        </w:rPr>
        <w:t xml:space="preserve"> </w:t>
      </w:r>
      <w:r>
        <w:rPr>
          <w:i/>
          <w:color w:val="333333"/>
          <w:sz w:val="20"/>
        </w:rPr>
        <w:t>a</w:t>
      </w:r>
      <w:r>
        <w:rPr>
          <w:i/>
          <w:color w:val="333333"/>
          <w:spacing w:val="-3"/>
          <w:sz w:val="20"/>
        </w:rPr>
        <w:t xml:space="preserve"> </w:t>
      </w:r>
      <w:r>
        <w:rPr>
          <w:i/>
          <w:color w:val="333333"/>
          <w:sz w:val="20"/>
        </w:rPr>
        <w:t>UNC</w:t>
      </w:r>
      <w:r>
        <w:rPr>
          <w:i/>
          <w:color w:val="333333"/>
          <w:spacing w:val="-3"/>
          <w:sz w:val="20"/>
        </w:rPr>
        <w:t xml:space="preserve"> </w:t>
      </w:r>
      <w:r>
        <w:rPr>
          <w:i/>
          <w:color w:val="333333"/>
          <w:sz w:val="20"/>
        </w:rPr>
        <w:t>Health</w:t>
      </w:r>
      <w:r>
        <w:rPr>
          <w:i/>
          <w:color w:val="333333"/>
          <w:spacing w:val="-3"/>
          <w:sz w:val="20"/>
        </w:rPr>
        <w:t xml:space="preserve"> </w:t>
      </w:r>
      <w:r>
        <w:rPr>
          <w:i/>
          <w:color w:val="333333"/>
          <w:sz w:val="20"/>
        </w:rPr>
        <w:t>Network</w:t>
      </w:r>
      <w:r>
        <w:rPr>
          <w:i/>
          <w:color w:val="333333"/>
          <w:spacing w:val="-3"/>
          <w:sz w:val="20"/>
        </w:rPr>
        <w:t xml:space="preserve"> </w:t>
      </w:r>
      <w:r>
        <w:rPr>
          <w:i/>
          <w:color w:val="333333"/>
          <w:sz w:val="20"/>
        </w:rPr>
        <w:t>Entity</w:t>
      </w:r>
      <w:r>
        <w:rPr>
          <w:i/>
          <w:color w:val="333333"/>
          <w:spacing w:val="-3"/>
          <w:sz w:val="20"/>
        </w:rPr>
        <w:t xml:space="preserve"> </w:t>
      </w:r>
      <w:r>
        <w:rPr>
          <w:i/>
          <w:color w:val="333333"/>
          <w:sz w:val="20"/>
        </w:rPr>
        <w:t>(NE),</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UNC</w:t>
      </w:r>
      <w:r>
        <w:rPr>
          <w:i/>
          <w:color w:val="333333"/>
          <w:spacing w:val="-3"/>
          <w:sz w:val="20"/>
        </w:rPr>
        <w:t xml:space="preserve"> </w:t>
      </w:r>
      <w:r>
        <w:rPr>
          <w:i/>
          <w:color w:val="333333"/>
          <w:sz w:val="20"/>
        </w:rPr>
        <w:t>Health</w:t>
      </w:r>
      <w:r>
        <w:rPr>
          <w:i/>
          <w:color w:val="333333"/>
          <w:spacing w:val="-3"/>
          <w:sz w:val="20"/>
        </w:rPr>
        <w:t xml:space="preserve"> </w:t>
      </w:r>
      <w:r>
        <w:rPr>
          <w:i/>
          <w:color w:val="333333"/>
          <w:sz w:val="20"/>
        </w:rPr>
        <w:t>Office</w:t>
      </w:r>
      <w:r>
        <w:rPr>
          <w:i/>
          <w:color w:val="333333"/>
          <w:spacing w:val="-3"/>
          <w:sz w:val="20"/>
        </w:rPr>
        <w:t xml:space="preserve"> </w:t>
      </w:r>
      <w:r>
        <w:rPr>
          <w:i/>
          <w:color w:val="333333"/>
          <w:sz w:val="20"/>
        </w:rPr>
        <w:t>of</w:t>
      </w:r>
      <w:r>
        <w:rPr>
          <w:i/>
          <w:color w:val="333333"/>
          <w:spacing w:val="-3"/>
          <w:sz w:val="20"/>
        </w:rPr>
        <w:t xml:space="preserve"> </w:t>
      </w:r>
      <w:r>
        <w:rPr>
          <w:i/>
          <w:color w:val="333333"/>
          <w:sz w:val="20"/>
        </w:rPr>
        <w:t xml:space="preserve">Research Support and Compliance (ORSC) will review your IRB application and/or submitted </w:t>
      </w:r>
      <w:hyperlink r:id="rId15">
        <w:r>
          <w:rPr>
            <w:i/>
            <w:color w:val="0000FF"/>
            <w:sz w:val="20"/>
            <w:u w:val="single" w:color="0000FF"/>
          </w:rPr>
          <w:t>UNC Health Collaboration</w:t>
        </w:r>
      </w:hyperlink>
      <w:r>
        <w:rPr>
          <w:i/>
          <w:color w:val="0000FF"/>
          <w:sz w:val="20"/>
        </w:rPr>
        <w:t xml:space="preserve"> </w:t>
      </w:r>
      <w:hyperlink r:id="rId16">
        <w:r>
          <w:rPr>
            <w:i/>
            <w:color w:val="0000FF"/>
            <w:sz w:val="20"/>
            <w:u w:val="single" w:color="0000FF"/>
          </w:rPr>
          <w:t>Survey</w:t>
        </w:r>
      </w:hyperlink>
      <w:r>
        <w:rPr>
          <w:i/>
          <w:color w:val="333333"/>
          <w:sz w:val="20"/>
        </w:rPr>
        <w:t>. You may be contacted by ORSC for additional information. IMPORTANT: In addition to obtaining IRB approval, you must also receive ORSC clearance for project personnel employed by the NE site(s). Project personnel MAY NOT proceed with research activities until you have obtained both approval from the IRB and clearance from the NE. Upon completed ORSC review, an ORSC NE Clearance Form will be provided and uploaded to the IRB application Study Documents section.</w:t>
      </w:r>
    </w:p>
    <w:p w14:paraId="72A8E4F6" w14:textId="77777777" w:rsidR="00814875" w:rsidRDefault="00EA5180">
      <w:pPr>
        <w:spacing w:before="214" w:line="230" w:lineRule="auto"/>
        <w:ind w:left="380" w:right="453"/>
        <w:rPr>
          <w:i/>
          <w:sz w:val="20"/>
        </w:rPr>
      </w:pPr>
      <w:r>
        <w:rPr>
          <w:i/>
          <w:color w:val="333333"/>
          <w:sz w:val="20"/>
        </w:rPr>
        <w:t>NOTE:</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IRB</w:t>
      </w:r>
      <w:r>
        <w:rPr>
          <w:i/>
          <w:color w:val="333333"/>
          <w:spacing w:val="-3"/>
          <w:sz w:val="20"/>
        </w:rPr>
        <w:t xml:space="preserve"> </w:t>
      </w:r>
      <w:r>
        <w:rPr>
          <w:i/>
          <w:color w:val="333333"/>
          <w:sz w:val="20"/>
        </w:rPr>
        <w:t>database</w:t>
      </w:r>
      <w:r>
        <w:rPr>
          <w:i/>
          <w:color w:val="333333"/>
          <w:spacing w:val="-3"/>
          <w:sz w:val="20"/>
        </w:rPr>
        <w:t xml:space="preserve"> </w:t>
      </w:r>
      <w:r>
        <w:rPr>
          <w:i/>
          <w:color w:val="333333"/>
          <w:sz w:val="20"/>
        </w:rPr>
        <w:t>will</w:t>
      </w:r>
      <w:r>
        <w:rPr>
          <w:i/>
          <w:color w:val="333333"/>
          <w:spacing w:val="-3"/>
          <w:sz w:val="20"/>
        </w:rPr>
        <w:t xml:space="preserve"> </w:t>
      </w:r>
      <w:r>
        <w:rPr>
          <w:i/>
          <w:color w:val="333333"/>
          <w:sz w:val="20"/>
        </w:rPr>
        <w:t>link</w:t>
      </w:r>
      <w:r>
        <w:rPr>
          <w:i/>
          <w:color w:val="333333"/>
          <w:spacing w:val="-2"/>
          <w:sz w:val="20"/>
        </w:rPr>
        <w:t xml:space="preserve"> </w:t>
      </w:r>
      <w:r>
        <w:rPr>
          <w:i/>
          <w:color w:val="333333"/>
          <w:sz w:val="20"/>
        </w:rPr>
        <w:t>automatically</w:t>
      </w:r>
      <w:r>
        <w:rPr>
          <w:i/>
          <w:color w:val="333333"/>
          <w:spacing w:val="-2"/>
          <w:sz w:val="20"/>
        </w:rPr>
        <w:t xml:space="preserve"> </w:t>
      </w:r>
      <w:r>
        <w:rPr>
          <w:i/>
          <w:color w:val="333333"/>
          <w:sz w:val="20"/>
        </w:rPr>
        <w:t>to</w:t>
      </w:r>
      <w:r>
        <w:rPr>
          <w:i/>
          <w:color w:val="333333"/>
          <w:spacing w:val="-12"/>
          <w:sz w:val="20"/>
        </w:rPr>
        <w:t xml:space="preserve"> </w:t>
      </w:r>
      <w:hyperlink r:id="rId17">
        <w:r>
          <w:rPr>
            <w:i/>
            <w:color w:val="0000FF"/>
            <w:sz w:val="20"/>
            <w:u w:val="single" w:color="0000FF"/>
          </w:rPr>
          <w:t>UNC</w:t>
        </w:r>
        <w:r>
          <w:rPr>
            <w:i/>
            <w:color w:val="0000FF"/>
            <w:spacing w:val="-3"/>
            <w:sz w:val="20"/>
            <w:u w:val="single" w:color="0000FF"/>
          </w:rPr>
          <w:t xml:space="preserve"> </w:t>
        </w:r>
        <w:r>
          <w:rPr>
            <w:i/>
            <w:color w:val="0000FF"/>
            <w:sz w:val="20"/>
            <w:u w:val="single" w:color="0000FF"/>
          </w:rPr>
          <w:t>Human</w:t>
        </w:r>
        <w:r>
          <w:rPr>
            <w:i/>
            <w:color w:val="0000FF"/>
            <w:spacing w:val="-3"/>
            <w:sz w:val="20"/>
            <w:u w:val="single" w:color="0000FF"/>
          </w:rPr>
          <w:t xml:space="preserve"> </w:t>
        </w:r>
        <w:r>
          <w:rPr>
            <w:i/>
            <w:color w:val="0000FF"/>
            <w:sz w:val="20"/>
            <w:u w:val="single" w:color="0000FF"/>
          </w:rPr>
          <w:t>Research</w:t>
        </w:r>
        <w:r>
          <w:rPr>
            <w:i/>
            <w:color w:val="0000FF"/>
            <w:spacing w:val="-3"/>
            <w:sz w:val="20"/>
            <w:u w:val="single" w:color="0000FF"/>
          </w:rPr>
          <w:t xml:space="preserve"> </w:t>
        </w:r>
        <w:r>
          <w:rPr>
            <w:i/>
            <w:color w:val="0000FF"/>
            <w:sz w:val="20"/>
            <w:u w:val="single" w:color="0000FF"/>
          </w:rPr>
          <w:t>Ethics</w:t>
        </w:r>
        <w:r>
          <w:rPr>
            <w:i/>
            <w:color w:val="0000FF"/>
            <w:spacing w:val="-3"/>
            <w:sz w:val="20"/>
            <w:u w:val="single" w:color="0000FF"/>
          </w:rPr>
          <w:t xml:space="preserve"> </w:t>
        </w:r>
        <w:r>
          <w:rPr>
            <w:i/>
            <w:color w:val="0000FF"/>
            <w:sz w:val="20"/>
            <w:u w:val="single" w:color="0000FF"/>
          </w:rPr>
          <w:t>Training</w:t>
        </w:r>
        <w:r>
          <w:rPr>
            <w:i/>
            <w:color w:val="0000FF"/>
            <w:spacing w:val="-3"/>
            <w:sz w:val="20"/>
            <w:u w:val="single" w:color="0000FF"/>
          </w:rPr>
          <w:t xml:space="preserve"> </w:t>
        </w:r>
        <w:r>
          <w:rPr>
            <w:i/>
            <w:color w:val="0000FF"/>
            <w:sz w:val="20"/>
            <w:u w:val="single" w:color="0000FF"/>
          </w:rPr>
          <w:t>database</w:t>
        </w:r>
      </w:hyperlink>
      <w:r>
        <w:rPr>
          <w:i/>
          <w:color w:val="0000FF"/>
          <w:spacing w:val="-5"/>
          <w:sz w:val="20"/>
        </w:rPr>
        <w:t xml:space="preserve"> </w:t>
      </w:r>
      <w:r>
        <w:rPr>
          <w:i/>
          <w:color w:val="333333"/>
          <w:sz w:val="20"/>
        </w:rPr>
        <w:t>and</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UNC Conflict of Interest (COI) database. Once the study is certified by the PI, all personnel listed (for whom we have email addresses) will receive separate instructions about COI disclosures. The IRB will communicate with the personnel listed above or the PI if further documentation is required.</w:t>
      </w:r>
    </w:p>
    <w:p w14:paraId="5464B743" w14:textId="77777777" w:rsidR="00814875" w:rsidRDefault="00814875">
      <w:pPr>
        <w:pStyle w:val="BodyText"/>
        <w:spacing w:before="139"/>
        <w:rPr>
          <w:i/>
        </w:rPr>
      </w:pPr>
    </w:p>
    <w:p w14:paraId="36D775F5" w14:textId="77777777" w:rsidR="00814875" w:rsidRDefault="00EA5180">
      <w:pPr>
        <w:pStyle w:val="BodyText"/>
        <w:spacing w:before="1"/>
        <w:ind w:left="380"/>
      </w:pPr>
      <w:r>
        <w:rPr>
          <w:noProof/>
        </w:rPr>
        <mc:AlternateContent>
          <mc:Choice Requires="wps">
            <w:drawing>
              <wp:anchor distT="0" distB="0" distL="0" distR="0" simplePos="0" relativeHeight="15732736" behindDoc="0" locked="0" layoutInCell="1" allowOverlap="1" wp14:anchorId="6D16D985" wp14:editId="20A3B044">
                <wp:simplePos x="0" y="0"/>
                <wp:positionH relativeFrom="page">
                  <wp:posOffset>850900</wp:posOffset>
                </wp:positionH>
                <wp:positionV relativeFrom="paragraph">
                  <wp:posOffset>18062</wp:posOffset>
                </wp:positionV>
                <wp:extent cx="5778500" cy="4191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6859BE4C" w14:textId="77777777" w:rsidR="00814875" w:rsidRDefault="00EA5180">
                            <w:pPr>
                              <w:pStyle w:val="BodyText"/>
                              <w:spacing w:line="197" w:lineRule="exact"/>
                              <w:rPr>
                                <w:color w:val="000000"/>
                              </w:rPr>
                            </w:pPr>
                            <w:r>
                              <w:rPr>
                                <w:color w:val="333333"/>
                              </w:rPr>
                              <w:t>If</w:t>
                            </w:r>
                            <w:r>
                              <w:rPr>
                                <w:color w:val="333333"/>
                                <w:spacing w:val="-5"/>
                              </w:rPr>
                              <w:t xml:space="preserve"> </w:t>
                            </w:r>
                            <w:r>
                              <w:rPr>
                                <w:color w:val="333333"/>
                              </w:rPr>
                              <w:t>this</w:t>
                            </w:r>
                            <w:r>
                              <w:rPr>
                                <w:color w:val="333333"/>
                                <w:spacing w:val="-3"/>
                              </w:rPr>
                              <w:t xml:space="preserve"> </w:t>
                            </w:r>
                            <w:r>
                              <w:rPr>
                                <w:color w:val="333333"/>
                              </w:rPr>
                              <w:t>research</w:t>
                            </w:r>
                            <w:r>
                              <w:rPr>
                                <w:color w:val="333333"/>
                                <w:spacing w:val="-2"/>
                              </w:rPr>
                              <w:t xml:space="preserve"> </w:t>
                            </w:r>
                            <w:r>
                              <w:rPr>
                                <w:color w:val="333333"/>
                              </w:rPr>
                              <w:t>is</w:t>
                            </w:r>
                            <w:r>
                              <w:rPr>
                                <w:color w:val="333333"/>
                                <w:spacing w:val="-3"/>
                              </w:rPr>
                              <w:t xml:space="preserve"> </w:t>
                            </w:r>
                            <w:r>
                              <w:rPr>
                                <w:color w:val="333333"/>
                              </w:rPr>
                              <w:t>based</w:t>
                            </w:r>
                            <w:r>
                              <w:rPr>
                                <w:color w:val="333333"/>
                                <w:spacing w:val="-3"/>
                              </w:rPr>
                              <w:t xml:space="preserve"> </w:t>
                            </w:r>
                            <w:r>
                              <w:rPr>
                                <w:color w:val="333333"/>
                              </w:rPr>
                              <w:t>in</w:t>
                            </w:r>
                            <w:r>
                              <w:rPr>
                                <w:color w:val="333333"/>
                                <w:spacing w:val="-2"/>
                              </w:rPr>
                              <w:t xml:space="preserve"> </w:t>
                            </w:r>
                            <w:r>
                              <w:rPr>
                                <w:color w:val="333333"/>
                              </w:rPr>
                              <w:t>a</w:t>
                            </w:r>
                            <w:r>
                              <w:rPr>
                                <w:color w:val="333333"/>
                                <w:spacing w:val="-3"/>
                              </w:rPr>
                              <w:t xml:space="preserve"> </w:t>
                            </w:r>
                            <w:r>
                              <w:rPr>
                                <w:color w:val="333333"/>
                              </w:rPr>
                              <w:t>center,</w:t>
                            </w:r>
                            <w:r>
                              <w:rPr>
                                <w:color w:val="333333"/>
                                <w:spacing w:val="-3"/>
                              </w:rPr>
                              <w:t xml:space="preserve"> </w:t>
                            </w:r>
                            <w:r>
                              <w:rPr>
                                <w:color w:val="333333"/>
                              </w:rPr>
                              <w:t>institute,</w:t>
                            </w:r>
                            <w:r>
                              <w:rPr>
                                <w:color w:val="333333"/>
                                <w:spacing w:val="-2"/>
                              </w:rPr>
                              <w:t xml:space="preserve"> </w:t>
                            </w:r>
                            <w:r>
                              <w:rPr>
                                <w:color w:val="333333"/>
                              </w:rPr>
                              <w:t>or</w:t>
                            </w:r>
                            <w:r>
                              <w:rPr>
                                <w:color w:val="333333"/>
                                <w:spacing w:val="-3"/>
                              </w:rPr>
                              <w:t xml:space="preserve"> </w:t>
                            </w:r>
                            <w:r>
                              <w:rPr>
                                <w:color w:val="333333"/>
                              </w:rPr>
                              <w:t>department</w:t>
                            </w:r>
                            <w:r>
                              <w:rPr>
                                <w:color w:val="333333"/>
                                <w:spacing w:val="-3"/>
                              </w:rPr>
                              <w:t xml:space="preserve"> </w:t>
                            </w:r>
                            <w:r>
                              <w:rPr>
                                <w:color w:val="333333"/>
                              </w:rPr>
                              <w:t>(Administering</w:t>
                            </w:r>
                            <w:r>
                              <w:rPr>
                                <w:color w:val="333333"/>
                                <w:spacing w:val="-2"/>
                              </w:rPr>
                              <w:t xml:space="preserve"> </w:t>
                            </w:r>
                            <w:r>
                              <w:rPr>
                                <w:color w:val="333333"/>
                              </w:rPr>
                              <w:t>Department)</w:t>
                            </w:r>
                            <w:r>
                              <w:rPr>
                                <w:color w:val="333333"/>
                                <w:spacing w:val="-3"/>
                              </w:rPr>
                              <w:t xml:space="preserve"> </w:t>
                            </w:r>
                            <w:r>
                              <w:rPr>
                                <w:color w:val="333333"/>
                              </w:rPr>
                              <w:t>other</w:t>
                            </w:r>
                            <w:r>
                              <w:rPr>
                                <w:color w:val="333333"/>
                                <w:spacing w:val="-3"/>
                              </w:rPr>
                              <w:t xml:space="preserve"> </w:t>
                            </w:r>
                            <w:r>
                              <w:rPr>
                                <w:color w:val="333333"/>
                              </w:rPr>
                              <w:t>than</w:t>
                            </w:r>
                            <w:r>
                              <w:rPr>
                                <w:color w:val="333333"/>
                                <w:spacing w:val="-2"/>
                              </w:rPr>
                              <w:t xml:space="preserve"> </w:t>
                            </w:r>
                            <w:r>
                              <w:rPr>
                                <w:color w:val="333333"/>
                                <w:spacing w:val="-5"/>
                              </w:rPr>
                              <w:t>the</w:t>
                            </w:r>
                          </w:p>
                          <w:p w14:paraId="55E64CF7" w14:textId="77777777" w:rsidR="00814875" w:rsidRDefault="00EA5180">
                            <w:pPr>
                              <w:pStyle w:val="BodyText"/>
                              <w:spacing w:before="2" w:line="230" w:lineRule="auto"/>
                              <w:rPr>
                                <w:color w:val="000000"/>
                              </w:rPr>
                            </w:pPr>
                            <w:r>
                              <w:rPr>
                                <w:color w:val="333333"/>
                              </w:rPr>
                              <w:t>one</w:t>
                            </w:r>
                            <w:r>
                              <w:rPr>
                                <w:color w:val="333333"/>
                                <w:spacing w:val="-3"/>
                              </w:rPr>
                              <w:t xml:space="preserve"> </w:t>
                            </w:r>
                            <w:r>
                              <w:rPr>
                                <w:color w:val="333333"/>
                              </w:rPr>
                              <w:t>listed</w:t>
                            </w:r>
                            <w:r>
                              <w:rPr>
                                <w:color w:val="333333"/>
                                <w:spacing w:val="-3"/>
                              </w:rPr>
                              <w:t xml:space="preserve"> </w:t>
                            </w:r>
                            <w:r>
                              <w:rPr>
                                <w:color w:val="333333"/>
                              </w:rPr>
                              <w:t>above</w:t>
                            </w:r>
                            <w:r>
                              <w:rPr>
                                <w:color w:val="333333"/>
                                <w:spacing w:val="-3"/>
                              </w:rPr>
                              <w:t xml:space="preserve"> </w:t>
                            </w:r>
                            <w:r>
                              <w:rPr>
                                <w:color w:val="333333"/>
                              </w:rPr>
                              <w:t>for</w:t>
                            </w:r>
                            <w:r>
                              <w:rPr>
                                <w:color w:val="333333"/>
                                <w:spacing w:val="-2"/>
                              </w:rPr>
                              <w:t xml:space="preserve"> </w:t>
                            </w:r>
                            <w:r>
                              <w:rPr>
                                <w:color w:val="333333"/>
                              </w:rPr>
                              <w:t>the</w:t>
                            </w:r>
                            <w:r>
                              <w:rPr>
                                <w:color w:val="333333"/>
                                <w:spacing w:val="-3"/>
                              </w:rPr>
                              <w:t xml:space="preserve"> </w:t>
                            </w:r>
                            <w:r>
                              <w:rPr>
                                <w:color w:val="333333"/>
                              </w:rPr>
                              <w:t>PI,</w:t>
                            </w:r>
                            <w:r>
                              <w:rPr>
                                <w:color w:val="333333"/>
                                <w:spacing w:val="-3"/>
                              </w:rPr>
                              <w:t xml:space="preserve"> </w:t>
                            </w:r>
                            <w:r>
                              <w:rPr>
                                <w:color w:val="333333"/>
                              </w:rPr>
                              <w:t>select</w:t>
                            </w:r>
                            <w:r>
                              <w:rPr>
                                <w:color w:val="333333"/>
                                <w:spacing w:val="-3"/>
                              </w:rPr>
                              <w:t xml:space="preserve"> </w:t>
                            </w:r>
                            <w:r>
                              <w:rPr>
                                <w:color w:val="333333"/>
                              </w:rPr>
                              <w:t>here.</w:t>
                            </w:r>
                            <w:r>
                              <w:rPr>
                                <w:color w:val="333333"/>
                                <w:spacing w:val="-3"/>
                              </w:rPr>
                              <w:t xml:space="preserve"> </w:t>
                            </w:r>
                            <w:r>
                              <w:rPr>
                                <w:color w:val="333333"/>
                              </w:rPr>
                              <w:t>Be</w:t>
                            </w:r>
                            <w:r>
                              <w:rPr>
                                <w:color w:val="333333"/>
                                <w:spacing w:val="-3"/>
                              </w:rPr>
                              <w:t xml:space="preserve"> </w:t>
                            </w:r>
                            <w:r>
                              <w:rPr>
                                <w:color w:val="333333"/>
                              </w:rPr>
                              <w:t>aware</w:t>
                            </w:r>
                            <w:r>
                              <w:rPr>
                                <w:color w:val="333333"/>
                                <w:spacing w:val="-3"/>
                              </w:rPr>
                              <w:t xml:space="preserve"> </w:t>
                            </w:r>
                            <w:r>
                              <w:rPr>
                                <w:color w:val="333333"/>
                              </w:rPr>
                              <w:t>that</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enter</w:t>
                            </w:r>
                            <w:r>
                              <w:rPr>
                                <w:color w:val="333333"/>
                                <w:spacing w:val="-2"/>
                              </w:rPr>
                              <w:t xml:space="preserve"> </w:t>
                            </w:r>
                            <w:r>
                              <w:rPr>
                                <w:color w:val="333333"/>
                              </w:rPr>
                              <w:t>anything</w:t>
                            </w:r>
                            <w:r>
                              <w:rPr>
                                <w:color w:val="333333"/>
                                <w:spacing w:val="-3"/>
                              </w:rPr>
                              <w:t xml:space="preserve"> </w:t>
                            </w:r>
                            <w:r>
                              <w:rPr>
                                <w:color w:val="333333"/>
                              </w:rPr>
                              <w:t>here,</w:t>
                            </w:r>
                            <w:r>
                              <w:rPr>
                                <w:color w:val="333333"/>
                                <w:spacing w:val="-3"/>
                              </w:rPr>
                              <w:t xml:space="preserve"> </w:t>
                            </w:r>
                            <w:r>
                              <w:rPr>
                                <w:color w:val="333333"/>
                              </w:rPr>
                              <w:t>the</w:t>
                            </w:r>
                            <w:r>
                              <w:rPr>
                                <w:color w:val="333333"/>
                                <w:spacing w:val="-3"/>
                              </w:rPr>
                              <w:t xml:space="preserve"> </w:t>
                            </w:r>
                            <w:r>
                              <w:rPr>
                                <w:color w:val="333333"/>
                              </w:rPr>
                              <w:t>PI's</w:t>
                            </w:r>
                            <w:r>
                              <w:rPr>
                                <w:color w:val="333333"/>
                                <w:spacing w:val="-2"/>
                              </w:rPr>
                              <w:t xml:space="preserve"> </w:t>
                            </w:r>
                            <w:r>
                              <w:rPr>
                                <w:color w:val="333333"/>
                              </w:rPr>
                              <w:t>home department will be AUTOMATICALLY inserted when you save this page.</w:t>
                            </w:r>
                          </w:p>
                        </w:txbxContent>
                      </wps:txbx>
                      <wps:bodyPr wrap="square" lIns="0" tIns="0" rIns="0" bIns="0" rtlCol="0">
                        <a:noAutofit/>
                      </wps:bodyPr>
                    </wps:wsp>
                  </a:graphicData>
                </a:graphic>
              </wp:anchor>
            </w:drawing>
          </mc:Choice>
          <mc:Fallback>
            <w:pict>
              <v:shape w14:anchorId="6D16D985" id="Textbox 27" o:spid="_x0000_s1030" type="#_x0000_t202" style="position:absolute;left:0;text-align:left;margin-left:67pt;margin-top:1.4pt;width:455pt;height:33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" fillcolor="#dfebf4" stroked="f">
                <v:textbox inset="0,0,0,0">
                  <w:txbxContent>
                    <w:p w14:paraId="6859BE4C" w14:textId="77777777" w:rsidR="00814875" w:rsidRDefault="00EA5180">
                      <w:pPr>
                        <w:pStyle w:val="BodyText"/>
                        <w:spacing w:line="197" w:lineRule="exact"/>
                        <w:rPr>
                          <w:color w:val="000000"/>
                        </w:rPr>
                      </w:pPr>
                      <w:r>
                        <w:rPr>
                          <w:color w:val="333333"/>
                        </w:rPr>
                        <w:t>If</w:t>
                      </w:r>
                      <w:r>
                        <w:rPr>
                          <w:color w:val="333333"/>
                          <w:spacing w:val="-5"/>
                        </w:rPr>
                        <w:t xml:space="preserve"> </w:t>
                      </w:r>
                      <w:r>
                        <w:rPr>
                          <w:color w:val="333333"/>
                        </w:rPr>
                        <w:t>this</w:t>
                      </w:r>
                      <w:r>
                        <w:rPr>
                          <w:color w:val="333333"/>
                          <w:spacing w:val="-3"/>
                        </w:rPr>
                        <w:t xml:space="preserve"> </w:t>
                      </w:r>
                      <w:r>
                        <w:rPr>
                          <w:color w:val="333333"/>
                        </w:rPr>
                        <w:t>research</w:t>
                      </w:r>
                      <w:r>
                        <w:rPr>
                          <w:color w:val="333333"/>
                          <w:spacing w:val="-2"/>
                        </w:rPr>
                        <w:t xml:space="preserve"> </w:t>
                      </w:r>
                      <w:r>
                        <w:rPr>
                          <w:color w:val="333333"/>
                        </w:rPr>
                        <w:t>is</w:t>
                      </w:r>
                      <w:r>
                        <w:rPr>
                          <w:color w:val="333333"/>
                          <w:spacing w:val="-3"/>
                        </w:rPr>
                        <w:t xml:space="preserve"> </w:t>
                      </w:r>
                      <w:r>
                        <w:rPr>
                          <w:color w:val="333333"/>
                        </w:rPr>
                        <w:t>based</w:t>
                      </w:r>
                      <w:r>
                        <w:rPr>
                          <w:color w:val="333333"/>
                          <w:spacing w:val="-3"/>
                        </w:rPr>
                        <w:t xml:space="preserve"> </w:t>
                      </w:r>
                      <w:r>
                        <w:rPr>
                          <w:color w:val="333333"/>
                        </w:rPr>
                        <w:t>in</w:t>
                      </w:r>
                      <w:r>
                        <w:rPr>
                          <w:color w:val="333333"/>
                          <w:spacing w:val="-2"/>
                        </w:rPr>
                        <w:t xml:space="preserve"> </w:t>
                      </w:r>
                      <w:r>
                        <w:rPr>
                          <w:color w:val="333333"/>
                        </w:rPr>
                        <w:t>a</w:t>
                      </w:r>
                      <w:r>
                        <w:rPr>
                          <w:color w:val="333333"/>
                          <w:spacing w:val="-3"/>
                        </w:rPr>
                        <w:t xml:space="preserve"> </w:t>
                      </w:r>
                      <w:r>
                        <w:rPr>
                          <w:color w:val="333333"/>
                        </w:rPr>
                        <w:t>center,</w:t>
                      </w:r>
                      <w:r>
                        <w:rPr>
                          <w:color w:val="333333"/>
                          <w:spacing w:val="-3"/>
                        </w:rPr>
                        <w:t xml:space="preserve"> </w:t>
                      </w:r>
                      <w:r>
                        <w:rPr>
                          <w:color w:val="333333"/>
                        </w:rPr>
                        <w:t>institute,</w:t>
                      </w:r>
                      <w:r>
                        <w:rPr>
                          <w:color w:val="333333"/>
                          <w:spacing w:val="-2"/>
                        </w:rPr>
                        <w:t xml:space="preserve"> </w:t>
                      </w:r>
                      <w:r>
                        <w:rPr>
                          <w:color w:val="333333"/>
                        </w:rPr>
                        <w:t>or</w:t>
                      </w:r>
                      <w:r>
                        <w:rPr>
                          <w:color w:val="333333"/>
                          <w:spacing w:val="-3"/>
                        </w:rPr>
                        <w:t xml:space="preserve"> </w:t>
                      </w:r>
                      <w:r>
                        <w:rPr>
                          <w:color w:val="333333"/>
                        </w:rPr>
                        <w:t>department</w:t>
                      </w:r>
                      <w:r>
                        <w:rPr>
                          <w:color w:val="333333"/>
                          <w:spacing w:val="-3"/>
                        </w:rPr>
                        <w:t xml:space="preserve"> </w:t>
                      </w:r>
                      <w:r>
                        <w:rPr>
                          <w:color w:val="333333"/>
                        </w:rPr>
                        <w:t>(Administering</w:t>
                      </w:r>
                      <w:r>
                        <w:rPr>
                          <w:color w:val="333333"/>
                          <w:spacing w:val="-2"/>
                        </w:rPr>
                        <w:t xml:space="preserve"> </w:t>
                      </w:r>
                      <w:r>
                        <w:rPr>
                          <w:color w:val="333333"/>
                        </w:rPr>
                        <w:t>Department)</w:t>
                      </w:r>
                      <w:r>
                        <w:rPr>
                          <w:color w:val="333333"/>
                          <w:spacing w:val="-3"/>
                        </w:rPr>
                        <w:t xml:space="preserve"> </w:t>
                      </w:r>
                      <w:r>
                        <w:rPr>
                          <w:color w:val="333333"/>
                        </w:rPr>
                        <w:t>other</w:t>
                      </w:r>
                      <w:r>
                        <w:rPr>
                          <w:color w:val="333333"/>
                          <w:spacing w:val="-3"/>
                        </w:rPr>
                        <w:t xml:space="preserve"> </w:t>
                      </w:r>
                      <w:r>
                        <w:rPr>
                          <w:color w:val="333333"/>
                        </w:rPr>
                        <w:t>than</w:t>
                      </w:r>
                      <w:r>
                        <w:rPr>
                          <w:color w:val="333333"/>
                          <w:spacing w:val="-2"/>
                        </w:rPr>
                        <w:t xml:space="preserve"> </w:t>
                      </w:r>
                      <w:r>
                        <w:rPr>
                          <w:color w:val="333333"/>
                          <w:spacing w:val="-5"/>
                        </w:rPr>
                        <w:t>the</w:t>
                      </w:r>
                    </w:p>
                    <w:p w14:paraId="55E64CF7" w14:textId="77777777" w:rsidR="00814875" w:rsidRDefault="00EA5180">
                      <w:pPr>
                        <w:pStyle w:val="BodyText"/>
                        <w:spacing w:before="2" w:line="230" w:lineRule="auto"/>
                        <w:rPr>
                          <w:color w:val="000000"/>
                        </w:rPr>
                      </w:pPr>
                      <w:r>
                        <w:rPr>
                          <w:color w:val="333333"/>
                        </w:rPr>
                        <w:t>one</w:t>
                      </w:r>
                      <w:r>
                        <w:rPr>
                          <w:color w:val="333333"/>
                          <w:spacing w:val="-3"/>
                        </w:rPr>
                        <w:t xml:space="preserve"> </w:t>
                      </w:r>
                      <w:r>
                        <w:rPr>
                          <w:color w:val="333333"/>
                        </w:rPr>
                        <w:t>listed</w:t>
                      </w:r>
                      <w:r>
                        <w:rPr>
                          <w:color w:val="333333"/>
                          <w:spacing w:val="-3"/>
                        </w:rPr>
                        <w:t xml:space="preserve"> </w:t>
                      </w:r>
                      <w:r>
                        <w:rPr>
                          <w:color w:val="333333"/>
                        </w:rPr>
                        <w:t>above</w:t>
                      </w:r>
                      <w:r>
                        <w:rPr>
                          <w:color w:val="333333"/>
                          <w:spacing w:val="-3"/>
                        </w:rPr>
                        <w:t xml:space="preserve"> </w:t>
                      </w:r>
                      <w:r>
                        <w:rPr>
                          <w:color w:val="333333"/>
                        </w:rPr>
                        <w:t>for</w:t>
                      </w:r>
                      <w:r>
                        <w:rPr>
                          <w:color w:val="333333"/>
                          <w:spacing w:val="-2"/>
                        </w:rPr>
                        <w:t xml:space="preserve"> </w:t>
                      </w:r>
                      <w:r>
                        <w:rPr>
                          <w:color w:val="333333"/>
                        </w:rPr>
                        <w:t>the</w:t>
                      </w:r>
                      <w:r>
                        <w:rPr>
                          <w:color w:val="333333"/>
                          <w:spacing w:val="-3"/>
                        </w:rPr>
                        <w:t xml:space="preserve"> </w:t>
                      </w:r>
                      <w:r>
                        <w:rPr>
                          <w:color w:val="333333"/>
                        </w:rPr>
                        <w:t>PI,</w:t>
                      </w:r>
                      <w:r>
                        <w:rPr>
                          <w:color w:val="333333"/>
                          <w:spacing w:val="-3"/>
                        </w:rPr>
                        <w:t xml:space="preserve"> </w:t>
                      </w:r>
                      <w:r>
                        <w:rPr>
                          <w:color w:val="333333"/>
                        </w:rPr>
                        <w:t>select</w:t>
                      </w:r>
                      <w:r>
                        <w:rPr>
                          <w:color w:val="333333"/>
                          <w:spacing w:val="-3"/>
                        </w:rPr>
                        <w:t xml:space="preserve"> </w:t>
                      </w:r>
                      <w:r>
                        <w:rPr>
                          <w:color w:val="333333"/>
                        </w:rPr>
                        <w:t>here.</w:t>
                      </w:r>
                      <w:r>
                        <w:rPr>
                          <w:color w:val="333333"/>
                          <w:spacing w:val="-3"/>
                        </w:rPr>
                        <w:t xml:space="preserve"> </w:t>
                      </w:r>
                      <w:r>
                        <w:rPr>
                          <w:color w:val="333333"/>
                        </w:rPr>
                        <w:t>Be</w:t>
                      </w:r>
                      <w:r>
                        <w:rPr>
                          <w:color w:val="333333"/>
                          <w:spacing w:val="-3"/>
                        </w:rPr>
                        <w:t xml:space="preserve"> </w:t>
                      </w:r>
                      <w:r>
                        <w:rPr>
                          <w:color w:val="333333"/>
                        </w:rPr>
                        <w:t>aware</w:t>
                      </w:r>
                      <w:r>
                        <w:rPr>
                          <w:color w:val="333333"/>
                          <w:spacing w:val="-3"/>
                        </w:rPr>
                        <w:t xml:space="preserve"> </w:t>
                      </w:r>
                      <w:r>
                        <w:rPr>
                          <w:color w:val="333333"/>
                        </w:rPr>
                        <w:t>that</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enter</w:t>
                      </w:r>
                      <w:r>
                        <w:rPr>
                          <w:color w:val="333333"/>
                          <w:spacing w:val="-2"/>
                        </w:rPr>
                        <w:t xml:space="preserve"> </w:t>
                      </w:r>
                      <w:r>
                        <w:rPr>
                          <w:color w:val="333333"/>
                        </w:rPr>
                        <w:t>anything</w:t>
                      </w:r>
                      <w:r>
                        <w:rPr>
                          <w:color w:val="333333"/>
                          <w:spacing w:val="-3"/>
                        </w:rPr>
                        <w:t xml:space="preserve"> </w:t>
                      </w:r>
                      <w:r>
                        <w:rPr>
                          <w:color w:val="333333"/>
                        </w:rPr>
                        <w:t>here,</w:t>
                      </w:r>
                      <w:r>
                        <w:rPr>
                          <w:color w:val="333333"/>
                          <w:spacing w:val="-3"/>
                        </w:rPr>
                        <w:t xml:space="preserve"> </w:t>
                      </w:r>
                      <w:r>
                        <w:rPr>
                          <w:color w:val="333333"/>
                        </w:rPr>
                        <w:t>the</w:t>
                      </w:r>
                      <w:r>
                        <w:rPr>
                          <w:color w:val="333333"/>
                          <w:spacing w:val="-3"/>
                        </w:rPr>
                        <w:t xml:space="preserve"> </w:t>
                      </w:r>
                      <w:r>
                        <w:rPr>
                          <w:color w:val="333333"/>
                        </w:rPr>
                        <w:t>PI's</w:t>
                      </w:r>
                      <w:r>
                        <w:rPr>
                          <w:color w:val="333333"/>
                          <w:spacing w:val="-2"/>
                        </w:rPr>
                        <w:t xml:space="preserve"> </w:t>
                      </w:r>
                      <w:r>
                        <w:rPr>
                          <w:color w:val="333333"/>
                        </w:rPr>
                        <w:t>home department will be AUTOMATICALLY inserted when you save this page.</w:t>
                      </w:r>
                    </w:p>
                  </w:txbxContent>
                </v:textbox>
                <w10:wrap anchorx="page"/>
              </v:shape>
            </w:pict>
          </mc:Fallback>
        </mc:AlternateContent>
      </w:r>
      <w:r>
        <w:rPr>
          <w:color w:val="333333"/>
          <w:spacing w:val="-5"/>
        </w:rPr>
        <w:t>3.</w:t>
      </w:r>
    </w:p>
    <w:p w14:paraId="02D51212" w14:textId="77777777" w:rsidR="00814875" w:rsidRDefault="00814875">
      <w:pPr>
        <w:pStyle w:val="BodyText"/>
      </w:pPr>
    </w:p>
    <w:p w14:paraId="4322FCC1" w14:textId="77777777" w:rsidR="00814875" w:rsidRDefault="00814875">
      <w:pPr>
        <w:pStyle w:val="BodyText"/>
        <w:spacing w:before="147"/>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9345C6E" w14:textId="77777777">
        <w:trPr>
          <w:trHeight w:val="360"/>
        </w:trPr>
        <w:tc>
          <w:tcPr>
            <w:tcW w:w="9080" w:type="dxa"/>
          </w:tcPr>
          <w:p w14:paraId="30474525" w14:textId="77777777" w:rsidR="00814875" w:rsidRDefault="00EA5180">
            <w:pPr>
              <w:pStyle w:val="TableParagraph"/>
              <w:tabs>
                <w:tab w:val="left" w:pos="4579"/>
              </w:tabs>
              <w:spacing w:before="23"/>
              <w:rPr>
                <w:sz w:val="24"/>
              </w:rPr>
            </w:pPr>
            <w:r>
              <w:rPr>
                <w:rFonts w:ascii="Arial"/>
                <w:color w:val="666666"/>
                <w:spacing w:val="-2"/>
                <w:position w:val="2"/>
              </w:rPr>
              <w:t>Department</w:t>
            </w:r>
            <w:r>
              <w:rPr>
                <w:rFonts w:ascii="Arial"/>
                <w:color w:val="666666"/>
                <w:position w:val="2"/>
              </w:rPr>
              <w:tab/>
            </w:r>
            <w:r>
              <w:rPr>
                <w:color w:val="333333"/>
                <w:sz w:val="24"/>
              </w:rPr>
              <w:t xml:space="preserve">Family </w:t>
            </w:r>
            <w:r>
              <w:rPr>
                <w:color w:val="333333"/>
                <w:spacing w:val="-2"/>
                <w:sz w:val="24"/>
              </w:rPr>
              <w:t>Medicine</w:t>
            </w:r>
          </w:p>
        </w:tc>
      </w:tr>
    </w:tbl>
    <w:p w14:paraId="28CAC672" w14:textId="77777777" w:rsidR="00814875" w:rsidRDefault="00814875">
      <w:pPr>
        <w:pStyle w:val="BodyText"/>
        <w:spacing w:before="107"/>
        <w:rPr>
          <w:sz w:val="26"/>
        </w:rPr>
      </w:pPr>
    </w:p>
    <w:p w14:paraId="062BDF21" w14:textId="77777777" w:rsidR="00814875" w:rsidRDefault="00EA5180">
      <w:pPr>
        <w:pStyle w:val="Heading2"/>
        <w:numPr>
          <w:ilvl w:val="0"/>
          <w:numId w:val="8"/>
        </w:numPr>
        <w:tabs>
          <w:tab w:val="left" w:pos="639"/>
        </w:tabs>
        <w:ind w:left="639" w:hanging="287"/>
      </w:pPr>
      <w:r>
        <w:rPr>
          <w:color w:val="333333"/>
        </w:rPr>
        <w:t>Funding</w:t>
      </w:r>
      <w:r>
        <w:rPr>
          <w:color w:val="333333"/>
          <w:spacing w:val="-7"/>
        </w:rPr>
        <w:t xml:space="preserve"> </w:t>
      </w:r>
      <w:r>
        <w:rPr>
          <w:color w:val="333333"/>
          <w:spacing w:val="-2"/>
        </w:rPr>
        <w:t>Sources</w:t>
      </w:r>
    </w:p>
    <w:p w14:paraId="5C1BB50D" w14:textId="77777777" w:rsidR="00814875" w:rsidRDefault="00EA5180">
      <w:pPr>
        <w:pStyle w:val="ListParagraph"/>
        <w:numPr>
          <w:ilvl w:val="1"/>
          <w:numId w:val="8"/>
        </w:numPr>
        <w:tabs>
          <w:tab w:val="left" w:pos="546"/>
        </w:tabs>
        <w:spacing w:before="77"/>
        <w:ind w:left="546" w:hanging="166"/>
        <w:rPr>
          <w:sz w:val="20"/>
        </w:rPr>
      </w:pPr>
      <w:r>
        <w:rPr>
          <w:noProof/>
          <w:sz w:val="20"/>
        </w:rPr>
        <mc:AlternateContent>
          <mc:Choice Requires="wps">
            <w:drawing>
              <wp:anchor distT="0" distB="0" distL="0" distR="0" simplePos="0" relativeHeight="15732224" behindDoc="0" locked="0" layoutInCell="1" allowOverlap="1" wp14:anchorId="42ADD860" wp14:editId="2252B325">
                <wp:simplePos x="0" y="0"/>
                <wp:positionH relativeFrom="page">
                  <wp:posOffset>850900</wp:posOffset>
                </wp:positionH>
                <wp:positionV relativeFrom="paragraph">
                  <wp:posOffset>66707</wp:posOffset>
                </wp:positionV>
                <wp:extent cx="5778500" cy="279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04ED874" w14:textId="77777777" w:rsidR="00814875" w:rsidRDefault="00EA5180">
                            <w:pPr>
                              <w:pStyle w:val="BodyText"/>
                              <w:spacing w:line="197" w:lineRule="exact"/>
                              <w:rPr>
                                <w:color w:val="000000"/>
                              </w:rPr>
                            </w:pPr>
                            <w:r>
                              <w:rPr>
                                <w:color w:val="333333"/>
                              </w:rPr>
                              <w:t>Is</w:t>
                            </w:r>
                            <w:r>
                              <w:rPr>
                                <w:color w:val="333333"/>
                                <w:spacing w:val="-5"/>
                              </w:rPr>
                              <w:t xml:space="preserve"> </w:t>
                            </w:r>
                            <w:r>
                              <w:rPr>
                                <w:color w:val="333333"/>
                              </w:rPr>
                              <w:t>this</w:t>
                            </w:r>
                            <w:r>
                              <w:rPr>
                                <w:color w:val="333333"/>
                                <w:spacing w:val="-2"/>
                              </w:rPr>
                              <w:t xml:space="preserve"> </w:t>
                            </w:r>
                            <w:r>
                              <w:rPr>
                                <w:color w:val="333333"/>
                              </w:rPr>
                              <w:t>project</w:t>
                            </w:r>
                            <w:r>
                              <w:rPr>
                                <w:color w:val="333333"/>
                                <w:spacing w:val="-2"/>
                              </w:rPr>
                              <w:t xml:space="preserve"> </w:t>
                            </w:r>
                            <w:r>
                              <w:rPr>
                                <w:color w:val="333333"/>
                              </w:rPr>
                              <w:t>funded</w:t>
                            </w:r>
                            <w:r>
                              <w:rPr>
                                <w:color w:val="333333"/>
                                <w:spacing w:val="-2"/>
                              </w:rPr>
                              <w:t xml:space="preserve"> </w:t>
                            </w:r>
                            <w:r>
                              <w:rPr>
                                <w:color w:val="333333"/>
                              </w:rPr>
                              <w:t>(or</w:t>
                            </w:r>
                            <w:r>
                              <w:rPr>
                                <w:color w:val="333333"/>
                                <w:spacing w:val="-2"/>
                              </w:rPr>
                              <w:t xml:space="preserve"> </w:t>
                            </w:r>
                            <w:r>
                              <w:rPr>
                                <w:color w:val="333333"/>
                              </w:rPr>
                              <w:t>proposed</w:t>
                            </w:r>
                            <w:r>
                              <w:rPr>
                                <w:color w:val="333333"/>
                                <w:spacing w:val="-2"/>
                              </w:rPr>
                              <w:t xml:space="preserve"> </w:t>
                            </w:r>
                            <w:r>
                              <w:rPr>
                                <w:color w:val="333333"/>
                              </w:rPr>
                              <w:t>to</w:t>
                            </w:r>
                            <w:r>
                              <w:rPr>
                                <w:color w:val="333333"/>
                                <w:spacing w:val="-2"/>
                              </w:rPr>
                              <w:t xml:space="preserve"> </w:t>
                            </w:r>
                            <w:r>
                              <w:rPr>
                                <w:color w:val="333333"/>
                              </w:rPr>
                              <w:t>be</w:t>
                            </w:r>
                            <w:r>
                              <w:rPr>
                                <w:color w:val="333333"/>
                                <w:spacing w:val="-2"/>
                              </w:rPr>
                              <w:t xml:space="preserve"> </w:t>
                            </w:r>
                            <w:r>
                              <w:rPr>
                                <w:color w:val="333333"/>
                              </w:rPr>
                              <w:t>funded)</w:t>
                            </w:r>
                            <w:r>
                              <w:rPr>
                                <w:color w:val="333333"/>
                                <w:spacing w:val="-2"/>
                              </w:rPr>
                              <w:t xml:space="preserve"> </w:t>
                            </w:r>
                            <w:r>
                              <w:rPr>
                                <w:color w:val="333333"/>
                              </w:rPr>
                              <w:t>by</w:t>
                            </w:r>
                            <w:r>
                              <w:rPr>
                                <w:color w:val="333333"/>
                                <w:spacing w:val="-2"/>
                              </w:rPr>
                              <w:t xml:space="preserve"> </w:t>
                            </w:r>
                            <w:r>
                              <w:rPr>
                                <w:color w:val="333333"/>
                              </w:rPr>
                              <w:t>a</w:t>
                            </w:r>
                            <w:r>
                              <w:rPr>
                                <w:color w:val="333333"/>
                                <w:spacing w:val="-2"/>
                              </w:rPr>
                              <w:t xml:space="preserve"> </w:t>
                            </w:r>
                            <w:r>
                              <w:rPr>
                                <w:color w:val="333333"/>
                              </w:rPr>
                              <w:t>contract</w:t>
                            </w:r>
                            <w:r>
                              <w:rPr>
                                <w:color w:val="333333"/>
                                <w:spacing w:val="-2"/>
                              </w:rPr>
                              <w:t xml:space="preserve"> </w:t>
                            </w:r>
                            <w:r>
                              <w:rPr>
                                <w:color w:val="333333"/>
                              </w:rPr>
                              <w:t>or</w:t>
                            </w:r>
                            <w:r>
                              <w:rPr>
                                <w:color w:val="333333"/>
                                <w:spacing w:val="-2"/>
                              </w:rPr>
                              <w:t xml:space="preserve"> </w:t>
                            </w:r>
                            <w:r>
                              <w:rPr>
                                <w:color w:val="333333"/>
                              </w:rPr>
                              <w:t>grant</w:t>
                            </w:r>
                            <w:r>
                              <w:rPr>
                                <w:color w:val="333333"/>
                                <w:spacing w:val="-2"/>
                              </w:rPr>
                              <w:t xml:space="preserve"> </w:t>
                            </w:r>
                            <w:r>
                              <w:rPr>
                                <w:color w:val="333333"/>
                              </w:rPr>
                              <w:t>from</w:t>
                            </w:r>
                            <w:r>
                              <w:rPr>
                                <w:color w:val="333333"/>
                                <w:spacing w:val="-2"/>
                              </w:rPr>
                              <w:t xml:space="preserve"> </w:t>
                            </w:r>
                            <w:r>
                              <w:rPr>
                                <w:color w:val="333333"/>
                              </w:rPr>
                              <w:t>an</w:t>
                            </w:r>
                            <w:r>
                              <w:rPr>
                                <w:color w:val="333333"/>
                                <w:spacing w:val="-2"/>
                              </w:rPr>
                              <w:t xml:space="preserve"> organization</w:t>
                            </w:r>
                          </w:p>
                          <w:p w14:paraId="3BD2999B" w14:textId="77777777" w:rsidR="00814875" w:rsidRDefault="00EA5180">
                            <w:pPr>
                              <w:pStyle w:val="BodyText"/>
                              <w:spacing w:line="225" w:lineRule="exact"/>
                              <w:rPr>
                                <w:color w:val="000000"/>
                              </w:rPr>
                            </w:pPr>
                            <w:r>
                              <w:rPr>
                                <w:color w:val="333333"/>
                              </w:rPr>
                              <w:t>EXTERNAL</w:t>
                            </w:r>
                            <w:r>
                              <w:rPr>
                                <w:color w:val="333333"/>
                                <w:spacing w:val="-1"/>
                              </w:rPr>
                              <w:t xml:space="preserve"> </w:t>
                            </w:r>
                            <w:r>
                              <w:rPr>
                                <w:color w:val="333333"/>
                              </w:rPr>
                              <w:t>to</w:t>
                            </w:r>
                            <w:r>
                              <w:rPr>
                                <w:color w:val="333333"/>
                                <w:spacing w:val="-1"/>
                              </w:rPr>
                              <w:t xml:space="preserve"> </w:t>
                            </w:r>
                            <w:r>
                              <w:rPr>
                                <w:color w:val="333333"/>
                              </w:rPr>
                              <w:t>UNC-Chapel</w:t>
                            </w:r>
                            <w:r>
                              <w:rPr>
                                <w:color w:val="333333"/>
                                <w:spacing w:val="-1"/>
                              </w:rPr>
                              <w:t xml:space="preserve"> </w:t>
                            </w:r>
                            <w:r>
                              <w:rPr>
                                <w:color w:val="333333"/>
                                <w:spacing w:val="-2"/>
                              </w:rPr>
                              <w:t>Hill?</w:t>
                            </w:r>
                          </w:p>
                        </w:txbxContent>
                      </wps:txbx>
                      <wps:bodyPr wrap="square" lIns="0" tIns="0" rIns="0" bIns="0" rtlCol="0">
                        <a:noAutofit/>
                      </wps:bodyPr>
                    </wps:wsp>
                  </a:graphicData>
                </a:graphic>
              </wp:anchor>
            </w:drawing>
          </mc:Choice>
          <mc:Fallback>
            <w:pict>
              <v:shape w14:anchorId="42ADD860" id="Textbox 28" o:spid="_x0000_s1031" type="#_x0000_t202" style="position:absolute;left:0;text-align:left;margin-left:67pt;margin-top:5.25pt;width:455pt;height:22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dJgtAEAAFY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" fillcolor="#dfebf4" stroked="f">
                <v:textbox inset="0,0,0,0">
                  <w:txbxContent>
                    <w:p w14:paraId="104ED874" w14:textId="77777777" w:rsidR="00814875" w:rsidRDefault="00EA5180">
                      <w:pPr>
                        <w:pStyle w:val="BodyText"/>
                        <w:spacing w:line="197" w:lineRule="exact"/>
                        <w:rPr>
                          <w:color w:val="000000"/>
                        </w:rPr>
                      </w:pPr>
                      <w:r>
                        <w:rPr>
                          <w:color w:val="333333"/>
                        </w:rPr>
                        <w:t>Is</w:t>
                      </w:r>
                      <w:r>
                        <w:rPr>
                          <w:color w:val="333333"/>
                          <w:spacing w:val="-5"/>
                        </w:rPr>
                        <w:t xml:space="preserve"> </w:t>
                      </w:r>
                      <w:r>
                        <w:rPr>
                          <w:color w:val="333333"/>
                        </w:rPr>
                        <w:t>this</w:t>
                      </w:r>
                      <w:r>
                        <w:rPr>
                          <w:color w:val="333333"/>
                          <w:spacing w:val="-2"/>
                        </w:rPr>
                        <w:t xml:space="preserve"> </w:t>
                      </w:r>
                      <w:r>
                        <w:rPr>
                          <w:color w:val="333333"/>
                        </w:rPr>
                        <w:t>project</w:t>
                      </w:r>
                      <w:r>
                        <w:rPr>
                          <w:color w:val="333333"/>
                          <w:spacing w:val="-2"/>
                        </w:rPr>
                        <w:t xml:space="preserve"> </w:t>
                      </w:r>
                      <w:r>
                        <w:rPr>
                          <w:color w:val="333333"/>
                        </w:rPr>
                        <w:t>funded</w:t>
                      </w:r>
                      <w:r>
                        <w:rPr>
                          <w:color w:val="333333"/>
                          <w:spacing w:val="-2"/>
                        </w:rPr>
                        <w:t xml:space="preserve"> </w:t>
                      </w:r>
                      <w:r>
                        <w:rPr>
                          <w:color w:val="333333"/>
                        </w:rPr>
                        <w:t>(or</w:t>
                      </w:r>
                      <w:r>
                        <w:rPr>
                          <w:color w:val="333333"/>
                          <w:spacing w:val="-2"/>
                        </w:rPr>
                        <w:t xml:space="preserve"> </w:t>
                      </w:r>
                      <w:r>
                        <w:rPr>
                          <w:color w:val="333333"/>
                        </w:rPr>
                        <w:t>proposed</w:t>
                      </w:r>
                      <w:r>
                        <w:rPr>
                          <w:color w:val="333333"/>
                          <w:spacing w:val="-2"/>
                        </w:rPr>
                        <w:t xml:space="preserve"> </w:t>
                      </w:r>
                      <w:r>
                        <w:rPr>
                          <w:color w:val="333333"/>
                        </w:rPr>
                        <w:t>to</w:t>
                      </w:r>
                      <w:r>
                        <w:rPr>
                          <w:color w:val="333333"/>
                          <w:spacing w:val="-2"/>
                        </w:rPr>
                        <w:t xml:space="preserve"> </w:t>
                      </w:r>
                      <w:r>
                        <w:rPr>
                          <w:color w:val="333333"/>
                        </w:rPr>
                        <w:t>be</w:t>
                      </w:r>
                      <w:r>
                        <w:rPr>
                          <w:color w:val="333333"/>
                          <w:spacing w:val="-2"/>
                        </w:rPr>
                        <w:t xml:space="preserve"> </w:t>
                      </w:r>
                      <w:r>
                        <w:rPr>
                          <w:color w:val="333333"/>
                        </w:rPr>
                        <w:t>funded)</w:t>
                      </w:r>
                      <w:r>
                        <w:rPr>
                          <w:color w:val="333333"/>
                          <w:spacing w:val="-2"/>
                        </w:rPr>
                        <w:t xml:space="preserve"> </w:t>
                      </w:r>
                      <w:r>
                        <w:rPr>
                          <w:color w:val="333333"/>
                        </w:rPr>
                        <w:t>by</w:t>
                      </w:r>
                      <w:r>
                        <w:rPr>
                          <w:color w:val="333333"/>
                          <w:spacing w:val="-2"/>
                        </w:rPr>
                        <w:t xml:space="preserve"> </w:t>
                      </w:r>
                      <w:r>
                        <w:rPr>
                          <w:color w:val="333333"/>
                        </w:rPr>
                        <w:t>a</w:t>
                      </w:r>
                      <w:r>
                        <w:rPr>
                          <w:color w:val="333333"/>
                          <w:spacing w:val="-2"/>
                        </w:rPr>
                        <w:t xml:space="preserve"> </w:t>
                      </w:r>
                      <w:r>
                        <w:rPr>
                          <w:color w:val="333333"/>
                        </w:rPr>
                        <w:t>contract</w:t>
                      </w:r>
                      <w:r>
                        <w:rPr>
                          <w:color w:val="333333"/>
                          <w:spacing w:val="-2"/>
                        </w:rPr>
                        <w:t xml:space="preserve"> </w:t>
                      </w:r>
                      <w:r>
                        <w:rPr>
                          <w:color w:val="333333"/>
                        </w:rPr>
                        <w:t>or</w:t>
                      </w:r>
                      <w:r>
                        <w:rPr>
                          <w:color w:val="333333"/>
                          <w:spacing w:val="-2"/>
                        </w:rPr>
                        <w:t xml:space="preserve"> </w:t>
                      </w:r>
                      <w:r>
                        <w:rPr>
                          <w:color w:val="333333"/>
                        </w:rPr>
                        <w:t>grant</w:t>
                      </w:r>
                      <w:r>
                        <w:rPr>
                          <w:color w:val="333333"/>
                          <w:spacing w:val="-2"/>
                        </w:rPr>
                        <w:t xml:space="preserve"> </w:t>
                      </w:r>
                      <w:r>
                        <w:rPr>
                          <w:color w:val="333333"/>
                        </w:rPr>
                        <w:t>from</w:t>
                      </w:r>
                      <w:r>
                        <w:rPr>
                          <w:color w:val="333333"/>
                          <w:spacing w:val="-2"/>
                        </w:rPr>
                        <w:t xml:space="preserve"> </w:t>
                      </w:r>
                      <w:r>
                        <w:rPr>
                          <w:color w:val="333333"/>
                        </w:rPr>
                        <w:t>an</w:t>
                      </w:r>
                      <w:r>
                        <w:rPr>
                          <w:color w:val="333333"/>
                          <w:spacing w:val="-2"/>
                        </w:rPr>
                        <w:t xml:space="preserve"> organization</w:t>
                      </w:r>
                    </w:p>
                    <w:p w14:paraId="3BD2999B" w14:textId="77777777" w:rsidR="00814875" w:rsidRDefault="00EA5180">
                      <w:pPr>
                        <w:pStyle w:val="BodyText"/>
                        <w:spacing w:line="225" w:lineRule="exact"/>
                        <w:rPr>
                          <w:color w:val="000000"/>
                        </w:rPr>
                      </w:pPr>
                      <w:r>
                        <w:rPr>
                          <w:color w:val="333333"/>
                        </w:rPr>
                        <w:t>EXTERNAL</w:t>
                      </w:r>
                      <w:r>
                        <w:rPr>
                          <w:color w:val="333333"/>
                          <w:spacing w:val="-1"/>
                        </w:rPr>
                        <w:t xml:space="preserve"> </w:t>
                      </w:r>
                      <w:r>
                        <w:rPr>
                          <w:color w:val="333333"/>
                        </w:rPr>
                        <w:t>to</w:t>
                      </w:r>
                      <w:r>
                        <w:rPr>
                          <w:color w:val="333333"/>
                          <w:spacing w:val="-1"/>
                        </w:rPr>
                        <w:t xml:space="preserve"> </w:t>
                      </w:r>
                      <w:r>
                        <w:rPr>
                          <w:color w:val="333333"/>
                        </w:rPr>
                        <w:t>UNC-Chapel</w:t>
                      </w:r>
                      <w:r>
                        <w:rPr>
                          <w:color w:val="333333"/>
                          <w:spacing w:val="-1"/>
                        </w:rPr>
                        <w:t xml:space="preserve"> </w:t>
                      </w:r>
                      <w:r>
                        <w:rPr>
                          <w:color w:val="333333"/>
                          <w:spacing w:val="-2"/>
                        </w:rPr>
                        <w:t>Hill?</w:t>
                      </w:r>
                    </w:p>
                  </w:txbxContent>
                </v:textbox>
                <w10:wrap anchorx="page"/>
              </v:shape>
            </w:pict>
          </mc:Fallback>
        </mc:AlternateContent>
      </w:r>
    </w:p>
    <w:p w14:paraId="2DFD992D" w14:textId="77777777" w:rsidR="00814875" w:rsidRDefault="00EA5180">
      <w:pPr>
        <w:spacing w:before="274"/>
        <w:ind w:left="680"/>
        <w:rPr>
          <w:rFonts w:ascii="Times New Roman"/>
          <w:sz w:val="24"/>
        </w:rPr>
      </w:pPr>
      <w:r>
        <w:rPr>
          <w:rFonts w:ascii="Times New Roman"/>
          <w:color w:val="333333"/>
          <w:spacing w:val="-5"/>
          <w:sz w:val="24"/>
        </w:rPr>
        <w:t>Yes</w:t>
      </w:r>
    </w:p>
    <w:p w14:paraId="74EA2AF0" w14:textId="77777777" w:rsidR="00814875" w:rsidRDefault="00EA5180">
      <w:pPr>
        <w:pStyle w:val="BodyText"/>
        <w:spacing w:before="14"/>
        <w:rPr>
          <w:rFonts w:ascii="Times New Roman"/>
        </w:rPr>
      </w:pPr>
      <w:r>
        <w:rPr>
          <w:rFonts w:ascii="Times New Roman"/>
          <w:noProof/>
        </w:rPr>
        <mc:AlternateContent>
          <mc:Choice Requires="wps">
            <w:drawing>
              <wp:anchor distT="0" distB="0" distL="0" distR="0" simplePos="0" relativeHeight="487589888" behindDoc="1" locked="0" layoutInCell="1" allowOverlap="1" wp14:anchorId="59AF44DE" wp14:editId="33F1DBDB">
                <wp:simplePos x="0" y="0"/>
                <wp:positionH relativeFrom="page">
                  <wp:posOffset>698500</wp:posOffset>
                </wp:positionH>
                <wp:positionV relativeFrom="paragraph">
                  <wp:posOffset>170239</wp:posOffset>
                </wp:positionV>
                <wp:extent cx="5778500" cy="4191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6B97926F" w14:textId="77777777" w:rsidR="00814875" w:rsidRDefault="00EA5180">
                            <w:pPr>
                              <w:pStyle w:val="BodyText"/>
                              <w:spacing w:line="197" w:lineRule="exact"/>
                              <w:rPr>
                                <w:color w:val="000000"/>
                              </w:rPr>
                            </w:pPr>
                            <w:r>
                              <w:rPr>
                                <w:color w:val="333333"/>
                              </w:rPr>
                              <w:t>Is</w:t>
                            </w:r>
                            <w:r>
                              <w:rPr>
                                <w:color w:val="333333"/>
                                <w:spacing w:val="-1"/>
                              </w:rPr>
                              <w:t xml:space="preserve"> </w:t>
                            </w:r>
                            <w:r>
                              <w:rPr>
                                <w:color w:val="333333"/>
                              </w:rPr>
                              <w:t>UNC-CH</w:t>
                            </w:r>
                            <w:r>
                              <w:rPr>
                                <w:color w:val="333333"/>
                                <w:spacing w:val="-2"/>
                              </w:rPr>
                              <w:t xml:space="preserve"> </w:t>
                            </w:r>
                            <w:r>
                              <w:rPr>
                                <w:color w:val="333333"/>
                              </w:rPr>
                              <w:t>the</w:t>
                            </w:r>
                            <w:r>
                              <w:rPr>
                                <w:color w:val="333333"/>
                                <w:spacing w:val="9"/>
                              </w:rPr>
                              <w:t xml:space="preserve"> </w:t>
                            </w:r>
                            <w:r>
                              <w:rPr>
                                <w:b/>
                                <w:color w:val="333333"/>
                              </w:rPr>
                              <w:t>direct</w:t>
                            </w:r>
                            <w:r>
                              <w:rPr>
                                <w:b/>
                                <w:color w:val="333333"/>
                                <w:spacing w:val="-7"/>
                              </w:rPr>
                              <w:t xml:space="preserve"> </w:t>
                            </w:r>
                            <w:r>
                              <w:rPr>
                                <w:color w:val="333333"/>
                              </w:rPr>
                              <w:t>recipient</w:t>
                            </w:r>
                            <w:r>
                              <w:rPr>
                                <w:color w:val="333333"/>
                                <w:spacing w:val="-1"/>
                              </w:rPr>
                              <w:t xml:space="preserve"> </w:t>
                            </w:r>
                            <w:r>
                              <w:rPr>
                                <w:color w:val="333333"/>
                              </w:rPr>
                              <w:t>of</w:t>
                            </w:r>
                            <w:r>
                              <w:rPr>
                                <w:color w:val="333333"/>
                                <w:spacing w:val="-2"/>
                              </w:rPr>
                              <w:t xml:space="preserve"> </w:t>
                            </w:r>
                            <w:r>
                              <w:rPr>
                                <w:color w:val="333333"/>
                              </w:rPr>
                              <w:t>any</w:t>
                            </w:r>
                            <w:r>
                              <w:rPr>
                                <w:color w:val="333333"/>
                                <w:spacing w:val="-2"/>
                              </w:rPr>
                              <w:t xml:space="preserve"> </w:t>
                            </w:r>
                            <w:r>
                              <w:rPr>
                                <w:color w:val="333333"/>
                              </w:rPr>
                              <w:t>Federal</w:t>
                            </w:r>
                            <w:r>
                              <w:rPr>
                                <w:color w:val="333333"/>
                                <w:spacing w:val="-2"/>
                              </w:rPr>
                              <w:t xml:space="preserve"> </w:t>
                            </w:r>
                            <w:r>
                              <w:rPr>
                                <w:color w:val="333333"/>
                              </w:rPr>
                              <w:t>funding</w:t>
                            </w:r>
                            <w:r>
                              <w:rPr>
                                <w:color w:val="333333"/>
                                <w:spacing w:val="-1"/>
                              </w:rPr>
                              <w:t xml:space="preserve"> </w:t>
                            </w:r>
                            <w:r>
                              <w:rPr>
                                <w:color w:val="333333"/>
                              </w:rPr>
                              <w:t>for</w:t>
                            </w:r>
                            <w:r>
                              <w:rPr>
                                <w:color w:val="333333"/>
                                <w:spacing w:val="-2"/>
                              </w:rPr>
                              <w:t xml:space="preserve"> </w:t>
                            </w:r>
                            <w:r>
                              <w:rPr>
                                <w:color w:val="333333"/>
                              </w:rPr>
                              <w:t>this</w:t>
                            </w:r>
                            <w:r>
                              <w:rPr>
                                <w:color w:val="333333"/>
                                <w:spacing w:val="-2"/>
                              </w:rPr>
                              <w:t xml:space="preserve"> </w:t>
                            </w:r>
                            <w:r>
                              <w:rPr>
                                <w:color w:val="333333"/>
                              </w:rPr>
                              <w:t>study?</w:t>
                            </w:r>
                            <w:r>
                              <w:rPr>
                                <w:color w:val="333333"/>
                                <w:spacing w:val="-2"/>
                              </w:rPr>
                              <w:t xml:space="preserve"> </w:t>
                            </w:r>
                            <w:r>
                              <w:rPr>
                                <w:color w:val="333333"/>
                              </w:rPr>
                              <w:t>You</w:t>
                            </w:r>
                            <w:r>
                              <w:rPr>
                                <w:color w:val="333333"/>
                                <w:spacing w:val="-1"/>
                              </w:rPr>
                              <w:t xml:space="preserve"> </w:t>
                            </w:r>
                            <w:r>
                              <w:rPr>
                                <w:color w:val="333333"/>
                              </w:rPr>
                              <w:t>should</w:t>
                            </w:r>
                            <w:r>
                              <w:rPr>
                                <w:color w:val="333333"/>
                                <w:spacing w:val="-2"/>
                              </w:rPr>
                              <w:t xml:space="preserve"> </w:t>
                            </w:r>
                            <w:r>
                              <w:rPr>
                                <w:color w:val="333333"/>
                              </w:rPr>
                              <w:t>answer</w:t>
                            </w:r>
                            <w:r>
                              <w:rPr>
                                <w:color w:val="333333"/>
                                <w:spacing w:val="-2"/>
                              </w:rPr>
                              <w:t xml:space="preserve"> </w:t>
                            </w:r>
                            <w:r>
                              <w:rPr>
                                <w:color w:val="333333"/>
                              </w:rPr>
                              <w:t>'</w:t>
                            </w:r>
                            <w:proofErr w:type="spellStart"/>
                            <w:r>
                              <w:rPr>
                                <w:color w:val="333333"/>
                              </w:rPr>
                              <w:t>yes'</w:t>
                            </w:r>
                            <w:proofErr w:type="spellEnd"/>
                            <w:r>
                              <w:rPr>
                                <w:color w:val="333333"/>
                                <w:spacing w:val="6"/>
                              </w:rPr>
                              <w:t xml:space="preserve"> </w:t>
                            </w:r>
                            <w:r>
                              <w:rPr>
                                <w:i/>
                                <w:color w:val="333333"/>
                              </w:rPr>
                              <w:t>only</w:t>
                            </w:r>
                            <w:r>
                              <w:rPr>
                                <w:i/>
                                <w:color w:val="333333"/>
                                <w:spacing w:val="-7"/>
                              </w:rPr>
                              <w:t xml:space="preserve"> </w:t>
                            </w:r>
                            <w:r>
                              <w:rPr>
                                <w:color w:val="333333"/>
                                <w:spacing w:val="-5"/>
                              </w:rPr>
                              <w:t>if</w:t>
                            </w:r>
                          </w:p>
                          <w:p w14:paraId="30D99021" w14:textId="77777777" w:rsidR="00814875" w:rsidRDefault="00EA5180">
                            <w:pPr>
                              <w:pStyle w:val="BodyText"/>
                              <w:spacing w:before="2" w:line="230" w:lineRule="auto"/>
                              <w:rPr>
                                <w:color w:val="000000"/>
                              </w:rPr>
                            </w:pPr>
                            <w:r>
                              <w:rPr>
                                <w:color w:val="333333"/>
                              </w:rPr>
                              <w:t>you</w:t>
                            </w:r>
                            <w:r>
                              <w:rPr>
                                <w:color w:val="333333"/>
                                <w:spacing w:val="-3"/>
                              </w:rPr>
                              <w:t xml:space="preserve"> </w:t>
                            </w:r>
                            <w:r>
                              <w:rPr>
                                <w:color w:val="333333"/>
                              </w:rPr>
                              <w:t>are</w:t>
                            </w:r>
                            <w:r>
                              <w:rPr>
                                <w:color w:val="333333"/>
                                <w:spacing w:val="-3"/>
                              </w:rPr>
                              <w:t xml:space="preserve"> </w:t>
                            </w:r>
                            <w:r>
                              <w:rPr>
                                <w:color w:val="333333"/>
                              </w:rPr>
                              <w:t>the</w:t>
                            </w:r>
                            <w:r>
                              <w:rPr>
                                <w:color w:val="333333"/>
                                <w:spacing w:val="-3"/>
                              </w:rPr>
                              <w:t xml:space="preserve"> </w:t>
                            </w:r>
                            <w:r>
                              <w:rPr>
                                <w:color w:val="333333"/>
                              </w:rPr>
                              <w:t>grantee.</w:t>
                            </w:r>
                            <w:r>
                              <w:rPr>
                                <w:color w:val="333333"/>
                                <w:spacing w:val="-3"/>
                              </w:rPr>
                              <w:t xml:space="preserve"> </w:t>
                            </w:r>
                            <w:r>
                              <w:rPr>
                                <w:color w:val="333333"/>
                              </w:rPr>
                              <w:t>You</w:t>
                            </w:r>
                            <w:r>
                              <w:rPr>
                                <w:color w:val="333333"/>
                                <w:spacing w:val="-3"/>
                              </w:rPr>
                              <w:t xml:space="preserve"> </w:t>
                            </w:r>
                            <w:r>
                              <w:rPr>
                                <w:color w:val="333333"/>
                              </w:rPr>
                              <w:t>should</w:t>
                            </w:r>
                            <w:r>
                              <w:rPr>
                                <w:color w:val="333333"/>
                                <w:spacing w:val="-3"/>
                              </w:rPr>
                              <w:t xml:space="preserve"> </w:t>
                            </w:r>
                            <w:r>
                              <w:rPr>
                                <w:color w:val="333333"/>
                              </w:rPr>
                              <w:t>answer</w:t>
                            </w:r>
                            <w:r>
                              <w:rPr>
                                <w:color w:val="333333"/>
                                <w:spacing w:val="-3"/>
                              </w:rPr>
                              <w:t xml:space="preserve"> </w:t>
                            </w:r>
                            <w:r>
                              <w:rPr>
                                <w:color w:val="333333"/>
                              </w:rPr>
                              <w:t>'no'</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are</w:t>
                            </w:r>
                            <w:r>
                              <w:rPr>
                                <w:color w:val="333333"/>
                                <w:spacing w:val="-3"/>
                              </w:rPr>
                              <w:t xml:space="preserve"> </w:t>
                            </w:r>
                            <w:r>
                              <w:rPr>
                                <w:color w:val="333333"/>
                              </w:rPr>
                              <w:t>the</w:t>
                            </w:r>
                            <w:r>
                              <w:rPr>
                                <w:color w:val="333333"/>
                                <w:spacing w:val="-3"/>
                              </w:rPr>
                              <w:t xml:space="preserve"> </w:t>
                            </w:r>
                            <w:r>
                              <w:rPr>
                                <w:color w:val="333333"/>
                              </w:rPr>
                              <w:t>recipient</w:t>
                            </w:r>
                            <w:r>
                              <w:rPr>
                                <w:color w:val="333333"/>
                                <w:spacing w:val="-3"/>
                              </w:rPr>
                              <w:t xml:space="preserve"> </w:t>
                            </w:r>
                            <w:r>
                              <w:rPr>
                                <w:color w:val="333333"/>
                              </w:rPr>
                              <w:t>of</w:t>
                            </w:r>
                            <w:r>
                              <w:rPr>
                                <w:color w:val="333333"/>
                                <w:spacing w:val="-3"/>
                              </w:rPr>
                              <w:t xml:space="preserve"> </w:t>
                            </w:r>
                            <w:r>
                              <w:rPr>
                                <w:color w:val="333333"/>
                              </w:rPr>
                              <w:t>a</w:t>
                            </w:r>
                            <w:r>
                              <w:rPr>
                                <w:color w:val="333333"/>
                                <w:spacing w:val="-3"/>
                              </w:rPr>
                              <w:t xml:space="preserve"> </w:t>
                            </w:r>
                            <w:r>
                              <w:rPr>
                                <w:color w:val="333333"/>
                              </w:rPr>
                              <w:t>sub-award</w:t>
                            </w:r>
                            <w:r>
                              <w:rPr>
                                <w:color w:val="333333"/>
                                <w:spacing w:val="-3"/>
                              </w:rPr>
                              <w:t xml:space="preserve"> </w:t>
                            </w:r>
                            <w:r>
                              <w:rPr>
                                <w:color w:val="333333"/>
                              </w:rPr>
                              <w:t>or</w:t>
                            </w:r>
                            <w:r>
                              <w:rPr>
                                <w:color w:val="333333"/>
                                <w:spacing w:val="-3"/>
                              </w:rPr>
                              <w:t xml:space="preserve"> </w:t>
                            </w:r>
                            <w:r>
                              <w:rPr>
                                <w:color w:val="333333"/>
                              </w:rPr>
                              <w:t>contractor</w:t>
                            </w:r>
                            <w:r>
                              <w:rPr>
                                <w:color w:val="333333"/>
                                <w:spacing w:val="-3"/>
                              </w:rPr>
                              <w:t xml:space="preserve"> </w:t>
                            </w:r>
                            <w:r>
                              <w:rPr>
                                <w:color w:val="333333"/>
                              </w:rPr>
                              <w:t>under the grant.</w:t>
                            </w:r>
                          </w:p>
                        </w:txbxContent>
                      </wps:txbx>
                      <wps:bodyPr wrap="square" lIns="0" tIns="0" rIns="0" bIns="0" rtlCol="0">
                        <a:noAutofit/>
                      </wps:bodyPr>
                    </wps:wsp>
                  </a:graphicData>
                </a:graphic>
              </wp:anchor>
            </w:drawing>
          </mc:Choice>
          <mc:Fallback>
            <w:pict>
              <v:shape w14:anchorId="59AF44DE" id="Textbox 29" o:spid="_x0000_s1032" type="#_x0000_t202" style="position:absolute;margin-left:55pt;margin-top:13.4pt;width:455pt;height:33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" fillcolor="#dfebf4" stroked="f">
                <v:textbox inset="0,0,0,0">
                  <w:txbxContent>
                    <w:p w14:paraId="6B97926F" w14:textId="77777777" w:rsidR="00814875" w:rsidRDefault="00EA5180">
                      <w:pPr>
                        <w:pStyle w:val="BodyText"/>
                        <w:spacing w:line="197" w:lineRule="exact"/>
                        <w:rPr>
                          <w:color w:val="000000"/>
                        </w:rPr>
                      </w:pPr>
                      <w:r>
                        <w:rPr>
                          <w:color w:val="333333"/>
                        </w:rPr>
                        <w:t>Is</w:t>
                      </w:r>
                      <w:r>
                        <w:rPr>
                          <w:color w:val="333333"/>
                          <w:spacing w:val="-1"/>
                        </w:rPr>
                        <w:t xml:space="preserve"> </w:t>
                      </w:r>
                      <w:r>
                        <w:rPr>
                          <w:color w:val="333333"/>
                        </w:rPr>
                        <w:t>UNC-CH</w:t>
                      </w:r>
                      <w:r>
                        <w:rPr>
                          <w:color w:val="333333"/>
                          <w:spacing w:val="-2"/>
                        </w:rPr>
                        <w:t xml:space="preserve"> </w:t>
                      </w:r>
                      <w:r>
                        <w:rPr>
                          <w:color w:val="333333"/>
                        </w:rPr>
                        <w:t>the</w:t>
                      </w:r>
                      <w:r>
                        <w:rPr>
                          <w:color w:val="333333"/>
                          <w:spacing w:val="9"/>
                        </w:rPr>
                        <w:t xml:space="preserve"> </w:t>
                      </w:r>
                      <w:r>
                        <w:rPr>
                          <w:b/>
                          <w:color w:val="333333"/>
                        </w:rPr>
                        <w:t>direct</w:t>
                      </w:r>
                      <w:r>
                        <w:rPr>
                          <w:b/>
                          <w:color w:val="333333"/>
                          <w:spacing w:val="-7"/>
                        </w:rPr>
                        <w:t xml:space="preserve"> </w:t>
                      </w:r>
                      <w:r>
                        <w:rPr>
                          <w:color w:val="333333"/>
                        </w:rPr>
                        <w:t>recipient</w:t>
                      </w:r>
                      <w:r>
                        <w:rPr>
                          <w:color w:val="333333"/>
                          <w:spacing w:val="-1"/>
                        </w:rPr>
                        <w:t xml:space="preserve"> </w:t>
                      </w:r>
                      <w:r>
                        <w:rPr>
                          <w:color w:val="333333"/>
                        </w:rPr>
                        <w:t>of</w:t>
                      </w:r>
                      <w:r>
                        <w:rPr>
                          <w:color w:val="333333"/>
                          <w:spacing w:val="-2"/>
                        </w:rPr>
                        <w:t xml:space="preserve"> </w:t>
                      </w:r>
                      <w:r>
                        <w:rPr>
                          <w:color w:val="333333"/>
                        </w:rPr>
                        <w:t>any</w:t>
                      </w:r>
                      <w:r>
                        <w:rPr>
                          <w:color w:val="333333"/>
                          <w:spacing w:val="-2"/>
                        </w:rPr>
                        <w:t xml:space="preserve"> </w:t>
                      </w:r>
                      <w:r>
                        <w:rPr>
                          <w:color w:val="333333"/>
                        </w:rPr>
                        <w:t>Federal</w:t>
                      </w:r>
                      <w:r>
                        <w:rPr>
                          <w:color w:val="333333"/>
                          <w:spacing w:val="-2"/>
                        </w:rPr>
                        <w:t xml:space="preserve"> </w:t>
                      </w:r>
                      <w:r>
                        <w:rPr>
                          <w:color w:val="333333"/>
                        </w:rPr>
                        <w:t>funding</w:t>
                      </w:r>
                      <w:r>
                        <w:rPr>
                          <w:color w:val="333333"/>
                          <w:spacing w:val="-1"/>
                        </w:rPr>
                        <w:t xml:space="preserve"> </w:t>
                      </w:r>
                      <w:r>
                        <w:rPr>
                          <w:color w:val="333333"/>
                        </w:rPr>
                        <w:t>for</w:t>
                      </w:r>
                      <w:r>
                        <w:rPr>
                          <w:color w:val="333333"/>
                          <w:spacing w:val="-2"/>
                        </w:rPr>
                        <w:t xml:space="preserve"> </w:t>
                      </w:r>
                      <w:r>
                        <w:rPr>
                          <w:color w:val="333333"/>
                        </w:rPr>
                        <w:t>this</w:t>
                      </w:r>
                      <w:r>
                        <w:rPr>
                          <w:color w:val="333333"/>
                          <w:spacing w:val="-2"/>
                        </w:rPr>
                        <w:t xml:space="preserve"> </w:t>
                      </w:r>
                      <w:r>
                        <w:rPr>
                          <w:color w:val="333333"/>
                        </w:rPr>
                        <w:t>study?</w:t>
                      </w:r>
                      <w:r>
                        <w:rPr>
                          <w:color w:val="333333"/>
                          <w:spacing w:val="-2"/>
                        </w:rPr>
                        <w:t xml:space="preserve"> </w:t>
                      </w:r>
                      <w:r>
                        <w:rPr>
                          <w:color w:val="333333"/>
                        </w:rPr>
                        <w:t>You</w:t>
                      </w:r>
                      <w:r>
                        <w:rPr>
                          <w:color w:val="333333"/>
                          <w:spacing w:val="-1"/>
                        </w:rPr>
                        <w:t xml:space="preserve"> </w:t>
                      </w:r>
                      <w:r>
                        <w:rPr>
                          <w:color w:val="333333"/>
                        </w:rPr>
                        <w:t>should</w:t>
                      </w:r>
                      <w:r>
                        <w:rPr>
                          <w:color w:val="333333"/>
                          <w:spacing w:val="-2"/>
                        </w:rPr>
                        <w:t xml:space="preserve"> </w:t>
                      </w:r>
                      <w:r>
                        <w:rPr>
                          <w:color w:val="333333"/>
                        </w:rPr>
                        <w:t>answer</w:t>
                      </w:r>
                      <w:r>
                        <w:rPr>
                          <w:color w:val="333333"/>
                          <w:spacing w:val="-2"/>
                        </w:rPr>
                        <w:t xml:space="preserve"> </w:t>
                      </w:r>
                      <w:r>
                        <w:rPr>
                          <w:color w:val="333333"/>
                        </w:rPr>
                        <w:t>'</w:t>
                      </w:r>
                      <w:proofErr w:type="spellStart"/>
                      <w:r>
                        <w:rPr>
                          <w:color w:val="333333"/>
                        </w:rPr>
                        <w:t>yes'</w:t>
                      </w:r>
                      <w:proofErr w:type="spellEnd"/>
                      <w:r>
                        <w:rPr>
                          <w:color w:val="333333"/>
                          <w:spacing w:val="6"/>
                        </w:rPr>
                        <w:t xml:space="preserve"> </w:t>
                      </w:r>
                      <w:r>
                        <w:rPr>
                          <w:i/>
                          <w:color w:val="333333"/>
                        </w:rPr>
                        <w:t>only</w:t>
                      </w:r>
                      <w:r>
                        <w:rPr>
                          <w:i/>
                          <w:color w:val="333333"/>
                          <w:spacing w:val="-7"/>
                        </w:rPr>
                        <w:t xml:space="preserve"> </w:t>
                      </w:r>
                      <w:r>
                        <w:rPr>
                          <w:color w:val="333333"/>
                          <w:spacing w:val="-5"/>
                        </w:rPr>
                        <w:t>if</w:t>
                      </w:r>
                    </w:p>
                    <w:p w14:paraId="30D99021" w14:textId="77777777" w:rsidR="00814875" w:rsidRDefault="00EA5180">
                      <w:pPr>
                        <w:pStyle w:val="BodyText"/>
                        <w:spacing w:before="2" w:line="230" w:lineRule="auto"/>
                        <w:rPr>
                          <w:color w:val="000000"/>
                        </w:rPr>
                      </w:pPr>
                      <w:r>
                        <w:rPr>
                          <w:color w:val="333333"/>
                        </w:rPr>
                        <w:t>you</w:t>
                      </w:r>
                      <w:r>
                        <w:rPr>
                          <w:color w:val="333333"/>
                          <w:spacing w:val="-3"/>
                        </w:rPr>
                        <w:t xml:space="preserve"> </w:t>
                      </w:r>
                      <w:r>
                        <w:rPr>
                          <w:color w:val="333333"/>
                        </w:rPr>
                        <w:t>are</w:t>
                      </w:r>
                      <w:r>
                        <w:rPr>
                          <w:color w:val="333333"/>
                          <w:spacing w:val="-3"/>
                        </w:rPr>
                        <w:t xml:space="preserve"> </w:t>
                      </w:r>
                      <w:r>
                        <w:rPr>
                          <w:color w:val="333333"/>
                        </w:rPr>
                        <w:t>the</w:t>
                      </w:r>
                      <w:r>
                        <w:rPr>
                          <w:color w:val="333333"/>
                          <w:spacing w:val="-3"/>
                        </w:rPr>
                        <w:t xml:space="preserve"> </w:t>
                      </w:r>
                      <w:r>
                        <w:rPr>
                          <w:color w:val="333333"/>
                        </w:rPr>
                        <w:t>grantee.</w:t>
                      </w:r>
                      <w:r>
                        <w:rPr>
                          <w:color w:val="333333"/>
                          <w:spacing w:val="-3"/>
                        </w:rPr>
                        <w:t xml:space="preserve"> </w:t>
                      </w:r>
                      <w:r>
                        <w:rPr>
                          <w:color w:val="333333"/>
                        </w:rPr>
                        <w:t>You</w:t>
                      </w:r>
                      <w:r>
                        <w:rPr>
                          <w:color w:val="333333"/>
                          <w:spacing w:val="-3"/>
                        </w:rPr>
                        <w:t xml:space="preserve"> </w:t>
                      </w:r>
                      <w:r>
                        <w:rPr>
                          <w:color w:val="333333"/>
                        </w:rPr>
                        <w:t>should</w:t>
                      </w:r>
                      <w:r>
                        <w:rPr>
                          <w:color w:val="333333"/>
                          <w:spacing w:val="-3"/>
                        </w:rPr>
                        <w:t xml:space="preserve"> </w:t>
                      </w:r>
                      <w:r>
                        <w:rPr>
                          <w:color w:val="333333"/>
                        </w:rPr>
                        <w:t>answer</w:t>
                      </w:r>
                      <w:r>
                        <w:rPr>
                          <w:color w:val="333333"/>
                          <w:spacing w:val="-3"/>
                        </w:rPr>
                        <w:t xml:space="preserve"> </w:t>
                      </w:r>
                      <w:r>
                        <w:rPr>
                          <w:color w:val="333333"/>
                        </w:rPr>
                        <w:t>'no'</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are</w:t>
                      </w:r>
                      <w:r>
                        <w:rPr>
                          <w:color w:val="333333"/>
                          <w:spacing w:val="-3"/>
                        </w:rPr>
                        <w:t xml:space="preserve"> </w:t>
                      </w:r>
                      <w:r>
                        <w:rPr>
                          <w:color w:val="333333"/>
                        </w:rPr>
                        <w:t>the</w:t>
                      </w:r>
                      <w:r>
                        <w:rPr>
                          <w:color w:val="333333"/>
                          <w:spacing w:val="-3"/>
                        </w:rPr>
                        <w:t xml:space="preserve"> </w:t>
                      </w:r>
                      <w:r>
                        <w:rPr>
                          <w:color w:val="333333"/>
                        </w:rPr>
                        <w:t>recipient</w:t>
                      </w:r>
                      <w:r>
                        <w:rPr>
                          <w:color w:val="333333"/>
                          <w:spacing w:val="-3"/>
                        </w:rPr>
                        <w:t xml:space="preserve"> </w:t>
                      </w:r>
                      <w:r>
                        <w:rPr>
                          <w:color w:val="333333"/>
                        </w:rPr>
                        <w:t>of</w:t>
                      </w:r>
                      <w:r>
                        <w:rPr>
                          <w:color w:val="333333"/>
                          <w:spacing w:val="-3"/>
                        </w:rPr>
                        <w:t xml:space="preserve"> </w:t>
                      </w:r>
                      <w:r>
                        <w:rPr>
                          <w:color w:val="333333"/>
                        </w:rPr>
                        <w:t>a</w:t>
                      </w:r>
                      <w:r>
                        <w:rPr>
                          <w:color w:val="333333"/>
                          <w:spacing w:val="-3"/>
                        </w:rPr>
                        <w:t xml:space="preserve"> </w:t>
                      </w:r>
                      <w:r>
                        <w:rPr>
                          <w:color w:val="333333"/>
                        </w:rPr>
                        <w:t>sub-award</w:t>
                      </w:r>
                      <w:r>
                        <w:rPr>
                          <w:color w:val="333333"/>
                          <w:spacing w:val="-3"/>
                        </w:rPr>
                        <w:t xml:space="preserve"> </w:t>
                      </w:r>
                      <w:r>
                        <w:rPr>
                          <w:color w:val="333333"/>
                        </w:rPr>
                        <w:t>or</w:t>
                      </w:r>
                      <w:r>
                        <w:rPr>
                          <w:color w:val="333333"/>
                          <w:spacing w:val="-3"/>
                        </w:rPr>
                        <w:t xml:space="preserve"> </w:t>
                      </w:r>
                      <w:r>
                        <w:rPr>
                          <w:color w:val="333333"/>
                        </w:rPr>
                        <w:t>contractor</w:t>
                      </w:r>
                      <w:r>
                        <w:rPr>
                          <w:color w:val="333333"/>
                          <w:spacing w:val="-3"/>
                        </w:rPr>
                        <w:t xml:space="preserve"> </w:t>
                      </w:r>
                      <w:r>
                        <w:rPr>
                          <w:color w:val="333333"/>
                        </w:rPr>
                        <w:t>under the grant.</w:t>
                      </w:r>
                    </w:p>
                  </w:txbxContent>
                </v:textbox>
                <w10:wrap type="topAndBottom" anchorx="page"/>
              </v:shape>
            </w:pict>
          </mc:Fallback>
        </mc:AlternateContent>
      </w:r>
    </w:p>
    <w:p w14:paraId="567E1FFD" w14:textId="77777777" w:rsidR="00814875" w:rsidRDefault="00EA5180">
      <w:pPr>
        <w:spacing w:before="36"/>
        <w:ind w:left="680"/>
        <w:rPr>
          <w:rFonts w:ascii="Times New Roman"/>
          <w:sz w:val="24"/>
        </w:rPr>
      </w:pPr>
      <w:r>
        <w:rPr>
          <w:rFonts w:ascii="Times New Roman"/>
          <w:color w:val="333333"/>
          <w:spacing w:val="-5"/>
          <w:sz w:val="24"/>
        </w:rPr>
        <w:t>No</w:t>
      </w:r>
    </w:p>
    <w:p w14:paraId="3F9E0ED7" w14:textId="77777777" w:rsidR="00814875" w:rsidRDefault="00814875">
      <w:pPr>
        <w:rPr>
          <w:rFonts w:ascii="Times New Roman"/>
          <w:sz w:val="24"/>
        </w:rPr>
        <w:sectPr w:rsidR="00814875">
          <w:pgSz w:w="12240" w:h="15840"/>
          <w:pgMar w:top="580" w:right="720" w:bottom="460" w:left="720" w:header="170" w:footer="270" w:gutter="0"/>
          <w:cols w:space="720"/>
        </w:sectPr>
      </w:pPr>
    </w:p>
    <w:p w14:paraId="2DAC3775" w14:textId="77777777" w:rsidR="00814875" w:rsidRDefault="00EA5180">
      <w:pPr>
        <w:pStyle w:val="BodyText"/>
        <w:spacing w:before="8" w:after="1"/>
        <w:rPr>
          <w:rFonts w:ascii="Times New Roman"/>
          <w:sz w:val="10"/>
        </w:rPr>
      </w:pPr>
      <w:r>
        <w:rPr>
          <w:rFonts w:ascii="Times New Roman"/>
          <w:noProof/>
          <w:sz w:val="10"/>
        </w:rPr>
        <w:lastRenderedPageBreak/>
        <mc:AlternateContent>
          <mc:Choice Requires="wpg">
            <w:drawing>
              <wp:anchor distT="0" distB="0" distL="0" distR="0" simplePos="0" relativeHeight="486617600" behindDoc="1" locked="0" layoutInCell="1" allowOverlap="1" wp14:anchorId="608C26EA" wp14:editId="7BBDCE59">
                <wp:simplePos x="0" y="0"/>
                <wp:positionH relativeFrom="page">
                  <wp:posOffset>527050</wp:posOffset>
                </wp:positionH>
                <wp:positionV relativeFrom="page">
                  <wp:posOffset>457200</wp:posOffset>
                </wp:positionV>
                <wp:extent cx="6705600" cy="914400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144000"/>
                          <a:chOff x="0" y="0"/>
                          <a:chExt cx="6705600" cy="9144000"/>
                        </a:xfrm>
                      </wpg:grpSpPr>
                      <wps:wsp>
                        <wps:cNvPr id="31" name="Graphic 31"/>
                        <wps:cNvSpPr/>
                        <wps:spPr>
                          <a:xfrm>
                            <a:off x="6350" y="60642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32" name="Graphic 32"/>
                        <wps:cNvSpPr/>
                        <wps:spPr>
                          <a:xfrm>
                            <a:off x="0" y="0"/>
                            <a:ext cx="6705600" cy="6070600"/>
                          </a:xfrm>
                          <a:custGeom>
                            <a:avLst/>
                            <a:gdLst/>
                            <a:ahLst/>
                            <a:cxnLst/>
                            <a:rect l="l" t="t" r="r" b="b"/>
                            <a:pathLst>
                              <a:path w="6705600" h="6070600">
                                <a:moveTo>
                                  <a:pt x="12700" y="0"/>
                                </a:moveTo>
                                <a:lnTo>
                                  <a:pt x="0" y="0"/>
                                </a:lnTo>
                                <a:lnTo>
                                  <a:pt x="0" y="6070600"/>
                                </a:lnTo>
                                <a:lnTo>
                                  <a:pt x="12700" y="6070600"/>
                                </a:lnTo>
                                <a:lnTo>
                                  <a:pt x="12700" y="0"/>
                                </a:lnTo>
                                <a:close/>
                              </a:path>
                              <a:path w="6705600" h="6070600">
                                <a:moveTo>
                                  <a:pt x="6705600" y="0"/>
                                </a:moveTo>
                                <a:lnTo>
                                  <a:pt x="6692900" y="0"/>
                                </a:lnTo>
                                <a:lnTo>
                                  <a:pt x="6692900" y="6070600"/>
                                </a:lnTo>
                                <a:lnTo>
                                  <a:pt x="6705600" y="6070600"/>
                                </a:lnTo>
                                <a:lnTo>
                                  <a:pt x="6705600" y="0"/>
                                </a:lnTo>
                                <a:close/>
                              </a:path>
                            </a:pathLst>
                          </a:custGeom>
                          <a:solidFill>
                            <a:srgbClr val="CCCCCC"/>
                          </a:solidFill>
                        </wps:spPr>
                        <wps:bodyPr wrap="square" lIns="0" tIns="0" rIns="0" bIns="0" rtlCol="0">
                          <a:prstTxWarp prst="textNoShape">
                            <a:avLst/>
                          </a:prstTxWarp>
                          <a:noAutofit/>
                        </wps:bodyPr>
                      </wps:wsp>
                      <wps:wsp>
                        <wps:cNvPr id="33" name="Graphic 33"/>
                        <wps:cNvSpPr/>
                        <wps:spPr>
                          <a:xfrm>
                            <a:off x="6350" y="60769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34" name="Graphic 34"/>
                        <wps:cNvSpPr/>
                        <wps:spPr>
                          <a:xfrm>
                            <a:off x="6350" y="6083300"/>
                            <a:ext cx="6692900" cy="3060700"/>
                          </a:xfrm>
                          <a:custGeom>
                            <a:avLst/>
                            <a:gdLst/>
                            <a:ahLst/>
                            <a:cxnLst/>
                            <a:rect l="l" t="t" r="r" b="b"/>
                            <a:pathLst>
                              <a:path w="6692900" h="3060700">
                                <a:moveTo>
                                  <a:pt x="0" y="0"/>
                                </a:moveTo>
                                <a:lnTo>
                                  <a:pt x="0" y="3060700"/>
                                </a:lnTo>
                              </a:path>
                              <a:path w="6692900" h="3060700">
                                <a:moveTo>
                                  <a:pt x="6692900" y="0"/>
                                </a:moveTo>
                                <a:lnTo>
                                  <a:pt x="6692900" y="30607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112F56E9" id="Group 30" o:spid="_x0000_s1026" style="position:absolute;margin-left:41.5pt;margin-top:36pt;width:528pt;height:10in;z-index:-16698880;mso-wrap-distance-left:0;mso-wrap-distance-right:0;mso-position-horizontal-relative:page;mso-position-vertical-relative:page" coordsize="6705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">
                <v:shape id="Graphic 31" o:spid="_x0000_s1027" style="position:absolute;left:63;top:60642;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" path="m,12700r6692900,l6692900,,,,,12700xe" fillcolor="#ccc" stroked="f">
                  <v:path arrowok="t"/>
                </v:shape>
                <v:shape id="Graphic 32" o:spid="_x0000_s1028" style="position:absolute;width:67056;height:60706;visibility:visible;mso-wrap-style:square;v-text-anchor:top" coordsize="6705600,607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" path="m12700,l,,,6070600r12700,l12700,xem6705600,r-12700,l6692900,6070600r12700,l6705600,xe" fillcolor="#ccc" stroked="f">
                  <v:path arrowok="t"/>
                </v:shape>
                <v:shape id="Graphic 33" o:spid="_x0000_s1029" style="position:absolute;left:63;top:60769;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" path="m,12700r6692900,l6692900,,,,,12700xe" fillcolor="#ccc" stroked="f">
                  <v:path arrowok="t"/>
                </v:shape>
                <v:shape id="Graphic 34" o:spid="_x0000_s1030" style="position:absolute;left:63;top:60833;width:66929;height:30607;visibility:visible;mso-wrap-style:square;v-text-anchor:top" coordsize="6692900,306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" path="m,l,3060700em6692900,r,3060700e" filled="f" strokecolor="#ccc" strokeweight="1pt">
                  <v:path arrowok="t"/>
                </v:shape>
                <w10:wrap anchorx="page" anchory="page"/>
              </v:group>
            </w:pict>
          </mc:Fallback>
        </mc:AlternateContent>
      </w:r>
    </w:p>
    <w:p w14:paraId="42D845D1" w14:textId="77777777" w:rsidR="00814875" w:rsidRDefault="00EA5180">
      <w:pPr>
        <w:pStyle w:val="BodyText"/>
        <w:ind w:left="380"/>
        <w:rPr>
          <w:rFonts w:ascii="Times New Roman"/>
        </w:rPr>
      </w:pPr>
      <w:r>
        <w:rPr>
          <w:rFonts w:ascii="Times New Roman"/>
          <w:noProof/>
        </w:rPr>
        <mc:AlternateContent>
          <mc:Choice Requires="wps">
            <w:drawing>
              <wp:inline distT="0" distB="0" distL="0" distR="0" wp14:anchorId="3BA22963" wp14:editId="571A9AF2">
                <wp:extent cx="5778500" cy="279400"/>
                <wp:effectExtent l="0" t="0" r="0" b="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7E96E94E" w14:textId="77777777" w:rsidR="00814875" w:rsidRDefault="00EA5180">
                            <w:pPr>
                              <w:pStyle w:val="BodyText"/>
                              <w:spacing w:line="197" w:lineRule="exact"/>
                              <w:rPr>
                                <w:color w:val="000000"/>
                              </w:rPr>
                            </w:pPr>
                            <w:r>
                              <w:rPr>
                                <w:color w:val="333333"/>
                              </w:rPr>
                              <w:t>Funding</w:t>
                            </w:r>
                            <w:r>
                              <w:rPr>
                                <w:color w:val="333333"/>
                                <w:spacing w:val="-5"/>
                              </w:rPr>
                              <w:t xml:space="preserve"> </w:t>
                            </w:r>
                            <w:r>
                              <w:rPr>
                                <w:color w:val="333333"/>
                              </w:rPr>
                              <w:t>Source(s)</w:t>
                            </w:r>
                            <w:r>
                              <w:rPr>
                                <w:color w:val="333333"/>
                                <w:spacing w:val="-3"/>
                              </w:rPr>
                              <w:t xml:space="preserve"> </w:t>
                            </w:r>
                            <w:r>
                              <w:rPr>
                                <w:color w:val="333333"/>
                              </w:rPr>
                              <w:t>and/or</w:t>
                            </w:r>
                            <w:r>
                              <w:rPr>
                                <w:color w:val="333333"/>
                                <w:spacing w:val="-3"/>
                              </w:rPr>
                              <w:t xml:space="preserve"> </w:t>
                            </w:r>
                            <w:r>
                              <w:rPr>
                                <w:color w:val="333333"/>
                              </w:rPr>
                              <w:t>Sponsor(s):</w:t>
                            </w:r>
                            <w:r>
                              <w:rPr>
                                <w:color w:val="333333"/>
                                <w:spacing w:val="-2"/>
                              </w:rPr>
                              <w:t xml:space="preserve"> </w:t>
                            </w:r>
                            <w:r>
                              <w:rPr>
                                <w:color w:val="333333"/>
                              </w:rPr>
                              <w:t>Please</w:t>
                            </w:r>
                            <w:r>
                              <w:rPr>
                                <w:color w:val="333333"/>
                                <w:spacing w:val="-3"/>
                              </w:rPr>
                              <w:t xml:space="preserve"> </w:t>
                            </w:r>
                            <w:r>
                              <w:rPr>
                                <w:color w:val="333333"/>
                              </w:rPr>
                              <w:t>list</w:t>
                            </w:r>
                            <w:r>
                              <w:rPr>
                                <w:color w:val="333333"/>
                                <w:spacing w:val="-3"/>
                              </w:rPr>
                              <w:t xml:space="preserve"> </w:t>
                            </w:r>
                            <w:r>
                              <w:rPr>
                                <w:color w:val="333333"/>
                              </w:rPr>
                              <w:t>all</w:t>
                            </w:r>
                            <w:r>
                              <w:rPr>
                                <w:color w:val="333333"/>
                                <w:spacing w:val="-2"/>
                              </w:rPr>
                              <w:t xml:space="preserve"> </w:t>
                            </w:r>
                            <w:r>
                              <w:rPr>
                                <w:color w:val="333333"/>
                              </w:rPr>
                              <w:t>entities</w:t>
                            </w:r>
                            <w:r>
                              <w:rPr>
                                <w:color w:val="333333"/>
                                <w:spacing w:val="-3"/>
                              </w:rPr>
                              <w:t xml:space="preserve"> </w:t>
                            </w:r>
                            <w:r>
                              <w:rPr>
                                <w:color w:val="333333"/>
                              </w:rPr>
                              <w:t>that</w:t>
                            </w:r>
                            <w:r>
                              <w:rPr>
                                <w:color w:val="333333"/>
                                <w:spacing w:val="-3"/>
                              </w:rPr>
                              <w:t xml:space="preserve"> </w:t>
                            </w:r>
                            <w:r>
                              <w:rPr>
                                <w:color w:val="333333"/>
                              </w:rPr>
                              <w:t>are</w:t>
                            </w:r>
                            <w:r>
                              <w:rPr>
                                <w:color w:val="333333"/>
                                <w:spacing w:val="-2"/>
                              </w:rPr>
                              <w:t xml:space="preserve"> </w:t>
                            </w:r>
                            <w:r>
                              <w:rPr>
                                <w:color w:val="333333"/>
                              </w:rPr>
                              <w:t>providing</w:t>
                            </w:r>
                            <w:r>
                              <w:rPr>
                                <w:color w:val="333333"/>
                                <w:spacing w:val="-3"/>
                              </w:rPr>
                              <w:t xml:space="preserve"> </w:t>
                            </w:r>
                            <w:r>
                              <w:rPr>
                                <w:color w:val="333333"/>
                              </w:rPr>
                              <w:t>monetary</w:t>
                            </w:r>
                            <w:r>
                              <w:rPr>
                                <w:color w:val="333333"/>
                                <w:spacing w:val="-3"/>
                              </w:rPr>
                              <w:t xml:space="preserve"> </w:t>
                            </w:r>
                            <w:r>
                              <w:rPr>
                                <w:color w:val="333333"/>
                              </w:rPr>
                              <w:t>support</w:t>
                            </w:r>
                            <w:r>
                              <w:rPr>
                                <w:color w:val="333333"/>
                                <w:spacing w:val="-2"/>
                              </w:rPr>
                              <w:t xml:space="preserve"> </w:t>
                            </w:r>
                            <w:r>
                              <w:rPr>
                                <w:color w:val="333333"/>
                                <w:spacing w:val="-5"/>
                              </w:rPr>
                              <w:t>or</w:t>
                            </w:r>
                          </w:p>
                          <w:p w14:paraId="7E815563" w14:textId="77777777" w:rsidR="00814875" w:rsidRDefault="00EA5180">
                            <w:pPr>
                              <w:pStyle w:val="BodyText"/>
                              <w:spacing w:line="225" w:lineRule="exact"/>
                              <w:rPr>
                                <w:color w:val="000000"/>
                              </w:rPr>
                            </w:pPr>
                            <w:r>
                              <w:rPr>
                                <w:color w:val="333333"/>
                              </w:rPr>
                              <w:t>supplies</w:t>
                            </w:r>
                            <w:r>
                              <w:rPr>
                                <w:color w:val="333333"/>
                                <w:spacing w:val="-5"/>
                              </w:rPr>
                              <w:t xml:space="preserve"> </w:t>
                            </w:r>
                            <w:r>
                              <w:rPr>
                                <w:color w:val="333333"/>
                              </w:rPr>
                              <w:t>(e.g.,</w:t>
                            </w:r>
                            <w:r>
                              <w:rPr>
                                <w:color w:val="333333"/>
                                <w:spacing w:val="-3"/>
                              </w:rPr>
                              <w:t xml:space="preserve"> </w:t>
                            </w:r>
                            <w:r>
                              <w:rPr>
                                <w:color w:val="333333"/>
                              </w:rPr>
                              <w:t>study</w:t>
                            </w:r>
                            <w:r>
                              <w:rPr>
                                <w:color w:val="333333"/>
                                <w:spacing w:val="-2"/>
                              </w:rPr>
                              <w:t xml:space="preserve"> </w:t>
                            </w:r>
                            <w:r>
                              <w:rPr>
                                <w:color w:val="333333"/>
                              </w:rPr>
                              <w:t>drug,</w:t>
                            </w:r>
                            <w:r>
                              <w:rPr>
                                <w:color w:val="333333"/>
                                <w:spacing w:val="-3"/>
                              </w:rPr>
                              <w:t xml:space="preserve"> </w:t>
                            </w:r>
                            <w:r>
                              <w:rPr>
                                <w:color w:val="333333"/>
                              </w:rPr>
                              <w:t>gifts,</w:t>
                            </w:r>
                            <w:r>
                              <w:rPr>
                                <w:color w:val="333333"/>
                                <w:spacing w:val="-2"/>
                              </w:rPr>
                              <w:t xml:space="preserve"> </w:t>
                            </w:r>
                            <w:r>
                              <w:rPr>
                                <w:color w:val="333333"/>
                              </w:rPr>
                              <w:t>devices</w:t>
                            </w:r>
                            <w:r>
                              <w:rPr>
                                <w:color w:val="333333"/>
                                <w:spacing w:val="-3"/>
                              </w:rPr>
                              <w:t xml:space="preserve"> </w:t>
                            </w:r>
                            <w:r>
                              <w:rPr>
                                <w:color w:val="333333"/>
                              </w:rPr>
                              <w:t>at</w:t>
                            </w:r>
                            <w:r>
                              <w:rPr>
                                <w:color w:val="333333"/>
                                <w:spacing w:val="-2"/>
                              </w:rPr>
                              <w:t xml:space="preserve"> </w:t>
                            </w:r>
                            <w:r>
                              <w:rPr>
                                <w:color w:val="333333"/>
                              </w:rPr>
                              <w:t>no</w:t>
                            </w:r>
                            <w:r>
                              <w:rPr>
                                <w:color w:val="333333"/>
                                <w:spacing w:val="-3"/>
                              </w:rPr>
                              <w:t xml:space="preserve"> </w:t>
                            </w:r>
                            <w:r>
                              <w:rPr>
                                <w:color w:val="333333"/>
                              </w:rPr>
                              <w:t>cost,</w:t>
                            </w:r>
                            <w:r>
                              <w:rPr>
                                <w:color w:val="333333"/>
                                <w:spacing w:val="-3"/>
                              </w:rPr>
                              <w:t xml:space="preserve"> </w:t>
                            </w:r>
                            <w:r>
                              <w:rPr>
                                <w:color w:val="333333"/>
                              </w:rPr>
                              <w:t>or</w:t>
                            </w:r>
                            <w:r>
                              <w:rPr>
                                <w:color w:val="333333"/>
                                <w:spacing w:val="-2"/>
                              </w:rPr>
                              <w:t xml:space="preserve"> </w:t>
                            </w:r>
                            <w:r>
                              <w:rPr>
                                <w:color w:val="333333"/>
                              </w:rPr>
                              <w:t>others</w:t>
                            </w:r>
                            <w:r>
                              <w:rPr>
                                <w:color w:val="333333"/>
                                <w:spacing w:val="-3"/>
                              </w:rPr>
                              <w:t xml:space="preserve"> </w:t>
                            </w:r>
                            <w:r>
                              <w:rPr>
                                <w:color w:val="333333"/>
                              </w:rPr>
                              <w:t>that</w:t>
                            </w:r>
                            <w:r>
                              <w:rPr>
                                <w:color w:val="333333"/>
                                <w:spacing w:val="-2"/>
                              </w:rPr>
                              <w:t xml:space="preserve"> </w:t>
                            </w:r>
                            <w:r>
                              <w:rPr>
                                <w:color w:val="333333"/>
                              </w:rPr>
                              <w:t>provide</w:t>
                            </w:r>
                            <w:r>
                              <w:rPr>
                                <w:color w:val="333333"/>
                                <w:spacing w:val="-3"/>
                              </w:rPr>
                              <w:t xml:space="preserve"> </w:t>
                            </w:r>
                            <w:r>
                              <w:rPr>
                                <w:color w:val="333333"/>
                              </w:rPr>
                              <w:t>in-kind</w:t>
                            </w:r>
                            <w:r>
                              <w:rPr>
                                <w:color w:val="333333"/>
                                <w:spacing w:val="-2"/>
                              </w:rPr>
                              <w:t xml:space="preserve"> services).</w:t>
                            </w:r>
                          </w:p>
                        </w:txbxContent>
                      </wps:txbx>
                      <wps:bodyPr wrap="square" lIns="0" tIns="0" rIns="0" bIns="0" rtlCol="0">
                        <a:noAutofit/>
                      </wps:bodyPr>
                    </wps:wsp>
                  </a:graphicData>
                </a:graphic>
              </wp:inline>
            </w:drawing>
          </mc:Choice>
          <mc:Fallback>
            <w:pict>
              <v:shape w14:anchorId="3BA22963" id="Textbox 35" o:spid="_x0000_s1033" type="#_x0000_t202" style="width:455pt;height: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kmetAEAAFY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" fillcolor="#dfebf4" stroked="f">
                <v:textbox inset="0,0,0,0">
                  <w:txbxContent>
                    <w:p w14:paraId="7E96E94E" w14:textId="77777777" w:rsidR="00814875" w:rsidRDefault="00EA5180">
                      <w:pPr>
                        <w:pStyle w:val="BodyText"/>
                        <w:spacing w:line="197" w:lineRule="exact"/>
                        <w:rPr>
                          <w:color w:val="000000"/>
                        </w:rPr>
                      </w:pPr>
                      <w:r>
                        <w:rPr>
                          <w:color w:val="333333"/>
                        </w:rPr>
                        <w:t>Funding</w:t>
                      </w:r>
                      <w:r>
                        <w:rPr>
                          <w:color w:val="333333"/>
                          <w:spacing w:val="-5"/>
                        </w:rPr>
                        <w:t xml:space="preserve"> </w:t>
                      </w:r>
                      <w:r>
                        <w:rPr>
                          <w:color w:val="333333"/>
                        </w:rPr>
                        <w:t>Source(s)</w:t>
                      </w:r>
                      <w:r>
                        <w:rPr>
                          <w:color w:val="333333"/>
                          <w:spacing w:val="-3"/>
                        </w:rPr>
                        <w:t xml:space="preserve"> </w:t>
                      </w:r>
                      <w:r>
                        <w:rPr>
                          <w:color w:val="333333"/>
                        </w:rPr>
                        <w:t>and/or</w:t>
                      </w:r>
                      <w:r>
                        <w:rPr>
                          <w:color w:val="333333"/>
                          <w:spacing w:val="-3"/>
                        </w:rPr>
                        <w:t xml:space="preserve"> </w:t>
                      </w:r>
                      <w:r>
                        <w:rPr>
                          <w:color w:val="333333"/>
                        </w:rPr>
                        <w:t>Sponsor(s):</w:t>
                      </w:r>
                      <w:r>
                        <w:rPr>
                          <w:color w:val="333333"/>
                          <w:spacing w:val="-2"/>
                        </w:rPr>
                        <w:t xml:space="preserve"> </w:t>
                      </w:r>
                      <w:r>
                        <w:rPr>
                          <w:color w:val="333333"/>
                        </w:rPr>
                        <w:t>Please</w:t>
                      </w:r>
                      <w:r>
                        <w:rPr>
                          <w:color w:val="333333"/>
                          <w:spacing w:val="-3"/>
                        </w:rPr>
                        <w:t xml:space="preserve"> </w:t>
                      </w:r>
                      <w:r>
                        <w:rPr>
                          <w:color w:val="333333"/>
                        </w:rPr>
                        <w:t>list</w:t>
                      </w:r>
                      <w:r>
                        <w:rPr>
                          <w:color w:val="333333"/>
                          <w:spacing w:val="-3"/>
                        </w:rPr>
                        <w:t xml:space="preserve"> </w:t>
                      </w:r>
                      <w:r>
                        <w:rPr>
                          <w:color w:val="333333"/>
                        </w:rPr>
                        <w:t>all</w:t>
                      </w:r>
                      <w:r>
                        <w:rPr>
                          <w:color w:val="333333"/>
                          <w:spacing w:val="-2"/>
                        </w:rPr>
                        <w:t xml:space="preserve"> </w:t>
                      </w:r>
                      <w:r>
                        <w:rPr>
                          <w:color w:val="333333"/>
                        </w:rPr>
                        <w:t>entities</w:t>
                      </w:r>
                      <w:r>
                        <w:rPr>
                          <w:color w:val="333333"/>
                          <w:spacing w:val="-3"/>
                        </w:rPr>
                        <w:t xml:space="preserve"> </w:t>
                      </w:r>
                      <w:r>
                        <w:rPr>
                          <w:color w:val="333333"/>
                        </w:rPr>
                        <w:t>that</w:t>
                      </w:r>
                      <w:r>
                        <w:rPr>
                          <w:color w:val="333333"/>
                          <w:spacing w:val="-3"/>
                        </w:rPr>
                        <w:t xml:space="preserve"> </w:t>
                      </w:r>
                      <w:r>
                        <w:rPr>
                          <w:color w:val="333333"/>
                        </w:rPr>
                        <w:t>are</w:t>
                      </w:r>
                      <w:r>
                        <w:rPr>
                          <w:color w:val="333333"/>
                          <w:spacing w:val="-2"/>
                        </w:rPr>
                        <w:t xml:space="preserve"> </w:t>
                      </w:r>
                      <w:r>
                        <w:rPr>
                          <w:color w:val="333333"/>
                        </w:rPr>
                        <w:t>providing</w:t>
                      </w:r>
                      <w:r>
                        <w:rPr>
                          <w:color w:val="333333"/>
                          <w:spacing w:val="-3"/>
                        </w:rPr>
                        <w:t xml:space="preserve"> </w:t>
                      </w:r>
                      <w:r>
                        <w:rPr>
                          <w:color w:val="333333"/>
                        </w:rPr>
                        <w:t>monetary</w:t>
                      </w:r>
                      <w:r>
                        <w:rPr>
                          <w:color w:val="333333"/>
                          <w:spacing w:val="-3"/>
                        </w:rPr>
                        <w:t xml:space="preserve"> </w:t>
                      </w:r>
                      <w:r>
                        <w:rPr>
                          <w:color w:val="333333"/>
                        </w:rPr>
                        <w:t>support</w:t>
                      </w:r>
                      <w:r>
                        <w:rPr>
                          <w:color w:val="333333"/>
                          <w:spacing w:val="-2"/>
                        </w:rPr>
                        <w:t xml:space="preserve"> </w:t>
                      </w:r>
                      <w:r>
                        <w:rPr>
                          <w:color w:val="333333"/>
                          <w:spacing w:val="-5"/>
                        </w:rPr>
                        <w:t>or</w:t>
                      </w:r>
                    </w:p>
                    <w:p w14:paraId="7E815563" w14:textId="77777777" w:rsidR="00814875" w:rsidRDefault="00EA5180">
                      <w:pPr>
                        <w:pStyle w:val="BodyText"/>
                        <w:spacing w:line="225" w:lineRule="exact"/>
                        <w:rPr>
                          <w:color w:val="000000"/>
                        </w:rPr>
                      </w:pPr>
                      <w:r>
                        <w:rPr>
                          <w:color w:val="333333"/>
                        </w:rPr>
                        <w:t>supplies</w:t>
                      </w:r>
                      <w:r>
                        <w:rPr>
                          <w:color w:val="333333"/>
                          <w:spacing w:val="-5"/>
                        </w:rPr>
                        <w:t xml:space="preserve"> </w:t>
                      </w:r>
                      <w:r>
                        <w:rPr>
                          <w:color w:val="333333"/>
                        </w:rPr>
                        <w:t>(e.g.,</w:t>
                      </w:r>
                      <w:r>
                        <w:rPr>
                          <w:color w:val="333333"/>
                          <w:spacing w:val="-3"/>
                        </w:rPr>
                        <w:t xml:space="preserve"> </w:t>
                      </w:r>
                      <w:r>
                        <w:rPr>
                          <w:color w:val="333333"/>
                        </w:rPr>
                        <w:t>study</w:t>
                      </w:r>
                      <w:r>
                        <w:rPr>
                          <w:color w:val="333333"/>
                          <w:spacing w:val="-2"/>
                        </w:rPr>
                        <w:t xml:space="preserve"> </w:t>
                      </w:r>
                      <w:r>
                        <w:rPr>
                          <w:color w:val="333333"/>
                        </w:rPr>
                        <w:t>drug,</w:t>
                      </w:r>
                      <w:r>
                        <w:rPr>
                          <w:color w:val="333333"/>
                          <w:spacing w:val="-3"/>
                        </w:rPr>
                        <w:t xml:space="preserve"> </w:t>
                      </w:r>
                      <w:r>
                        <w:rPr>
                          <w:color w:val="333333"/>
                        </w:rPr>
                        <w:t>gifts,</w:t>
                      </w:r>
                      <w:r>
                        <w:rPr>
                          <w:color w:val="333333"/>
                          <w:spacing w:val="-2"/>
                        </w:rPr>
                        <w:t xml:space="preserve"> </w:t>
                      </w:r>
                      <w:r>
                        <w:rPr>
                          <w:color w:val="333333"/>
                        </w:rPr>
                        <w:t>devices</w:t>
                      </w:r>
                      <w:r>
                        <w:rPr>
                          <w:color w:val="333333"/>
                          <w:spacing w:val="-3"/>
                        </w:rPr>
                        <w:t xml:space="preserve"> </w:t>
                      </w:r>
                      <w:r>
                        <w:rPr>
                          <w:color w:val="333333"/>
                        </w:rPr>
                        <w:t>at</w:t>
                      </w:r>
                      <w:r>
                        <w:rPr>
                          <w:color w:val="333333"/>
                          <w:spacing w:val="-2"/>
                        </w:rPr>
                        <w:t xml:space="preserve"> </w:t>
                      </w:r>
                      <w:r>
                        <w:rPr>
                          <w:color w:val="333333"/>
                        </w:rPr>
                        <w:t>no</w:t>
                      </w:r>
                      <w:r>
                        <w:rPr>
                          <w:color w:val="333333"/>
                          <w:spacing w:val="-3"/>
                        </w:rPr>
                        <w:t xml:space="preserve"> </w:t>
                      </w:r>
                      <w:r>
                        <w:rPr>
                          <w:color w:val="333333"/>
                        </w:rPr>
                        <w:t>cost,</w:t>
                      </w:r>
                      <w:r>
                        <w:rPr>
                          <w:color w:val="333333"/>
                          <w:spacing w:val="-3"/>
                        </w:rPr>
                        <w:t xml:space="preserve"> </w:t>
                      </w:r>
                      <w:r>
                        <w:rPr>
                          <w:color w:val="333333"/>
                        </w:rPr>
                        <w:t>or</w:t>
                      </w:r>
                      <w:r>
                        <w:rPr>
                          <w:color w:val="333333"/>
                          <w:spacing w:val="-2"/>
                        </w:rPr>
                        <w:t xml:space="preserve"> </w:t>
                      </w:r>
                      <w:r>
                        <w:rPr>
                          <w:color w:val="333333"/>
                        </w:rPr>
                        <w:t>others</w:t>
                      </w:r>
                      <w:r>
                        <w:rPr>
                          <w:color w:val="333333"/>
                          <w:spacing w:val="-3"/>
                        </w:rPr>
                        <w:t xml:space="preserve"> </w:t>
                      </w:r>
                      <w:r>
                        <w:rPr>
                          <w:color w:val="333333"/>
                        </w:rPr>
                        <w:t>that</w:t>
                      </w:r>
                      <w:r>
                        <w:rPr>
                          <w:color w:val="333333"/>
                          <w:spacing w:val="-2"/>
                        </w:rPr>
                        <w:t xml:space="preserve"> </w:t>
                      </w:r>
                      <w:r>
                        <w:rPr>
                          <w:color w:val="333333"/>
                        </w:rPr>
                        <w:t>provide</w:t>
                      </w:r>
                      <w:r>
                        <w:rPr>
                          <w:color w:val="333333"/>
                          <w:spacing w:val="-3"/>
                        </w:rPr>
                        <w:t xml:space="preserve"> </w:t>
                      </w:r>
                      <w:r>
                        <w:rPr>
                          <w:color w:val="333333"/>
                        </w:rPr>
                        <w:t>in-kind</w:t>
                      </w:r>
                      <w:r>
                        <w:rPr>
                          <w:color w:val="333333"/>
                          <w:spacing w:val="-2"/>
                        </w:rPr>
                        <w:t xml:space="preserve"> services).</w:t>
                      </w:r>
                    </w:p>
                  </w:txbxContent>
                </v:textbox>
                <w10:anchorlock/>
              </v:shape>
            </w:pict>
          </mc:Fallback>
        </mc:AlternateContent>
      </w:r>
    </w:p>
    <w:p w14:paraId="7DFB333F" w14:textId="77777777" w:rsidR="00814875" w:rsidRDefault="00814875">
      <w:pPr>
        <w:pStyle w:val="BodyText"/>
        <w:spacing w:before="10"/>
        <w:rPr>
          <w:rFonts w:ascii="Times New Roman"/>
          <w:sz w:val="3"/>
        </w:rPr>
      </w:pPr>
    </w:p>
    <w:tbl>
      <w:tblPr>
        <w:tblW w:w="0" w:type="auto"/>
        <w:tblCellSpacing w:w="10" w:type="dxa"/>
        <w:tblInd w:w="400" w:type="dxa"/>
        <w:tblLayout w:type="fixed"/>
        <w:tblCellMar>
          <w:left w:w="0" w:type="dxa"/>
          <w:right w:w="0" w:type="dxa"/>
        </w:tblCellMar>
        <w:tblLook w:val="01E0" w:firstRow="1" w:lastRow="1" w:firstColumn="1" w:lastColumn="1" w:noHBand="0" w:noVBand="0"/>
      </w:tblPr>
      <w:tblGrid>
        <w:gridCol w:w="1830"/>
        <w:gridCol w:w="1040"/>
        <w:gridCol w:w="1040"/>
        <w:gridCol w:w="1100"/>
        <w:gridCol w:w="1100"/>
        <w:gridCol w:w="2320"/>
        <w:gridCol w:w="690"/>
      </w:tblGrid>
      <w:tr w:rsidR="00814875" w14:paraId="10B99CDD" w14:textId="77777777">
        <w:trPr>
          <w:trHeight w:val="850"/>
          <w:tblCellSpacing w:w="10" w:type="dxa"/>
        </w:trPr>
        <w:tc>
          <w:tcPr>
            <w:tcW w:w="1800" w:type="dxa"/>
            <w:tcBorders>
              <w:top w:val="single" w:sz="8" w:space="0" w:color="CCCCCC"/>
              <w:left w:val="single" w:sz="8" w:space="0" w:color="CCCCCC"/>
            </w:tcBorders>
            <w:shd w:val="clear" w:color="auto" w:fill="DFEBF4"/>
          </w:tcPr>
          <w:p w14:paraId="28E9ED4D" w14:textId="77777777" w:rsidR="00814875" w:rsidRDefault="00814875">
            <w:pPr>
              <w:pStyle w:val="TableParagraph"/>
              <w:spacing w:before="30"/>
              <w:ind w:left="0"/>
            </w:pPr>
          </w:p>
          <w:p w14:paraId="31416EBA" w14:textId="77777777" w:rsidR="00814875" w:rsidRDefault="00EA5180">
            <w:pPr>
              <w:pStyle w:val="TableParagraph"/>
              <w:ind w:left="50"/>
              <w:rPr>
                <w:rFonts w:ascii="Arial"/>
                <w:b/>
              </w:rPr>
            </w:pPr>
            <w:r>
              <w:rPr>
                <w:rFonts w:ascii="Arial"/>
                <w:b/>
                <w:color w:val="333333"/>
              </w:rPr>
              <w:t xml:space="preserve">Sponsor </w:t>
            </w:r>
            <w:r>
              <w:rPr>
                <w:rFonts w:ascii="Arial"/>
                <w:b/>
                <w:color w:val="333333"/>
                <w:spacing w:val="-4"/>
              </w:rPr>
              <w:t>Name</w:t>
            </w:r>
          </w:p>
        </w:tc>
        <w:tc>
          <w:tcPr>
            <w:tcW w:w="1020" w:type="dxa"/>
            <w:tcBorders>
              <w:top w:val="single" w:sz="8" w:space="0" w:color="CCCCCC"/>
            </w:tcBorders>
            <w:shd w:val="clear" w:color="auto" w:fill="DFEBF4"/>
          </w:tcPr>
          <w:p w14:paraId="3641A18C" w14:textId="77777777" w:rsidR="00814875" w:rsidRDefault="00EA5180">
            <w:pPr>
              <w:pStyle w:val="TableParagraph"/>
              <w:spacing w:before="23"/>
              <w:ind w:left="30"/>
              <w:rPr>
                <w:rFonts w:ascii="Arial"/>
                <w:b/>
              </w:rPr>
            </w:pPr>
            <w:r>
              <w:rPr>
                <w:rFonts w:ascii="Arial"/>
                <w:b/>
                <w:color w:val="333333"/>
                <w:spacing w:val="-5"/>
              </w:rPr>
              <w:t>UNC</w:t>
            </w:r>
          </w:p>
          <w:p w14:paraId="0EDF58BF" w14:textId="77777777" w:rsidR="00814875" w:rsidRDefault="00EA5180">
            <w:pPr>
              <w:pStyle w:val="TableParagraph"/>
              <w:spacing w:before="7" w:line="247" w:lineRule="auto"/>
              <w:ind w:left="30" w:right="138"/>
              <w:rPr>
                <w:rFonts w:ascii="Arial"/>
                <w:b/>
              </w:rPr>
            </w:pPr>
            <w:r>
              <w:rPr>
                <w:rFonts w:ascii="Arial"/>
                <w:b/>
                <w:color w:val="333333"/>
                <w:spacing w:val="-2"/>
              </w:rPr>
              <w:t>Ramses Number</w:t>
            </w:r>
          </w:p>
        </w:tc>
        <w:tc>
          <w:tcPr>
            <w:tcW w:w="1020" w:type="dxa"/>
            <w:tcBorders>
              <w:top w:val="single" w:sz="8" w:space="0" w:color="CCCCCC"/>
            </w:tcBorders>
            <w:shd w:val="clear" w:color="auto" w:fill="DFEBF4"/>
          </w:tcPr>
          <w:p w14:paraId="295C458B" w14:textId="77777777" w:rsidR="00814875" w:rsidRDefault="00EA5180">
            <w:pPr>
              <w:pStyle w:val="TableParagraph"/>
              <w:spacing w:before="143" w:line="247" w:lineRule="auto"/>
              <w:ind w:left="30" w:right="91"/>
              <w:rPr>
                <w:rFonts w:ascii="Arial"/>
                <w:b/>
              </w:rPr>
            </w:pPr>
            <w:r>
              <w:rPr>
                <w:rFonts w:ascii="Arial"/>
                <w:b/>
                <w:color w:val="333333"/>
                <w:spacing w:val="-2"/>
              </w:rPr>
              <w:t xml:space="preserve">Sponsor </w:t>
            </w:r>
            <w:r>
              <w:rPr>
                <w:rFonts w:ascii="Arial"/>
                <w:b/>
                <w:color w:val="333333"/>
                <w:spacing w:val="-4"/>
              </w:rPr>
              <w:t>Type</w:t>
            </w:r>
          </w:p>
        </w:tc>
        <w:tc>
          <w:tcPr>
            <w:tcW w:w="1080" w:type="dxa"/>
            <w:tcBorders>
              <w:top w:val="single" w:sz="8" w:space="0" w:color="CCCCCC"/>
            </w:tcBorders>
            <w:shd w:val="clear" w:color="auto" w:fill="DFEBF4"/>
          </w:tcPr>
          <w:p w14:paraId="53E4BB23" w14:textId="77777777" w:rsidR="00814875" w:rsidRDefault="00EA5180">
            <w:pPr>
              <w:pStyle w:val="TableParagraph"/>
              <w:spacing w:before="23" w:line="247" w:lineRule="auto"/>
              <w:ind w:left="30" w:right="151"/>
              <w:rPr>
                <w:rFonts w:ascii="Arial"/>
                <w:b/>
              </w:rPr>
            </w:pPr>
            <w:r>
              <w:rPr>
                <w:rFonts w:ascii="Arial"/>
                <w:b/>
                <w:color w:val="333333"/>
                <w:spacing w:val="-2"/>
              </w:rPr>
              <w:t xml:space="preserve">Prime Sponsor </w:t>
            </w:r>
            <w:r>
              <w:rPr>
                <w:rFonts w:ascii="Arial"/>
                <w:b/>
                <w:color w:val="333333"/>
                <w:spacing w:val="-4"/>
              </w:rPr>
              <w:t>Name</w:t>
            </w:r>
          </w:p>
        </w:tc>
        <w:tc>
          <w:tcPr>
            <w:tcW w:w="1080" w:type="dxa"/>
            <w:tcBorders>
              <w:top w:val="single" w:sz="8" w:space="0" w:color="CCCCCC"/>
            </w:tcBorders>
            <w:shd w:val="clear" w:color="auto" w:fill="DFEBF4"/>
          </w:tcPr>
          <w:p w14:paraId="08EC1F29" w14:textId="77777777" w:rsidR="00814875" w:rsidRDefault="00EA5180">
            <w:pPr>
              <w:pStyle w:val="TableParagraph"/>
              <w:spacing w:before="23" w:line="247" w:lineRule="auto"/>
              <w:ind w:left="30" w:right="151"/>
              <w:rPr>
                <w:rFonts w:ascii="Arial"/>
                <w:b/>
              </w:rPr>
            </w:pPr>
            <w:r>
              <w:rPr>
                <w:rFonts w:ascii="Arial"/>
                <w:b/>
                <w:color w:val="333333"/>
                <w:spacing w:val="-2"/>
              </w:rPr>
              <w:t xml:space="preserve">Prime Sponsor </w:t>
            </w:r>
            <w:r>
              <w:rPr>
                <w:rFonts w:ascii="Arial"/>
                <w:b/>
                <w:color w:val="333333"/>
                <w:spacing w:val="-4"/>
              </w:rPr>
              <w:t>Type</w:t>
            </w:r>
          </w:p>
        </w:tc>
        <w:tc>
          <w:tcPr>
            <w:tcW w:w="2300" w:type="dxa"/>
            <w:tcBorders>
              <w:top w:val="single" w:sz="8" w:space="0" w:color="CCCCCC"/>
            </w:tcBorders>
            <w:shd w:val="clear" w:color="auto" w:fill="DFEBF4"/>
          </w:tcPr>
          <w:p w14:paraId="65741B85" w14:textId="77777777" w:rsidR="00814875" w:rsidRDefault="00EA5180">
            <w:pPr>
              <w:pStyle w:val="TableParagraph"/>
              <w:spacing w:before="143" w:line="247" w:lineRule="auto"/>
              <w:ind w:left="30"/>
              <w:rPr>
                <w:rFonts w:ascii="Arial"/>
                <w:b/>
              </w:rPr>
            </w:pPr>
            <w:r>
              <w:rPr>
                <w:rFonts w:ascii="Arial"/>
                <w:b/>
                <w:color w:val="333333"/>
                <w:spacing w:val="-2"/>
              </w:rPr>
              <w:t>Sponsor/Grant Number</w:t>
            </w:r>
          </w:p>
        </w:tc>
        <w:tc>
          <w:tcPr>
            <w:tcW w:w="660" w:type="dxa"/>
            <w:tcBorders>
              <w:top w:val="single" w:sz="8" w:space="0" w:color="CCCCCC"/>
              <w:right w:val="single" w:sz="8" w:space="0" w:color="CCCCCC"/>
            </w:tcBorders>
            <w:shd w:val="clear" w:color="auto" w:fill="DFEBF4"/>
          </w:tcPr>
          <w:p w14:paraId="32509CED" w14:textId="77777777" w:rsidR="00814875" w:rsidRDefault="00814875">
            <w:pPr>
              <w:pStyle w:val="TableParagraph"/>
              <w:spacing w:before="30"/>
              <w:ind w:left="0"/>
            </w:pPr>
          </w:p>
          <w:p w14:paraId="59A1013E" w14:textId="77777777" w:rsidR="00814875" w:rsidRDefault="00EA5180">
            <w:pPr>
              <w:pStyle w:val="TableParagraph"/>
              <w:ind w:left="30"/>
              <w:rPr>
                <w:rFonts w:ascii="Arial"/>
                <w:b/>
              </w:rPr>
            </w:pPr>
            <w:r>
              <w:rPr>
                <w:rFonts w:ascii="Arial"/>
                <w:b/>
                <w:color w:val="333333"/>
                <w:spacing w:val="-2"/>
              </w:rPr>
              <w:t>Detail</w:t>
            </w:r>
          </w:p>
        </w:tc>
      </w:tr>
      <w:tr w:rsidR="00814875" w14:paraId="4C49E0B6" w14:textId="77777777">
        <w:trPr>
          <w:trHeight w:val="1350"/>
          <w:tblCellSpacing w:w="10" w:type="dxa"/>
        </w:trPr>
        <w:tc>
          <w:tcPr>
            <w:tcW w:w="1800" w:type="dxa"/>
            <w:tcBorders>
              <w:left w:val="single" w:sz="8" w:space="0" w:color="CCCCCC"/>
              <w:bottom w:val="single" w:sz="8" w:space="0" w:color="CCCCCC"/>
            </w:tcBorders>
            <w:shd w:val="clear" w:color="auto" w:fill="EEEEEE"/>
          </w:tcPr>
          <w:p w14:paraId="3BC38EFF" w14:textId="77777777" w:rsidR="00814875" w:rsidRDefault="00EA5180">
            <w:pPr>
              <w:pStyle w:val="TableParagraph"/>
              <w:spacing w:line="247" w:lineRule="auto"/>
              <w:ind w:left="50" w:right="246"/>
              <w:rPr>
                <w:rFonts w:ascii="Arial"/>
              </w:rPr>
            </w:pPr>
            <w:r>
              <w:rPr>
                <w:rFonts w:ascii="Arial"/>
                <w:color w:val="333333"/>
              </w:rPr>
              <w:t>DHHS Health Resources</w:t>
            </w:r>
            <w:r>
              <w:rPr>
                <w:rFonts w:ascii="Arial"/>
                <w:color w:val="333333"/>
                <w:spacing w:val="-16"/>
              </w:rPr>
              <w:t xml:space="preserve"> </w:t>
            </w:r>
            <w:r>
              <w:rPr>
                <w:rFonts w:ascii="Arial"/>
                <w:color w:val="333333"/>
              </w:rPr>
              <w:t xml:space="preserve">and </w:t>
            </w:r>
            <w:r>
              <w:rPr>
                <w:rFonts w:ascii="Arial"/>
                <w:color w:val="333333"/>
                <w:spacing w:val="-2"/>
              </w:rPr>
              <w:t>Services Administration (HRSA)</w:t>
            </w:r>
          </w:p>
        </w:tc>
        <w:tc>
          <w:tcPr>
            <w:tcW w:w="1020" w:type="dxa"/>
            <w:tcBorders>
              <w:bottom w:val="single" w:sz="8" w:space="0" w:color="CCCCCC"/>
            </w:tcBorders>
            <w:shd w:val="clear" w:color="auto" w:fill="EEEEEE"/>
          </w:tcPr>
          <w:p w14:paraId="585195C4" w14:textId="77777777" w:rsidR="00814875" w:rsidRDefault="00814875">
            <w:pPr>
              <w:pStyle w:val="TableParagraph"/>
              <w:ind w:left="0"/>
            </w:pPr>
          </w:p>
          <w:p w14:paraId="4CEB64D5" w14:textId="77777777" w:rsidR="00814875" w:rsidRDefault="00814875">
            <w:pPr>
              <w:pStyle w:val="TableParagraph"/>
              <w:spacing w:before="7"/>
              <w:ind w:left="0"/>
            </w:pPr>
          </w:p>
          <w:p w14:paraId="7D88170B" w14:textId="77777777" w:rsidR="00814875" w:rsidRDefault="00EA5180">
            <w:pPr>
              <w:pStyle w:val="TableParagraph"/>
              <w:ind w:left="30"/>
              <w:rPr>
                <w:rFonts w:ascii="Arial"/>
              </w:rPr>
            </w:pPr>
            <w:r>
              <w:rPr>
                <w:rFonts w:ascii="Arial"/>
                <w:color w:val="333333"/>
              </w:rPr>
              <w:t>22-</w:t>
            </w:r>
            <w:r>
              <w:rPr>
                <w:rFonts w:ascii="Arial"/>
                <w:color w:val="333333"/>
                <w:spacing w:val="-4"/>
              </w:rPr>
              <w:t>1487</w:t>
            </w:r>
          </w:p>
        </w:tc>
        <w:tc>
          <w:tcPr>
            <w:tcW w:w="1020" w:type="dxa"/>
            <w:tcBorders>
              <w:bottom w:val="single" w:sz="8" w:space="0" w:color="CCCCCC"/>
            </w:tcBorders>
            <w:shd w:val="clear" w:color="auto" w:fill="EEEEEE"/>
          </w:tcPr>
          <w:p w14:paraId="68E8EEC4" w14:textId="77777777" w:rsidR="00814875" w:rsidRDefault="00814875">
            <w:pPr>
              <w:pStyle w:val="TableParagraph"/>
              <w:ind w:left="0"/>
            </w:pPr>
          </w:p>
          <w:p w14:paraId="4B1CB317" w14:textId="77777777" w:rsidR="00814875" w:rsidRDefault="00814875">
            <w:pPr>
              <w:pStyle w:val="TableParagraph"/>
              <w:spacing w:before="7"/>
              <w:ind w:left="0"/>
            </w:pPr>
          </w:p>
          <w:p w14:paraId="270F43B0" w14:textId="77777777" w:rsidR="00814875" w:rsidRDefault="00EA5180">
            <w:pPr>
              <w:pStyle w:val="TableParagraph"/>
              <w:ind w:left="30"/>
              <w:rPr>
                <w:rFonts w:ascii="Arial"/>
              </w:rPr>
            </w:pPr>
            <w:r>
              <w:rPr>
                <w:rFonts w:ascii="Arial"/>
                <w:color w:val="333333"/>
                <w:spacing w:val="-2"/>
              </w:rPr>
              <w:t>Federal</w:t>
            </w:r>
          </w:p>
        </w:tc>
        <w:tc>
          <w:tcPr>
            <w:tcW w:w="1080" w:type="dxa"/>
            <w:tcBorders>
              <w:bottom w:val="single" w:sz="8" w:space="0" w:color="CCCCCC"/>
            </w:tcBorders>
            <w:shd w:val="clear" w:color="auto" w:fill="EEEEEE"/>
          </w:tcPr>
          <w:p w14:paraId="0FA4719C" w14:textId="77777777" w:rsidR="00814875" w:rsidRDefault="00814875">
            <w:pPr>
              <w:pStyle w:val="TableParagraph"/>
              <w:ind w:left="0"/>
              <w:rPr>
                <w:sz w:val="20"/>
              </w:rPr>
            </w:pPr>
          </w:p>
        </w:tc>
        <w:tc>
          <w:tcPr>
            <w:tcW w:w="1080" w:type="dxa"/>
            <w:tcBorders>
              <w:bottom w:val="single" w:sz="8" w:space="0" w:color="CCCCCC"/>
            </w:tcBorders>
            <w:shd w:val="clear" w:color="auto" w:fill="EEEEEE"/>
          </w:tcPr>
          <w:p w14:paraId="32A729C4" w14:textId="77777777" w:rsidR="00814875" w:rsidRDefault="00814875">
            <w:pPr>
              <w:pStyle w:val="TableParagraph"/>
              <w:ind w:left="0"/>
              <w:rPr>
                <w:sz w:val="20"/>
              </w:rPr>
            </w:pPr>
          </w:p>
        </w:tc>
        <w:tc>
          <w:tcPr>
            <w:tcW w:w="2300" w:type="dxa"/>
            <w:tcBorders>
              <w:bottom w:val="single" w:sz="8" w:space="0" w:color="CCCCCC"/>
            </w:tcBorders>
            <w:shd w:val="clear" w:color="auto" w:fill="EEEEEE"/>
          </w:tcPr>
          <w:p w14:paraId="51FA119A" w14:textId="77777777" w:rsidR="00814875" w:rsidRDefault="00814875">
            <w:pPr>
              <w:pStyle w:val="TableParagraph"/>
              <w:ind w:left="0"/>
            </w:pPr>
          </w:p>
          <w:p w14:paraId="01823324" w14:textId="77777777" w:rsidR="00814875" w:rsidRDefault="00814875">
            <w:pPr>
              <w:pStyle w:val="TableParagraph"/>
              <w:spacing w:before="7"/>
              <w:ind w:left="0"/>
            </w:pPr>
          </w:p>
          <w:p w14:paraId="7AF098A8" w14:textId="77777777" w:rsidR="00814875" w:rsidRDefault="00EA5180">
            <w:pPr>
              <w:pStyle w:val="TableParagraph"/>
              <w:ind w:left="30"/>
              <w:rPr>
                <w:rFonts w:ascii="Arial"/>
              </w:rPr>
            </w:pPr>
            <w:r>
              <w:rPr>
                <w:rFonts w:ascii="Arial"/>
                <w:color w:val="333333"/>
              </w:rPr>
              <w:t>6-U81-HP26495-09-</w:t>
            </w:r>
            <w:r>
              <w:rPr>
                <w:rFonts w:ascii="Arial"/>
                <w:color w:val="333333"/>
                <w:spacing w:val="-5"/>
              </w:rPr>
              <w:t>01</w:t>
            </w:r>
          </w:p>
        </w:tc>
        <w:tc>
          <w:tcPr>
            <w:tcW w:w="660" w:type="dxa"/>
            <w:tcBorders>
              <w:bottom w:val="single" w:sz="8" w:space="0" w:color="CCCCCC"/>
              <w:right w:val="single" w:sz="8" w:space="0" w:color="CCCCCC"/>
            </w:tcBorders>
            <w:shd w:val="clear" w:color="auto" w:fill="EEEEEE"/>
          </w:tcPr>
          <w:p w14:paraId="7B1D6827" w14:textId="77777777" w:rsidR="00814875" w:rsidRDefault="00814875">
            <w:pPr>
              <w:pStyle w:val="TableParagraph"/>
              <w:ind w:left="0"/>
              <w:rPr>
                <w:sz w:val="20"/>
              </w:rPr>
            </w:pPr>
          </w:p>
          <w:p w14:paraId="3231A6F7" w14:textId="77777777" w:rsidR="00814875" w:rsidRDefault="00814875">
            <w:pPr>
              <w:pStyle w:val="TableParagraph"/>
              <w:spacing w:before="72"/>
              <w:ind w:left="0"/>
              <w:rPr>
                <w:sz w:val="20"/>
              </w:rPr>
            </w:pPr>
          </w:p>
          <w:p w14:paraId="35DF22E1" w14:textId="77777777" w:rsidR="00814875" w:rsidRDefault="00EA5180">
            <w:pPr>
              <w:pStyle w:val="TableParagraph"/>
              <w:ind w:left="30"/>
              <w:rPr>
                <w:rFonts w:ascii="Arial"/>
                <w:sz w:val="20"/>
              </w:rPr>
            </w:pPr>
            <w:hyperlink r:id="rId18">
              <w:r>
                <w:rPr>
                  <w:rFonts w:ascii="Arial"/>
                  <w:color w:val="333333"/>
                  <w:spacing w:val="-4"/>
                  <w:sz w:val="20"/>
                  <w:u w:val="single" w:color="333333"/>
                </w:rPr>
                <w:t>view</w:t>
              </w:r>
            </w:hyperlink>
          </w:p>
        </w:tc>
      </w:tr>
    </w:tbl>
    <w:p w14:paraId="493E9131" w14:textId="77777777" w:rsidR="00814875" w:rsidRDefault="00814875">
      <w:pPr>
        <w:pStyle w:val="BodyText"/>
        <w:spacing w:before="72"/>
        <w:rPr>
          <w:rFonts w:ascii="Times New Roman"/>
        </w:rPr>
      </w:pPr>
    </w:p>
    <w:p w14:paraId="0054CDEF" w14:textId="77777777" w:rsidR="00814875" w:rsidRDefault="00EA5180">
      <w:pPr>
        <w:pStyle w:val="ListParagraph"/>
        <w:numPr>
          <w:ilvl w:val="1"/>
          <w:numId w:val="8"/>
        </w:numPr>
        <w:tabs>
          <w:tab w:val="left" w:pos="619"/>
          <w:tab w:val="left" w:pos="9719"/>
        </w:tabs>
        <w:spacing w:before="1"/>
        <w:ind w:left="619" w:hanging="239"/>
        <w:rPr>
          <w:sz w:val="20"/>
        </w:rPr>
      </w:pPr>
      <w:r>
        <w:rPr>
          <w:color w:val="333333"/>
          <w:sz w:val="20"/>
          <w:shd w:val="clear" w:color="auto" w:fill="DFEBF4"/>
        </w:rPr>
        <w:t>Is</w:t>
      </w:r>
      <w:r>
        <w:rPr>
          <w:color w:val="333333"/>
          <w:spacing w:val="-6"/>
          <w:sz w:val="20"/>
          <w:shd w:val="clear" w:color="auto" w:fill="DFEBF4"/>
        </w:rPr>
        <w:t xml:space="preserve"> </w:t>
      </w:r>
      <w:r>
        <w:rPr>
          <w:color w:val="333333"/>
          <w:sz w:val="20"/>
          <w:shd w:val="clear" w:color="auto" w:fill="DFEBF4"/>
        </w:rPr>
        <w:t>this</w:t>
      </w:r>
      <w:r>
        <w:rPr>
          <w:color w:val="333333"/>
          <w:spacing w:val="-4"/>
          <w:sz w:val="20"/>
          <w:shd w:val="clear" w:color="auto" w:fill="DFEBF4"/>
        </w:rPr>
        <w:t xml:space="preserve"> </w:t>
      </w:r>
      <w:r>
        <w:rPr>
          <w:color w:val="333333"/>
          <w:sz w:val="20"/>
          <w:shd w:val="clear" w:color="auto" w:fill="DFEBF4"/>
        </w:rPr>
        <w:t>study</w:t>
      </w:r>
      <w:r>
        <w:rPr>
          <w:color w:val="333333"/>
          <w:spacing w:val="-3"/>
          <w:sz w:val="20"/>
          <w:shd w:val="clear" w:color="auto" w:fill="DFEBF4"/>
        </w:rPr>
        <w:t xml:space="preserve"> </w:t>
      </w:r>
      <w:r>
        <w:rPr>
          <w:color w:val="333333"/>
          <w:sz w:val="20"/>
          <w:shd w:val="clear" w:color="auto" w:fill="DFEBF4"/>
        </w:rPr>
        <w:t>funded</w:t>
      </w:r>
      <w:r>
        <w:rPr>
          <w:color w:val="333333"/>
          <w:spacing w:val="-4"/>
          <w:sz w:val="20"/>
          <w:shd w:val="clear" w:color="auto" w:fill="DFEBF4"/>
        </w:rPr>
        <w:t xml:space="preserve"> </w:t>
      </w:r>
      <w:r>
        <w:rPr>
          <w:color w:val="333333"/>
          <w:sz w:val="20"/>
          <w:shd w:val="clear" w:color="auto" w:fill="DFEBF4"/>
        </w:rPr>
        <w:t>by</w:t>
      </w:r>
      <w:r>
        <w:rPr>
          <w:color w:val="333333"/>
          <w:spacing w:val="-3"/>
          <w:sz w:val="20"/>
          <w:shd w:val="clear" w:color="auto" w:fill="DFEBF4"/>
        </w:rPr>
        <w:t xml:space="preserve"> </w:t>
      </w:r>
      <w:r>
        <w:rPr>
          <w:color w:val="333333"/>
          <w:sz w:val="20"/>
          <w:shd w:val="clear" w:color="auto" w:fill="DFEBF4"/>
        </w:rPr>
        <w:t>UNC-CH</w:t>
      </w:r>
      <w:r>
        <w:rPr>
          <w:color w:val="333333"/>
          <w:spacing w:val="-4"/>
          <w:sz w:val="20"/>
          <w:shd w:val="clear" w:color="auto" w:fill="DFEBF4"/>
        </w:rPr>
        <w:t xml:space="preserve"> </w:t>
      </w:r>
      <w:r>
        <w:rPr>
          <w:color w:val="333333"/>
          <w:sz w:val="20"/>
          <w:shd w:val="clear" w:color="auto" w:fill="DFEBF4"/>
        </w:rPr>
        <w:t>(e.g.,</w:t>
      </w:r>
      <w:r>
        <w:rPr>
          <w:color w:val="333333"/>
          <w:spacing w:val="-3"/>
          <w:sz w:val="20"/>
          <w:shd w:val="clear" w:color="auto" w:fill="DFEBF4"/>
        </w:rPr>
        <w:t xml:space="preserve"> </w:t>
      </w:r>
      <w:r>
        <w:rPr>
          <w:color w:val="333333"/>
          <w:sz w:val="20"/>
          <w:shd w:val="clear" w:color="auto" w:fill="DFEBF4"/>
        </w:rPr>
        <w:t>department</w:t>
      </w:r>
      <w:r>
        <w:rPr>
          <w:color w:val="333333"/>
          <w:spacing w:val="-4"/>
          <w:sz w:val="20"/>
          <w:shd w:val="clear" w:color="auto" w:fill="DFEBF4"/>
        </w:rPr>
        <w:t xml:space="preserve"> </w:t>
      </w:r>
      <w:r>
        <w:rPr>
          <w:color w:val="333333"/>
          <w:sz w:val="20"/>
          <w:shd w:val="clear" w:color="auto" w:fill="DFEBF4"/>
        </w:rPr>
        <w:t>funds,</w:t>
      </w:r>
      <w:r>
        <w:rPr>
          <w:color w:val="333333"/>
          <w:spacing w:val="-3"/>
          <w:sz w:val="20"/>
          <w:shd w:val="clear" w:color="auto" w:fill="DFEBF4"/>
        </w:rPr>
        <w:t xml:space="preserve"> </w:t>
      </w:r>
      <w:r>
        <w:rPr>
          <w:color w:val="333333"/>
          <w:sz w:val="20"/>
          <w:shd w:val="clear" w:color="auto" w:fill="DFEBF4"/>
        </w:rPr>
        <w:t>internal</w:t>
      </w:r>
      <w:r>
        <w:rPr>
          <w:color w:val="333333"/>
          <w:spacing w:val="-4"/>
          <w:sz w:val="20"/>
          <w:shd w:val="clear" w:color="auto" w:fill="DFEBF4"/>
        </w:rPr>
        <w:t xml:space="preserve"> </w:t>
      </w:r>
      <w:r>
        <w:rPr>
          <w:color w:val="333333"/>
          <w:sz w:val="20"/>
          <w:shd w:val="clear" w:color="auto" w:fill="DFEBF4"/>
        </w:rPr>
        <w:t>pilot</w:t>
      </w:r>
      <w:r>
        <w:rPr>
          <w:color w:val="333333"/>
          <w:spacing w:val="-3"/>
          <w:sz w:val="20"/>
          <w:shd w:val="clear" w:color="auto" w:fill="DFEBF4"/>
        </w:rPr>
        <w:t xml:space="preserve"> </w:t>
      </w:r>
      <w:r>
        <w:rPr>
          <w:color w:val="333333"/>
          <w:sz w:val="20"/>
          <w:shd w:val="clear" w:color="auto" w:fill="DFEBF4"/>
        </w:rPr>
        <w:t>grants,</w:t>
      </w:r>
      <w:r>
        <w:rPr>
          <w:color w:val="333333"/>
          <w:spacing w:val="-4"/>
          <w:sz w:val="20"/>
          <w:shd w:val="clear" w:color="auto" w:fill="DFEBF4"/>
        </w:rPr>
        <w:t xml:space="preserve"> </w:t>
      </w:r>
      <w:r>
        <w:rPr>
          <w:color w:val="333333"/>
          <w:sz w:val="20"/>
          <w:shd w:val="clear" w:color="auto" w:fill="DFEBF4"/>
        </w:rPr>
        <w:t>trust</w:t>
      </w:r>
      <w:r>
        <w:rPr>
          <w:color w:val="333333"/>
          <w:spacing w:val="-3"/>
          <w:sz w:val="20"/>
          <w:shd w:val="clear" w:color="auto" w:fill="DFEBF4"/>
        </w:rPr>
        <w:t xml:space="preserve"> </w:t>
      </w:r>
      <w:r>
        <w:rPr>
          <w:color w:val="333333"/>
          <w:spacing w:val="-2"/>
          <w:sz w:val="20"/>
          <w:shd w:val="clear" w:color="auto" w:fill="DFEBF4"/>
        </w:rPr>
        <w:t>accounts)?</w:t>
      </w:r>
      <w:r>
        <w:rPr>
          <w:color w:val="333333"/>
          <w:sz w:val="20"/>
          <w:shd w:val="clear" w:color="auto" w:fill="DFEBF4"/>
        </w:rPr>
        <w:tab/>
      </w:r>
    </w:p>
    <w:p w14:paraId="506D0817" w14:textId="77777777" w:rsidR="00814875" w:rsidRDefault="00EA5180">
      <w:pPr>
        <w:spacing w:before="53"/>
        <w:ind w:left="680"/>
        <w:rPr>
          <w:rFonts w:ascii="Times New Roman"/>
          <w:sz w:val="24"/>
        </w:rPr>
      </w:pPr>
      <w:r>
        <w:rPr>
          <w:rFonts w:ascii="Times New Roman"/>
          <w:color w:val="333333"/>
          <w:spacing w:val="-5"/>
          <w:sz w:val="24"/>
        </w:rPr>
        <w:t>No</w:t>
      </w:r>
    </w:p>
    <w:p w14:paraId="01DC3207" w14:textId="77777777" w:rsidR="00814875" w:rsidRDefault="00814875">
      <w:pPr>
        <w:pStyle w:val="BodyText"/>
        <w:spacing w:before="10"/>
        <w:rPr>
          <w:rFonts w:ascii="Times New Roman"/>
        </w:rPr>
      </w:pPr>
    </w:p>
    <w:p w14:paraId="7777E5F8" w14:textId="77777777" w:rsidR="00814875" w:rsidRDefault="00EA5180">
      <w:pPr>
        <w:pStyle w:val="ListParagraph"/>
        <w:numPr>
          <w:ilvl w:val="1"/>
          <w:numId w:val="8"/>
        </w:numPr>
        <w:tabs>
          <w:tab w:val="left" w:pos="619"/>
          <w:tab w:val="left" w:pos="9719"/>
        </w:tabs>
        <w:spacing w:before="1"/>
        <w:ind w:left="619" w:hanging="239"/>
        <w:rPr>
          <w:sz w:val="20"/>
        </w:rPr>
      </w:pPr>
      <w:r>
        <w:rPr>
          <w:color w:val="333333"/>
          <w:sz w:val="20"/>
          <w:shd w:val="clear" w:color="auto" w:fill="DFEBF4"/>
        </w:rPr>
        <w:t>Is</w:t>
      </w:r>
      <w:r>
        <w:rPr>
          <w:color w:val="333333"/>
          <w:spacing w:val="-2"/>
          <w:sz w:val="20"/>
          <w:shd w:val="clear" w:color="auto" w:fill="DFEBF4"/>
        </w:rPr>
        <w:t xml:space="preserve"> </w:t>
      </w:r>
      <w:r>
        <w:rPr>
          <w:color w:val="333333"/>
          <w:sz w:val="20"/>
          <w:shd w:val="clear" w:color="auto" w:fill="DFEBF4"/>
        </w:rPr>
        <w:t>this</w:t>
      </w:r>
      <w:r>
        <w:rPr>
          <w:color w:val="333333"/>
          <w:spacing w:val="-1"/>
          <w:sz w:val="20"/>
          <w:shd w:val="clear" w:color="auto" w:fill="DFEBF4"/>
        </w:rPr>
        <w:t xml:space="preserve"> </w:t>
      </w:r>
      <w:r>
        <w:rPr>
          <w:color w:val="333333"/>
          <w:sz w:val="20"/>
          <w:shd w:val="clear" w:color="auto" w:fill="DFEBF4"/>
        </w:rPr>
        <w:t>research</w:t>
      </w:r>
      <w:r>
        <w:rPr>
          <w:color w:val="333333"/>
          <w:spacing w:val="-2"/>
          <w:sz w:val="20"/>
          <w:shd w:val="clear" w:color="auto" w:fill="DFEBF4"/>
        </w:rPr>
        <w:t xml:space="preserve"> </w:t>
      </w:r>
      <w:r>
        <w:rPr>
          <w:color w:val="333333"/>
          <w:sz w:val="20"/>
          <w:shd w:val="clear" w:color="auto" w:fill="DFEBF4"/>
        </w:rPr>
        <w:t>classified</w:t>
      </w:r>
      <w:r>
        <w:rPr>
          <w:color w:val="333333"/>
          <w:spacing w:val="-1"/>
          <w:sz w:val="20"/>
          <w:shd w:val="clear" w:color="auto" w:fill="DFEBF4"/>
        </w:rPr>
        <w:t xml:space="preserve"> </w:t>
      </w:r>
      <w:r>
        <w:rPr>
          <w:color w:val="333333"/>
          <w:sz w:val="20"/>
          <w:shd w:val="clear" w:color="auto" w:fill="DFEBF4"/>
        </w:rPr>
        <w:t>(e.g.</w:t>
      </w:r>
      <w:r>
        <w:rPr>
          <w:color w:val="333333"/>
          <w:spacing w:val="-2"/>
          <w:sz w:val="20"/>
          <w:shd w:val="clear" w:color="auto" w:fill="DFEBF4"/>
        </w:rPr>
        <w:t xml:space="preserve"> </w:t>
      </w:r>
      <w:r>
        <w:rPr>
          <w:color w:val="333333"/>
          <w:sz w:val="20"/>
          <w:shd w:val="clear" w:color="auto" w:fill="DFEBF4"/>
        </w:rPr>
        <w:t>requires</w:t>
      </w:r>
      <w:r>
        <w:rPr>
          <w:color w:val="333333"/>
          <w:spacing w:val="-1"/>
          <w:sz w:val="20"/>
          <w:shd w:val="clear" w:color="auto" w:fill="DFEBF4"/>
        </w:rPr>
        <w:t xml:space="preserve"> </w:t>
      </w:r>
      <w:r>
        <w:rPr>
          <w:color w:val="333333"/>
          <w:sz w:val="20"/>
          <w:shd w:val="clear" w:color="auto" w:fill="DFEBF4"/>
        </w:rPr>
        <w:t>governmental</w:t>
      </w:r>
      <w:r>
        <w:rPr>
          <w:color w:val="333333"/>
          <w:spacing w:val="-2"/>
          <w:sz w:val="20"/>
          <w:shd w:val="clear" w:color="auto" w:fill="DFEBF4"/>
        </w:rPr>
        <w:t xml:space="preserve"> </w:t>
      </w:r>
      <w:r>
        <w:rPr>
          <w:color w:val="333333"/>
          <w:sz w:val="20"/>
          <w:shd w:val="clear" w:color="auto" w:fill="DFEBF4"/>
        </w:rPr>
        <w:t>security</w:t>
      </w:r>
      <w:r>
        <w:rPr>
          <w:color w:val="333333"/>
          <w:spacing w:val="-1"/>
          <w:sz w:val="20"/>
          <w:shd w:val="clear" w:color="auto" w:fill="DFEBF4"/>
        </w:rPr>
        <w:t xml:space="preserve"> </w:t>
      </w:r>
      <w:r>
        <w:rPr>
          <w:color w:val="333333"/>
          <w:spacing w:val="-2"/>
          <w:sz w:val="20"/>
          <w:shd w:val="clear" w:color="auto" w:fill="DFEBF4"/>
        </w:rPr>
        <w:t>clearance)?</w:t>
      </w:r>
      <w:r>
        <w:rPr>
          <w:color w:val="333333"/>
          <w:sz w:val="20"/>
          <w:shd w:val="clear" w:color="auto" w:fill="DFEBF4"/>
        </w:rPr>
        <w:tab/>
      </w:r>
    </w:p>
    <w:p w14:paraId="4DBE5A79" w14:textId="77777777" w:rsidR="00814875" w:rsidRDefault="00EA5180">
      <w:pPr>
        <w:spacing w:before="53"/>
        <w:ind w:left="680"/>
        <w:rPr>
          <w:rFonts w:ascii="Times New Roman"/>
          <w:sz w:val="24"/>
        </w:rPr>
      </w:pPr>
      <w:r>
        <w:rPr>
          <w:rFonts w:ascii="Times New Roman"/>
          <w:color w:val="333333"/>
          <w:spacing w:val="-5"/>
          <w:sz w:val="24"/>
        </w:rPr>
        <w:t>No</w:t>
      </w:r>
    </w:p>
    <w:p w14:paraId="1AA1BCC9" w14:textId="77777777" w:rsidR="00814875" w:rsidRDefault="00814875">
      <w:pPr>
        <w:pStyle w:val="BodyText"/>
        <w:spacing w:before="11"/>
        <w:rPr>
          <w:rFonts w:ascii="Times New Roman"/>
        </w:rPr>
      </w:pPr>
    </w:p>
    <w:p w14:paraId="49D422EA" w14:textId="77777777" w:rsidR="00814875" w:rsidRDefault="00EA5180">
      <w:pPr>
        <w:pStyle w:val="ListParagraph"/>
        <w:numPr>
          <w:ilvl w:val="1"/>
          <w:numId w:val="8"/>
        </w:numPr>
        <w:tabs>
          <w:tab w:val="left" w:pos="546"/>
        </w:tabs>
        <w:ind w:left="546" w:hanging="166"/>
        <w:rPr>
          <w:sz w:val="20"/>
        </w:rPr>
      </w:pPr>
      <w:r>
        <w:rPr>
          <w:noProof/>
          <w:sz w:val="20"/>
        </w:rPr>
        <mc:AlternateContent>
          <mc:Choice Requires="wps">
            <w:drawing>
              <wp:anchor distT="0" distB="0" distL="0" distR="0" simplePos="0" relativeHeight="15735296" behindDoc="0" locked="0" layoutInCell="1" allowOverlap="1" wp14:anchorId="32B729E7" wp14:editId="37CF63A7">
                <wp:simplePos x="0" y="0"/>
                <wp:positionH relativeFrom="page">
                  <wp:posOffset>850900</wp:posOffset>
                </wp:positionH>
                <wp:positionV relativeFrom="paragraph">
                  <wp:posOffset>17556</wp:posOffset>
                </wp:positionV>
                <wp:extent cx="5778500" cy="2794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4CF3A464" w14:textId="77777777" w:rsidR="00814875" w:rsidRDefault="00EA5180">
                            <w:pPr>
                              <w:pStyle w:val="BodyText"/>
                              <w:spacing w:line="197" w:lineRule="exact"/>
                              <w:rPr>
                                <w:color w:val="000000"/>
                              </w:rPr>
                            </w:pPr>
                            <w:r>
                              <w:rPr>
                                <w:color w:val="333333"/>
                              </w:rPr>
                              <w:t>Is</w:t>
                            </w:r>
                            <w:r>
                              <w:rPr>
                                <w:color w:val="333333"/>
                                <w:spacing w:val="-5"/>
                              </w:rPr>
                              <w:t xml:space="preserve"> </w:t>
                            </w:r>
                            <w:r>
                              <w:rPr>
                                <w:color w:val="333333"/>
                              </w:rPr>
                              <w:t>there</w:t>
                            </w:r>
                            <w:r>
                              <w:rPr>
                                <w:color w:val="333333"/>
                                <w:spacing w:val="-3"/>
                              </w:rPr>
                              <w:t xml:space="preserve"> </w:t>
                            </w:r>
                            <w:r>
                              <w:rPr>
                                <w:color w:val="333333"/>
                              </w:rPr>
                              <w:t>a</w:t>
                            </w:r>
                            <w:r>
                              <w:rPr>
                                <w:color w:val="333333"/>
                                <w:spacing w:val="-2"/>
                              </w:rPr>
                              <w:t xml:space="preserve"> </w:t>
                            </w:r>
                            <w:r>
                              <w:rPr>
                                <w:color w:val="333333"/>
                              </w:rPr>
                              <w:t>master</w:t>
                            </w:r>
                            <w:r>
                              <w:rPr>
                                <w:color w:val="333333"/>
                                <w:spacing w:val="-3"/>
                              </w:rPr>
                              <w:t xml:space="preserve"> </w:t>
                            </w:r>
                            <w:r>
                              <w:rPr>
                                <w:color w:val="333333"/>
                              </w:rPr>
                              <w:t>protocol,</w:t>
                            </w:r>
                            <w:r>
                              <w:rPr>
                                <w:color w:val="333333"/>
                                <w:spacing w:val="-3"/>
                              </w:rPr>
                              <w:t xml:space="preserve"> </w:t>
                            </w:r>
                            <w:r>
                              <w:rPr>
                                <w:color w:val="333333"/>
                              </w:rPr>
                              <w:t>grant</w:t>
                            </w:r>
                            <w:r>
                              <w:rPr>
                                <w:color w:val="333333"/>
                                <w:spacing w:val="-2"/>
                              </w:rPr>
                              <w:t xml:space="preserve"> </w:t>
                            </w:r>
                            <w:r>
                              <w:rPr>
                                <w:color w:val="333333"/>
                              </w:rPr>
                              <w:t>application,</w:t>
                            </w:r>
                            <w:r>
                              <w:rPr>
                                <w:color w:val="333333"/>
                                <w:spacing w:val="-3"/>
                              </w:rPr>
                              <w:t xml:space="preserve"> </w:t>
                            </w:r>
                            <w:r>
                              <w:rPr>
                                <w:color w:val="333333"/>
                              </w:rPr>
                              <w:t>or</w:t>
                            </w:r>
                            <w:r>
                              <w:rPr>
                                <w:color w:val="333333"/>
                                <w:spacing w:val="-3"/>
                              </w:rPr>
                              <w:t xml:space="preserve"> </w:t>
                            </w:r>
                            <w:r>
                              <w:rPr>
                                <w:color w:val="333333"/>
                              </w:rPr>
                              <w:t>other</w:t>
                            </w:r>
                            <w:r>
                              <w:rPr>
                                <w:color w:val="333333"/>
                                <w:spacing w:val="-2"/>
                              </w:rPr>
                              <w:t xml:space="preserve"> </w:t>
                            </w:r>
                            <w:r>
                              <w:rPr>
                                <w:color w:val="333333"/>
                              </w:rPr>
                              <w:t>proposal</w:t>
                            </w:r>
                            <w:r>
                              <w:rPr>
                                <w:color w:val="333333"/>
                                <w:spacing w:val="-3"/>
                              </w:rPr>
                              <w:t xml:space="preserve"> </w:t>
                            </w:r>
                            <w:r>
                              <w:rPr>
                                <w:color w:val="333333"/>
                              </w:rPr>
                              <w:t>supporting</w:t>
                            </w:r>
                            <w:r>
                              <w:rPr>
                                <w:color w:val="333333"/>
                                <w:spacing w:val="-3"/>
                              </w:rPr>
                              <w:t xml:space="preserve"> </w:t>
                            </w:r>
                            <w:r>
                              <w:rPr>
                                <w:color w:val="333333"/>
                              </w:rPr>
                              <w:t>this</w:t>
                            </w:r>
                            <w:r>
                              <w:rPr>
                                <w:color w:val="333333"/>
                                <w:spacing w:val="-2"/>
                              </w:rPr>
                              <w:t xml:space="preserve"> </w:t>
                            </w:r>
                            <w:r>
                              <w:rPr>
                                <w:color w:val="333333"/>
                              </w:rPr>
                              <w:t>submission</w:t>
                            </w:r>
                            <w:r>
                              <w:rPr>
                                <w:color w:val="333333"/>
                                <w:spacing w:val="-3"/>
                              </w:rPr>
                              <w:t xml:space="preserve"> </w:t>
                            </w:r>
                            <w:r>
                              <w:rPr>
                                <w:color w:val="333333"/>
                              </w:rPr>
                              <w:t>(check</w:t>
                            </w:r>
                            <w:r>
                              <w:rPr>
                                <w:color w:val="333333"/>
                                <w:spacing w:val="-2"/>
                              </w:rPr>
                              <w:t xml:space="preserve"> </w:t>
                            </w:r>
                            <w:r>
                              <w:rPr>
                                <w:color w:val="333333"/>
                                <w:spacing w:val="-5"/>
                              </w:rPr>
                              <w:t>all</w:t>
                            </w:r>
                          </w:p>
                          <w:p w14:paraId="39F660A7" w14:textId="77777777" w:rsidR="00814875" w:rsidRDefault="00EA5180">
                            <w:pPr>
                              <w:pStyle w:val="BodyText"/>
                              <w:spacing w:line="225" w:lineRule="exact"/>
                              <w:rPr>
                                <w:color w:val="000000"/>
                              </w:rPr>
                            </w:pPr>
                            <w:r>
                              <w:rPr>
                                <w:color w:val="333333"/>
                              </w:rPr>
                              <w:t>that</w:t>
                            </w:r>
                            <w:r>
                              <w:rPr>
                                <w:color w:val="333333"/>
                                <w:spacing w:val="-4"/>
                              </w:rPr>
                              <w:t xml:space="preserve"> </w:t>
                            </w:r>
                            <w:r>
                              <w:rPr>
                                <w:color w:val="333333"/>
                                <w:spacing w:val="-2"/>
                              </w:rPr>
                              <w:t>apply)?</w:t>
                            </w:r>
                          </w:p>
                        </w:txbxContent>
                      </wps:txbx>
                      <wps:bodyPr wrap="square" lIns="0" tIns="0" rIns="0" bIns="0" rtlCol="0">
                        <a:noAutofit/>
                      </wps:bodyPr>
                    </wps:wsp>
                  </a:graphicData>
                </a:graphic>
              </wp:anchor>
            </w:drawing>
          </mc:Choice>
          <mc:Fallback>
            <w:pict>
              <v:shape w14:anchorId="32B729E7" id="Textbox 36" o:spid="_x0000_s1034" type="#_x0000_t202" style="position:absolute;left:0;text-align:left;margin-left:67pt;margin-top:1.4pt;width:455pt;height:22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uXvtAEAAFY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" fillcolor="#dfebf4" stroked="f">
                <v:textbox inset="0,0,0,0">
                  <w:txbxContent>
                    <w:p w14:paraId="4CF3A464" w14:textId="77777777" w:rsidR="00814875" w:rsidRDefault="00EA5180">
                      <w:pPr>
                        <w:pStyle w:val="BodyText"/>
                        <w:spacing w:line="197" w:lineRule="exact"/>
                        <w:rPr>
                          <w:color w:val="000000"/>
                        </w:rPr>
                      </w:pPr>
                      <w:r>
                        <w:rPr>
                          <w:color w:val="333333"/>
                        </w:rPr>
                        <w:t>Is</w:t>
                      </w:r>
                      <w:r>
                        <w:rPr>
                          <w:color w:val="333333"/>
                          <w:spacing w:val="-5"/>
                        </w:rPr>
                        <w:t xml:space="preserve"> </w:t>
                      </w:r>
                      <w:r>
                        <w:rPr>
                          <w:color w:val="333333"/>
                        </w:rPr>
                        <w:t>there</w:t>
                      </w:r>
                      <w:r>
                        <w:rPr>
                          <w:color w:val="333333"/>
                          <w:spacing w:val="-3"/>
                        </w:rPr>
                        <w:t xml:space="preserve"> </w:t>
                      </w:r>
                      <w:r>
                        <w:rPr>
                          <w:color w:val="333333"/>
                        </w:rPr>
                        <w:t>a</w:t>
                      </w:r>
                      <w:r>
                        <w:rPr>
                          <w:color w:val="333333"/>
                          <w:spacing w:val="-2"/>
                        </w:rPr>
                        <w:t xml:space="preserve"> </w:t>
                      </w:r>
                      <w:r>
                        <w:rPr>
                          <w:color w:val="333333"/>
                        </w:rPr>
                        <w:t>master</w:t>
                      </w:r>
                      <w:r>
                        <w:rPr>
                          <w:color w:val="333333"/>
                          <w:spacing w:val="-3"/>
                        </w:rPr>
                        <w:t xml:space="preserve"> </w:t>
                      </w:r>
                      <w:r>
                        <w:rPr>
                          <w:color w:val="333333"/>
                        </w:rPr>
                        <w:t>protocol,</w:t>
                      </w:r>
                      <w:r>
                        <w:rPr>
                          <w:color w:val="333333"/>
                          <w:spacing w:val="-3"/>
                        </w:rPr>
                        <w:t xml:space="preserve"> </w:t>
                      </w:r>
                      <w:r>
                        <w:rPr>
                          <w:color w:val="333333"/>
                        </w:rPr>
                        <w:t>grant</w:t>
                      </w:r>
                      <w:r>
                        <w:rPr>
                          <w:color w:val="333333"/>
                          <w:spacing w:val="-2"/>
                        </w:rPr>
                        <w:t xml:space="preserve"> </w:t>
                      </w:r>
                      <w:r>
                        <w:rPr>
                          <w:color w:val="333333"/>
                        </w:rPr>
                        <w:t>application,</w:t>
                      </w:r>
                      <w:r>
                        <w:rPr>
                          <w:color w:val="333333"/>
                          <w:spacing w:val="-3"/>
                        </w:rPr>
                        <w:t xml:space="preserve"> </w:t>
                      </w:r>
                      <w:r>
                        <w:rPr>
                          <w:color w:val="333333"/>
                        </w:rPr>
                        <w:t>or</w:t>
                      </w:r>
                      <w:r>
                        <w:rPr>
                          <w:color w:val="333333"/>
                          <w:spacing w:val="-3"/>
                        </w:rPr>
                        <w:t xml:space="preserve"> </w:t>
                      </w:r>
                      <w:r>
                        <w:rPr>
                          <w:color w:val="333333"/>
                        </w:rPr>
                        <w:t>other</w:t>
                      </w:r>
                      <w:r>
                        <w:rPr>
                          <w:color w:val="333333"/>
                          <w:spacing w:val="-2"/>
                        </w:rPr>
                        <w:t xml:space="preserve"> </w:t>
                      </w:r>
                      <w:r>
                        <w:rPr>
                          <w:color w:val="333333"/>
                        </w:rPr>
                        <w:t>proposal</w:t>
                      </w:r>
                      <w:r>
                        <w:rPr>
                          <w:color w:val="333333"/>
                          <w:spacing w:val="-3"/>
                        </w:rPr>
                        <w:t xml:space="preserve"> </w:t>
                      </w:r>
                      <w:r>
                        <w:rPr>
                          <w:color w:val="333333"/>
                        </w:rPr>
                        <w:t>supporting</w:t>
                      </w:r>
                      <w:r>
                        <w:rPr>
                          <w:color w:val="333333"/>
                          <w:spacing w:val="-3"/>
                        </w:rPr>
                        <w:t xml:space="preserve"> </w:t>
                      </w:r>
                      <w:r>
                        <w:rPr>
                          <w:color w:val="333333"/>
                        </w:rPr>
                        <w:t>this</w:t>
                      </w:r>
                      <w:r>
                        <w:rPr>
                          <w:color w:val="333333"/>
                          <w:spacing w:val="-2"/>
                        </w:rPr>
                        <w:t xml:space="preserve"> </w:t>
                      </w:r>
                      <w:r>
                        <w:rPr>
                          <w:color w:val="333333"/>
                        </w:rPr>
                        <w:t>submission</w:t>
                      </w:r>
                      <w:r>
                        <w:rPr>
                          <w:color w:val="333333"/>
                          <w:spacing w:val="-3"/>
                        </w:rPr>
                        <w:t xml:space="preserve"> </w:t>
                      </w:r>
                      <w:r>
                        <w:rPr>
                          <w:color w:val="333333"/>
                        </w:rPr>
                        <w:t>(check</w:t>
                      </w:r>
                      <w:r>
                        <w:rPr>
                          <w:color w:val="333333"/>
                          <w:spacing w:val="-2"/>
                        </w:rPr>
                        <w:t xml:space="preserve"> </w:t>
                      </w:r>
                      <w:r>
                        <w:rPr>
                          <w:color w:val="333333"/>
                          <w:spacing w:val="-5"/>
                        </w:rPr>
                        <w:t>all</w:t>
                      </w:r>
                    </w:p>
                    <w:p w14:paraId="39F660A7" w14:textId="77777777" w:rsidR="00814875" w:rsidRDefault="00EA5180">
                      <w:pPr>
                        <w:pStyle w:val="BodyText"/>
                        <w:spacing w:line="225" w:lineRule="exact"/>
                        <w:rPr>
                          <w:color w:val="000000"/>
                        </w:rPr>
                      </w:pPr>
                      <w:r>
                        <w:rPr>
                          <w:color w:val="333333"/>
                        </w:rPr>
                        <w:t>that</w:t>
                      </w:r>
                      <w:r>
                        <w:rPr>
                          <w:color w:val="333333"/>
                          <w:spacing w:val="-4"/>
                        </w:rPr>
                        <w:t xml:space="preserve"> </w:t>
                      </w:r>
                      <w:r>
                        <w:rPr>
                          <w:color w:val="333333"/>
                          <w:spacing w:val="-2"/>
                        </w:rPr>
                        <w:t>apply)?</w:t>
                      </w:r>
                    </w:p>
                  </w:txbxContent>
                </v:textbox>
                <w10:wrap anchorx="page"/>
              </v:shape>
            </w:pict>
          </mc:Fallback>
        </mc:AlternateContent>
      </w:r>
    </w:p>
    <w:p w14:paraId="6A4C582D" w14:textId="77777777" w:rsidR="00814875" w:rsidRDefault="00814875">
      <w:pPr>
        <w:pStyle w:val="BodyText"/>
        <w:spacing w:before="157"/>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5868880B" w14:textId="77777777">
        <w:trPr>
          <w:trHeight w:val="390"/>
        </w:trPr>
        <w:tc>
          <w:tcPr>
            <w:tcW w:w="9080" w:type="dxa"/>
            <w:tcBorders>
              <w:bottom w:val="nil"/>
            </w:tcBorders>
            <w:shd w:val="clear" w:color="auto" w:fill="EEEEEE"/>
          </w:tcPr>
          <w:p w14:paraId="0DDFA924" w14:textId="77777777" w:rsidR="00814875" w:rsidRDefault="00EA5180">
            <w:pPr>
              <w:pStyle w:val="TableParagraph"/>
              <w:spacing w:before="50"/>
              <w:rPr>
                <w:sz w:val="24"/>
              </w:rPr>
            </w:pPr>
            <w:r>
              <w:rPr>
                <w:noProof/>
              </w:rPr>
              <w:drawing>
                <wp:inline distT="0" distB="0" distL="0" distR="0" wp14:anchorId="2A2EC441" wp14:editId="5F2BA922">
                  <wp:extent cx="152400" cy="15240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Grant Application</w:t>
            </w:r>
          </w:p>
        </w:tc>
      </w:tr>
      <w:tr w:rsidR="00814875" w14:paraId="2604E010" w14:textId="77777777">
        <w:trPr>
          <w:trHeight w:val="400"/>
        </w:trPr>
        <w:tc>
          <w:tcPr>
            <w:tcW w:w="9080" w:type="dxa"/>
            <w:tcBorders>
              <w:top w:val="nil"/>
              <w:bottom w:val="nil"/>
            </w:tcBorders>
          </w:tcPr>
          <w:p w14:paraId="3D37F027" w14:textId="77777777" w:rsidR="00814875" w:rsidRDefault="00EA5180">
            <w:pPr>
              <w:pStyle w:val="TableParagraph"/>
              <w:spacing w:before="40"/>
              <w:ind w:left="75"/>
              <w:rPr>
                <w:sz w:val="24"/>
              </w:rPr>
            </w:pPr>
            <w:r>
              <w:rPr>
                <w:noProof/>
                <w:position w:val="1"/>
              </w:rPr>
              <w:drawing>
                <wp:inline distT="0" distB="0" distL="0" distR="0" wp14:anchorId="29046E0C" wp14:editId="29FE7D08">
                  <wp:extent cx="142875" cy="14287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0" cstate="print"/>
                          <a:stretch>
                            <a:fillRect/>
                          </a:stretch>
                        </pic:blipFill>
                        <pic:spPr>
                          <a:xfrm>
                            <a:off x="0" y="0"/>
                            <a:ext cx="142875" cy="142875"/>
                          </a:xfrm>
                          <a:prstGeom prst="rect">
                            <a:avLst/>
                          </a:prstGeom>
                        </pic:spPr>
                      </pic:pic>
                    </a:graphicData>
                  </a:graphic>
                </wp:inline>
              </w:drawing>
            </w:r>
            <w:r>
              <w:rPr>
                <w:spacing w:val="11"/>
                <w:sz w:val="20"/>
              </w:rPr>
              <w:t xml:space="preserve"> </w:t>
            </w:r>
            <w:r>
              <w:rPr>
                <w:color w:val="333333"/>
                <w:sz w:val="24"/>
              </w:rPr>
              <w:t>Industry/Federal Sponsor Master Protocol</w:t>
            </w:r>
          </w:p>
        </w:tc>
      </w:tr>
      <w:tr w:rsidR="00814875" w14:paraId="40DCB94A" w14:textId="77777777">
        <w:trPr>
          <w:trHeight w:val="360"/>
        </w:trPr>
        <w:tc>
          <w:tcPr>
            <w:tcW w:w="9080" w:type="dxa"/>
            <w:tcBorders>
              <w:top w:val="nil"/>
              <w:bottom w:val="nil"/>
            </w:tcBorders>
            <w:shd w:val="clear" w:color="auto" w:fill="EEEEEE"/>
          </w:tcPr>
          <w:p w14:paraId="24147BC3" w14:textId="77777777" w:rsidR="00814875" w:rsidRDefault="00EA5180">
            <w:pPr>
              <w:pStyle w:val="TableParagraph"/>
              <w:spacing w:before="20"/>
              <w:rPr>
                <w:sz w:val="24"/>
              </w:rPr>
            </w:pPr>
            <w:r>
              <w:rPr>
                <w:noProof/>
              </w:rPr>
              <w:drawing>
                <wp:inline distT="0" distB="0" distL="0" distR="0" wp14:anchorId="230F5800" wp14:editId="1EAFC567">
                  <wp:extent cx="152400" cy="15240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9" cstate="print"/>
                          <a:stretch>
                            <a:fillRect/>
                          </a:stretch>
                        </pic:blipFill>
                        <pic:spPr>
                          <a:xfrm>
                            <a:off x="0" y="0"/>
                            <a:ext cx="152400" cy="152400"/>
                          </a:xfrm>
                          <a:prstGeom prst="rect">
                            <a:avLst/>
                          </a:prstGeom>
                        </pic:spPr>
                      </pic:pic>
                    </a:graphicData>
                  </a:graphic>
                </wp:inline>
              </w:drawing>
            </w:r>
            <w:r>
              <w:rPr>
                <w:spacing w:val="12"/>
                <w:sz w:val="20"/>
              </w:rPr>
              <w:t xml:space="preserve"> </w:t>
            </w:r>
            <w:r>
              <w:rPr>
                <w:color w:val="333333"/>
                <w:sz w:val="24"/>
              </w:rPr>
              <w:t>Student Dissertation or Thesis Proposal</w:t>
            </w:r>
          </w:p>
        </w:tc>
      </w:tr>
      <w:tr w:rsidR="00814875" w14:paraId="6629C0BC" w14:textId="77777777">
        <w:trPr>
          <w:trHeight w:val="400"/>
        </w:trPr>
        <w:tc>
          <w:tcPr>
            <w:tcW w:w="9080" w:type="dxa"/>
            <w:tcBorders>
              <w:top w:val="nil"/>
              <w:bottom w:val="nil"/>
            </w:tcBorders>
          </w:tcPr>
          <w:p w14:paraId="6EBD105D" w14:textId="77777777" w:rsidR="00814875" w:rsidRDefault="00EA5180">
            <w:pPr>
              <w:pStyle w:val="TableParagraph"/>
              <w:spacing w:before="40"/>
              <w:ind w:left="75"/>
              <w:rPr>
                <w:sz w:val="24"/>
              </w:rPr>
            </w:pPr>
            <w:r>
              <w:rPr>
                <w:noProof/>
                <w:position w:val="1"/>
              </w:rPr>
              <w:drawing>
                <wp:inline distT="0" distB="0" distL="0" distR="0" wp14:anchorId="5834CC3F" wp14:editId="7C8C5FD4">
                  <wp:extent cx="142875" cy="14287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0" cstate="print"/>
                          <a:stretch>
                            <a:fillRect/>
                          </a:stretch>
                        </pic:blipFill>
                        <pic:spPr>
                          <a:xfrm>
                            <a:off x="0" y="0"/>
                            <a:ext cx="142875" cy="142875"/>
                          </a:xfrm>
                          <a:prstGeom prst="rect">
                            <a:avLst/>
                          </a:prstGeom>
                        </pic:spPr>
                      </pic:pic>
                    </a:graphicData>
                  </a:graphic>
                </wp:inline>
              </w:drawing>
            </w:r>
            <w:r>
              <w:rPr>
                <w:spacing w:val="14"/>
                <w:sz w:val="20"/>
              </w:rPr>
              <w:t xml:space="preserve"> </w:t>
            </w:r>
            <w:r>
              <w:rPr>
                <w:color w:val="333333"/>
                <w:sz w:val="24"/>
              </w:rPr>
              <w:t>Investigator Initiated Master Protocol</w:t>
            </w:r>
          </w:p>
        </w:tc>
      </w:tr>
      <w:tr w:rsidR="00814875" w14:paraId="5CE0164B" w14:textId="77777777">
        <w:trPr>
          <w:trHeight w:val="370"/>
        </w:trPr>
        <w:tc>
          <w:tcPr>
            <w:tcW w:w="9080" w:type="dxa"/>
            <w:tcBorders>
              <w:top w:val="nil"/>
            </w:tcBorders>
            <w:shd w:val="clear" w:color="auto" w:fill="EEEEEE"/>
          </w:tcPr>
          <w:p w14:paraId="6AD3DD5D" w14:textId="77777777" w:rsidR="00814875" w:rsidRDefault="00EA5180">
            <w:pPr>
              <w:pStyle w:val="TableParagraph"/>
              <w:spacing w:before="20"/>
              <w:rPr>
                <w:sz w:val="24"/>
              </w:rPr>
            </w:pPr>
            <w:r>
              <w:rPr>
                <w:noProof/>
              </w:rPr>
              <w:drawing>
                <wp:inline distT="0" distB="0" distL="0" distR="0" wp14:anchorId="30454B24" wp14:editId="6D60791F">
                  <wp:extent cx="152400" cy="15240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9" cstate="print"/>
                          <a:stretch>
                            <a:fillRect/>
                          </a:stretch>
                        </pic:blipFill>
                        <pic:spPr>
                          <a:xfrm>
                            <a:off x="0" y="0"/>
                            <a:ext cx="152400" cy="152400"/>
                          </a:xfrm>
                          <a:prstGeom prst="rect">
                            <a:avLst/>
                          </a:prstGeom>
                        </pic:spPr>
                      </pic:pic>
                    </a:graphicData>
                  </a:graphic>
                </wp:inline>
              </w:drawing>
            </w:r>
            <w:r>
              <w:rPr>
                <w:spacing w:val="16"/>
                <w:sz w:val="20"/>
              </w:rPr>
              <w:t xml:space="preserve"> </w:t>
            </w:r>
            <w:r>
              <w:rPr>
                <w:color w:val="333333"/>
                <w:sz w:val="24"/>
              </w:rPr>
              <w:t>Other Study Protocol</w:t>
            </w:r>
          </w:p>
        </w:tc>
      </w:tr>
    </w:tbl>
    <w:p w14:paraId="1BC42F76" w14:textId="77777777" w:rsidR="00814875" w:rsidRDefault="00814875">
      <w:pPr>
        <w:pStyle w:val="BodyText"/>
        <w:spacing w:before="72"/>
      </w:pPr>
    </w:p>
    <w:p w14:paraId="505D9124" w14:textId="77777777" w:rsidR="00814875" w:rsidRDefault="00EA5180">
      <w:pPr>
        <w:pStyle w:val="ListParagraph"/>
        <w:numPr>
          <w:ilvl w:val="1"/>
          <w:numId w:val="8"/>
        </w:numPr>
        <w:tabs>
          <w:tab w:val="left" w:pos="546"/>
        </w:tabs>
        <w:ind w:left="546" w:hanging="166"/>
        <w:rPr>
          <w:sz w:val="20"/>
        </w:rPr>
      </w:pPr>
      <w:r>
        <w:rPr>
          <w:noProof/>
          <w:sz w:val="20"/>
        </w:rPr>
        <mc:AlternateContent>
          <mc:Choice Requires="wpg">
            <w:drawing>
              <wp:anchor distT="0" distB="0" distL="0" distR="0" simplePos="0" relativeHeight="15734272" behindDoc="0" locked="0" layoutInCell="1" allowOverlap="1" wp14:anchorId="29137A52" wp14:editId="6B487088">
                <wp:simplePos x="0" y="0"/>
                <wp:positionH relativeFrom="page">
                  <wp:posOffset>850900</wp:posOffset>
                </wp:positionH>
                <wp:positionV relativeFrom="paragraph">
                  <wp:posOffset>17792</wp:posOffset>
                </wp:positionV>
                <wp:extent cx="5778500" cy="88900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889000"/>
                          <a:chOff x="0" y="0"/>
                          <a:chExt cx="5778500" cy="889000"/>
                        </a:xfrm>
                      </wpg:grpSpPr>
                      <wps:wsp>
                        <wps:cNvPr id="43" name="Graphic 43"/>
                        <wps:cNvSpPr/>
                        <wps:spPr>
                          <a:xfrm>
                            <a:off x="0" y="0"/>
                            <a:ext cx="5778500" cy="889000"/>
                          </a:xfrm>
                          <a:custGeom>
                            <a:avLst/>
                            <a:gdLst/>
                            <a:ahLst/>
                            <a:cxnLst/>
                            <a:rect l="l" t="t" r="r" b="b"/>
                            <a:pathLst>
                              <a:path w="5778500" h="889000">
                                <a:moveTo>
                                  <a:pt x="5778500" y="0"/>
                                </a:moveTo>
                                <a:lnTo>
                                  <a:pt x="0" y="0"/>
                                </a:lnTo>
                                <a:lnTo>
                                  <a:pt x="0" y="889000"/>
                                </a:lnTo>
                                <a:lnTo>
                                  <a:pt x="5778500" y="889000"/>
                                </a:lnTo>
                                <a:lnTo>
                                  <a:pt x="5778500" y="0"/>
                                </a:lnTo>
                                <a:close/>
                              </a:path>
                            </a:pathLst>
                          </a:custGeom>
                          <a:solidFill>
                            <a:srgbClr val="DFEBF4"/>
                          </a:solidFill>
                        </wps:spPr>
                        <wps:bodyPr wrap="square" lIns="0" tIns="0" rIns="0" bIns="0" rtlCol="0">
                          <a:prstTxWarp prst="textNoShape">
                            <a:avLst/>
                          </a:prstTxWarp>
                          <a:noAutofit/>
                        </wps:bodyPr>
                      </wps:wsp>
                      <pic:pic xmlns:pic="http://schemas.openxmlformats.org/drawingml/2006/picture">
                        <pic:nvPicPr>
                          <pic:cNvPr id="44" name="Image 44">
                            <a:hlinkClick r:id="rId21"/>
                          </pic:cNvPr>
                          <pic:cNvPicPr/>
                        </pic:nvPicPr>
                        <pic:blipFill>
                          <a:blip r:embed="rId22" cstate="print"/>
                          <a:stretch>
                            <a:fillRect/>
                          </a:stretch>
                        </pic:blipFill>
                        <pic:spPr>
                          <a:xfrm>
                            <a:off x="914400" y="698500"/>
                            <a:ext cx="152400" cy="152400"/>
                          </a:xfrm>
                          <a:prstGeom prst="rect">
                            <a:avLst/>
                          </a:prstGeom>
                        </pic:spPr>
                      </pic:pic>
                      <wps:wsp>
                        <wps:cNvPr id="45" name="Textbox 45"/>
                        <wps:cNvSpPr txBox="1"/>
                        <wps:spPr>
                          <a:xfrm>
                            <a:off x="0" y="0"/>
                            <a:ext cx="5778500" cy="889000"/>
                          </a:xfrm>
                          <a:prstGeom prst="rect">
                            <a:avLst/>
                          </a:prstGeom>
                        </wps:spPr>
                        <wps:txbx>
                          <w:txbxContent>
                            <w:p w14:paraId="1CD61F86" w14:textId="77777777" w:rsidR="00814875" w:rsidRDefault="00EA5180">
                              <w:pPr>
                                <w:spacing w:line="197" w:lineRule="exact"/>
                                <w:rPr>
                                  <w:sz w:val="20"/>
                                </w:rPr>
                              </w:pPr>
                              <w:r>
                                <w:rPr>
                                  <w:color w:val="333333"/>
                                  <w:sz w:val="20"/>
                                </w:rPr>
                                <w:t>Does</w:t>
                              </w:r>
                              <w:r>
                                <w:rPr>
                                  <w:color w:val="333333"/>
                                  <w:spacing w:val="-2"/>
                                  <w:sz w:val="20"/>
                                </w:rPr>
                                <w:t xml:space="preserve"> </w:t>
                              </w:r>
                              <w:r>
                                <w:rPr>
                                  <w:color w:val="333333"/>
                                  <w:sz w:val="20"/>
                                </w:rPr>
                                <w:t>your</w:t>
                              </w:r>
                              <w:r>
                                <w:rPr>
                                  <w:color w:val="333333"/>
                                  <w:spacing w:val="-1"/>
                                  <w:sz w:val="20"/>
                                </w:rPr>
                                <w:t xml:space="preserve"> </w:t>
                              </w:r>
                              <w:r>
                                <w:rPr>
                                  <w:color w:val="333333"/>
                                  <w:sz w:val="20"/>
                                </w:rPr>
                                <w:t>study</w:t>
                              </w:r>
                              <w:r>
                                <w:rPr>
                                  <w:color w:val="333333"/>
                                  <w:spacing w:val="-1"/>
                                  <w:sz w:val="20"/>
                                </w:rPr>
                                <w:t xml:space="preserve"> </w:t>
                              </w:r>
                              <w:r>
                                <w:rPr>
                                  <w:color w:val="333333"/>
                                  <w:sz w:val="20"/>
                                </w:rPr>
                                <w:t>involve</w:t>
                              </w:r>
                              <w:r>
                                <w:rPr>
                                  <w:color w:val="333333"/>
                                  <w:spacing w:val="-2"/>
                                  <w:sz w:val="20"/>
                                </w:rPr>
                                <w:t xml:space="preserve"> </w:t>
                              </w:r>
                              <w:r>
                                <w:rPr>
                                  <w:color w:val="333333"/>
                                  <w:sz w:val="20"/>
                                </w:rPr>
                                <w:t>interaction</w:t>
                              </w:r>
                              <w:r>
                                <w:rPr>
                                  <w:color w:val="333333"/>
                                  <w:spacing w:val="-1"/>
                                  <w:sz w:val="20"/>
                                </w:rPr>
                                <w:t xml:space="preserve"> </w:t>
                              </w:r>
                              <w:r>
                                <w:rPr>
                                  <w:color w:val="333333"/>
                                  <w:sz w:val="20"/>
                                </w:rPr>
                                <w:t>or</w:t>
                              </w:r>
                              <w:r>
                                <w:rPr>
                                  <w:color w:val="333333"/>
                                  <w:spacing w:val="-1"/>
                                  <w:sz w:val="20"/>
                                </w:rPr>
                                <w:t xml:space="preserve"> </w:t>
                              </w:r>
                              <w:r>
                                <w:rPr>
                                  <w:color w:val="333333"/>
                                  <w:sz w:val="20"/>
                                </w:rPr>
                                <w:t>intervention</w:t>
                              </w:r>
                              <w:r>
                                <w:rPr>
                                  <w:color w:val="333333"/>
                                  <w:spacing w:val="-2"/>
                                  <w:sz w:val="20"/>
                                </w:rPr>
                                <w:t xml:space="preserve"> </w:t>
                              </w:r>
                              <w:r>
                                <w:rPr>
                                  <w:color w:val="333333"/>
                                  <w:sz w:val="20"/>
                                </w:rPr>
                                <w:t>with</w:t>
                              </w:r>
                              <w:r>
                                <w:rPr>
                                  <w:color w:val="333333"/>
                                  <w:spacing w:val="-1"/>
                                  <w:sz w:val="20"/>
                                </w:rPr>
                                <w:t xml:space="preserve"> </w:t>
                              </w:r>
                              <w:r>
                                <w:rPr>
                                  <w:color w:val="333333"/>
                                  <w:sz w:val="20"/>
                                </w:rPr>
                                <w:t>human</w:t>
                              </w:r>
                              <w:r>
                                <w:rPr>
                                  <w:color w:val="333333"/>
                                  <w:spacing w:val="-1"/>
                                  <w:sz w:val="20"/>
                                </w:rPr>
                                <w:t xml:space="preserve"> </w:t>
                              </w:r>
                              <w:r>
                                <w:rPr>
                                  <w:color w:val="333333"/>
                                  <w:sz w:val="20"/>
                                </w:rPr>
                                <w:t>participants</w:t>
                              </w:r>
                              <w:r>
                                <w:rPr>
                                  <w:color w:val="333333"/>
                                  <w:spacing w:val="-2"/>
                                  <w:sz w:val="20"/>
                                </w:rPr>
                                <w:t xml:space="preserve"> </w:t>
                              </w:r>
                              <w:r>
                                <w:rPr>
                                  <w:color w:val="333333"/>
                                  <w:sz w:val="20"/>
                                </w:rPr>
                                <w:t>with</w:t>
                              </w:r>
                              <w:r>
                                <w:rPr>
                                  <w:color w:val="333333"/>
                                  <w:spacing w:val="-1"/>
                                  <w:sz w:val="20"/>
                                </w:rPr>
                                <w:t xml:space="preserve"> </w:t>
                              </w:r>
                              <w:r>
                                <w:rPr>
                                  <w:color w:val="333333"/>
                                  <w:sz w:val="20"/>
                                </w:rPr>
                                <w:t>the</w:t>
                              </w:r>
                              <w:r>
                                <w:rPr>
                                  <w:color w:val="333333"/>
                                  <w:spacing w:val="-1"/>
                                  <w:sz w:val="20"/>
                                </w:rPr>
                                <w:t xml:space="preserve"> </w:t>
                              </w:r>
                              <w:r>
                                <w:rPr>
                                  <w:color w:val="333333"/>
                                  <w:sz w:val="20"/>
                                </w:rPr>
                                <w:t>intent</w:t>
                              </w:r>
                              <w:r>
                                <w:rPr>
                                  <w:color w:val="333333"/>
                                  <w:spacing w:val="-2"/>
                                  <w:sz w:val="20"/>
                                </w:rPr>
                                <w:t xml:space="preserve"> </w:t>
                              </w:r>
                              <w:r>
                                <w:rPr>
                                  <w:color w:val="333333"/>
                                  <w:sz w:val="20"/>
                                </w:rPr>
                                <w:t>to</w:t>
                              </w:r>
                              <w:r>
                                <w:rPr>
                                  <w:color w:val="333333"/>
                                  <w:spacing w:val="-1"/>
                                  <w:sz w:val="20"/>
                                </w:rPr>
                                <w:t xml:space="preserve"> </w:t>
                              </w:r>
                              <w:r>
                                <w:rPr>
                                  <w:color w:val="333333"/>
                                  <w:sz w:val="20"/>
                                </w:rPr>
                                <w:t>add</w:t>
                              </w:r>
                              <w:r>
                                <w:rPr>
                                  <w:color w:val="333333"/>
                                  <w:spacing w:val="-1"/>
                                  <w:sz w:val="20"/>
                                </w:rPr>
                                <w:t xml:space="preserve"> </w:t>
                              </w:r>
                              <w:r>
                                <w:rPr>
                                  <w:color w:val="333333"/>
                                  <w:spacing w:val="-5"/>
                                  <w:sz w:val="20"/>
                                </w:rPr>
                                <w:t>to</w:t>
                              </w:r>
                            </w:p>
                            <w:p w14:paraId="5D841CB0" w14:textId="77777777" w:rsidR="00814875" w:rsidRDefault="00EA5180">
                              <w:pPr>
                                <w:spacing w:line="220" w:lineRule="exact"/>
                                <w:rPr>
                                  <w:sz w:val="20"/>
                                </w:rPr>
                              </w:pPr>
                              <w:r>
                                <w:rPr>
                                  <w:color w:val="333333"/>
                                  <w:sz w:val="20"/>
                                </w:rPr>
                                <w:t>medical</w:t>
                              </w:r>
                              <w:r>
                                <w:rPr>
                                  <w:color w:val="333333"/>
                                  <w:spacing w:val="-1"/>
                                  <w:sz w:val="20"/>
                                </w:rPr>
                                <w:t xml:space="preserve"> </w:t>
                              </w:r>
                              <w:r>
                                <w:rPr>
                                  <w:color w:val="333333"/>
                                  <w:spacing w:val="-2"/>
                                  <w:sz w:val="20"/>
                                </w:rPr>
                                <w:t>knowledge?</w:t>
                              </w:r>
                            </w:p>
                            <w:p w14:paraId="304D70F1" w14:textId="77777777" w:rsidR="00814875" w:rsidRDefault="00EA5180">
                              <w:pPr>
                                <w:spacing w:before="2" w:line="230" w:lineRule="auto"/>
                                <w:ind w:right="107"/>
                                <w:rPr>
                                  <w:sz w:val="20"/>
                                </w:rPr>
                              </w:pPr>
                              <w:r>
                                <w:rPr>
                                  <w:color w:val="333333"/>
                                  <w:sz w:val="20"/>
                                </w:rPr>
                                <w:t>There</w:t>
                              </w:r>
                              <w:r>
                                <w:rPr>
                                  <w:color w:val="333333"/>
                                  <w:spacing w:val="-3"/>
                                  <w:sz w:val="20"/>
                                </w:rPr>
                                <w:t xml:space="preserve"> </w:t>
                              </w:r>
                              <w:r>
                                <w:rPr>
                                  <w:color w:val="333333"/>
                                  <w:sz w:val="20"/>
                                </w:rPr>
                                <w:t>are</w:t>
                              </w:r>
                              <w:r>
                                <w:rPr>
                                  <w:color w:val="333333"/>
                                  <w:spacing w:val="-3"/>
                                  <w:sz w:val="20"/>
                                </w:rPr>
                                <w:t xml:space="preserve"> </w:t>
                              </w:r>
                              <w:r>
                                <w:rPr>
                                  <w:color w:val="333333"/>
                                  <w:sz w:val="20"/>
                                </w:rPr>
                                <w:t>two</w:t>
                              </w:r>
                              <w:r>
                                <w:rPr>
                                  <w:color w:val="333333"/>
                                  <w:spacing w:val="-3"/>
                                  <w:sz w:val="20"/>
                                </w:rPr>
                                <w:t xml:space="preserve"> </w:t>
                              </w:r>
                              <w:r>
                                <w:rPr>
                                  <w:color w:val="333333"/>
                                  <w:sz w:val="20"/>
                                </w:rPr>
                                <w:t>main</w:t>
                              </w:r>
                              <w:r>
                                <w:rPr>
                                  <w:color w:val="333333"/>
                                  <w:spacing w:val="-3"/>
                                  <w:sz w:val="20"/>
                                </w:rPr>
                                <w:t xml:space="preserve"> </w:t>
                              </w:r>
                              <w:r>
                                <w:rPr>
                                  <w:color w:val="333333"/>
                                  <w:sz w:val="20"/>
                                </w:rPr>
                                <w:t>types</w:t>
                              </w:r>
                              <w:r>
                                <w:rPr>
                                  <w:color w:val="333333"/>
                                  <w:spacing w:val="-3"/>
                                  <w:sz w:val="20"/>
                                </w:rPr>
                                <w:t xml:space="preserve"> </w:t>
                              </w:r>
                              <w:r>
                                <w:rPr>
                                  <w:color w:val="333333"/>
                                  <w:sz w:val="20"/>
                                </w:rPr>
                                <w:t>of</w:t>
                              </w:r>
                              <w:r>
                                <w:rPr>
                                  <w:color w:val="333333"/>
                                  <w:spacing w:val="-3"/>
                                  <w:sz w:val="20"/>
                                </w:rPr>
                                <w:t xml:space="preserve"> </w:t>
                              </w:r>
                              <w:r>
                                <w:rPr>
                                  <w:color w:val="333333"/>
                                  <w:sz w:val="20"/>
                                </w:rPr>
                                <w:t>clinical</w:t>
                              </w:r>
                              <w:r>
                                <w:rPr>
                                  <w:color w:val="333333"/>
                                  <w:spacing w:val="-3"/>
                                  <w:sz w:val="20"/>
                                </w:rPr>
                                <w:t xml:space="preserve"> </w:t>
                              </w:r>
                              <w:r>
                                <w:rPr>
                                  <w:color w:val="333333"/>
                                  <w:sz w:val="20"/>
                                </w:rPr>
                                <w:t>studies:</w:t>
                              </w:r>
                              <w:r>
                                <w:rPr>
                                  <w:color w:val="333333"/>
                                  <w:spacing w:val="-3"/>
                                  <w:sz w:val="20"/>
                                </w:rPr>
                                <w:t xml:space="preserve"> </w:t>
                              </w:r>
                              <w:r>
                                <w:rPr>
                                  <w:color w:val="333333"/>
                                  <w:sz w:val="20"/>
                                </w:rPr>
                                <w:t>clinical</w:t>
                              </w:r>
                              <w:r>
                                <w:rPr>
                                  <w:color w:val="333333"/>
                                  <w:spacing w:val="-3"/>
                                  <w:sz w:val="20"/>
                                </w:rPr>
                                <w:t xml:space="preserve"> </w:t>
                              </w:r>
                              <w:r>
                                <w:rPr>
                                  <w:color w:val="333333"/>
                                  <w:sz w:val="20"/>
                                </w:rPr>
                                <w:t>trials</w:t>
                              </w:r>
                              <w:r>
                                <w:rPr>
                                  <w:color w:val="333333"/>
                                  <w:spacing w:val="-3"/>
                                  <w:sz w:val="20"/>
                                </w:rPr>
                                <w:t xml:space="preserve"> </w:t>
                              </w:r>
                              <w:r>
                                <w:rPr>
                                  <w:color w:val="333333"/>
                                  <w:sz w:val="20"/>
                                </w:rPr>
                                <w:t>and</w:t>
                              </w:r>
                              <w:r>
                                <w:rPr>
                                  <w:color w:val="333333"/>
                                  <w:spacing w:val="-3"/>
                                  <w:sz w:val="20"/>
                                </w:rPr>
                                <w:t xml:space="preserve"> </w:t>
                              </w:r>
                              <w:r>
                                <w:rPr>
                                  <w:color w:val="333333"/>
                                  <w:sz w:val="20"/>
                                </w:rPr>
                                <w:t>observational</w:t>
                              </w:r>
                              <w:r>
                                <w:rPr>
                                  <w:color w:val="333333"/>
                                  <w:spacing w:val="-3"/>
                                  <w:sz w:val="20"/>
                                </w:rPr>
                                <w:t xml:space="preserve"> </w:t>
                              </w:r>
                              <w:r>
                                <w:rPr>
                                  <w:color w:val="333333"/>
                                  <w:sz w:val="20"/>
                                </w:rPr>
                                <w:t>studies.</w:t>
                              </w:r>
                              <w:r>
                                <w:rPr>
                                  <w:color w:val="333333"/>
                                  <w:spacing w:val="-3"/>
                                  <w:sz w:val="20"/>
                                </w:rPr>
                                <w:t xml:space="preserve"> </w:t>
                              </w:r>
                              <w:r>
                                <w:rPr>
                                  <w:color w:val="333333"/>
                                  <w:sz w:val="20"/>
                                </w:rPr>
                                <w:t>Do</w:t>
                              </w:r>
                              <w:r>
                                <w:rPr>
                                  <w:color w:val="333333"/>
                                  <w:spacing w:val="-3"/>
                                  <w:sz w:val="20"/>
                                </w:rPr>
                                <w:t xml:space="preserve"> </w:t>
                              </w:r>
                              <w:r>
                                <w:rPr>
                                  <w:color w:val="333333"/>
                                  <w:sz w:val="20"/>
                                </w:rPr>
                                <w:t>NOT</w:t>
                              </w:r>
                              <w:r>
                                <w:rPr>
                                  <w:color w:val="333333"/>
                                  <w:spacing w:val="-3"/>
                                  <w:sz w:val="20"/>
                                </w:rPr>
                                <w:t xml:space="preserve"> </w:t>
                              </w:r>
                              <w:r>
                                <w:rPr>
                                  <w:color w:val="333333"/>
                                  <w:sz w:val="20"/>
                                </w:rPr>
                                <w:t>check yes merely because you are conducting research in a clinical setting or using clinical data.</w:t>
                              </w:r>
                            </w:p>
                            <w:p w14:paraId="25F2A1B2" w14:textId="77777777" w:rsidR="00814875" w:rsidRDefault="00EA5180">
                              <w:pPr>
                                <w:spacing w:line="221" w:lineRule="exact"/>
                                <w:rPr>
                                  <w:sz w:val="20"/>
                                </w:rPr>
                              </w:pPr>
                              <w:hyperlink r:id="rId23">
                                <w:r>
                                  <w:rPr>
                                    <w:color w:val="0000FF"/>
                                    <w:sz w:val="20"/>
                                    <w:u w:val="single" w:color="0000FF"/>
                                  </w:rPr>
                                  <w:t>Click</w:t>
                                </w:r>
                                <w:r>
                                  <w:rPr>
                                    <w:color w:val="0000FF"/>
                                    <w:spacing w:val="-1"/>
                                    <w:sz w:val="20"/>
                                    <w:u w:val="single" w:color="0000FF"/>
                                  </w:rPr>
                                  <w:t xml:space="preserve"> </w:t>
                                </w:r>
                                <w:r>
                                  <w:rPr>
                                    <w:color w:val="0000FF"/>
                                    <w:sz w:val="20"/>
                                    <w:u w:val="single" w:color="0000FF"/>
                                  </w:rPr>
                                  <w:t>here</w:t>
                                </w:r>
                                <w:r>
                                  <w:rPr>
                                    <w:color w:val="0000FF"/>
                                    <w:spacing w:val="-1"/>
                                    <w:sz w:val="20"/>
                                    <w:u w:val="single" w:color="0000FF"/>
                                  </w:rPr>
                                  <w:t xml:space="preserve"> </w:t>
                                </w:r>
                                <w:r>
                                  <w:rPr>
                                    <w:color w:val="0000FF"/>
                                    <w:sz w:val="20"/>
                                    <w:u w:val="single" w:color="0000FF"/>
                                  </w:rPr>
                                  <w:t>for</w:t>
                                </w:r>
                                <w:r>
                                  <w:rPr>
                                    <w:color w:val="0000FF"/>
                                    <w:spacing w:val="-1"/>
                                    <w:sz w:val="20"/>
                                    <w:u w:val="single" w:color="0000FF"/>
                                  </w:rPr>
                                  <w:t xml:space="preserve"> </w:t>
                                </w:r>
                                <w:r>
                                  <w:rPr>
                                    <w:color w:val="0000FF"/>
                                    <w:sz w:val="20"/>
                                    <w:u w:val="single" w:color="0000FF"/>
                                  </w:rPr>
                                  <w:t>additional</w:t>
                                </w:r>
                                <w:r>
                                  <w:rPr>
                                    <w:color w:val="0000FF"/>
                                    <w:spacing w:val="-1"/>
                                    <w:sz w:val="20"/>
                                    <w:u w:val="single" w:color="0000FF"/>
                                  </w:rPr>
                                  <w:t xml:space="preserve"> </w:t>
                                </w:r>
                                <w:r>
                                  <w:rPr>
                                    <w:color w:val="0000FF"/>
                                    <w:sz w:val="20"/>
                                    <w:u w:val="single" w:color="0000FF"/>
                                  </w:rPr>
                                  <w:t>information</w:t>
                                </w:r>
                                <w:r>
                                  <w:rPr>
                                    <w:color w:val="0000FF"/>
                                    <w:spacing w:val="-1"/>
                                    <w:sz w:val="20"/>
                                    <w:u w:val="single" w:color="0000FF"/>
                                  </w:rPr>
                                  <w:t xml:space="preserve"> </w:t>
                                </w:r>
                                <w:r>
                                  <w:rPr>
                                    <w:color w:val="0000FF"/>
                                    <w:sz w:val="20"/>
                                    <w:u w:val="single" w:color="0000FF"/>
                                  </w:rPr>
                                  <w:t>regarding</w:t>
                                </w:r>
                                <w:r>
                                  <w:rPr>
                                    <w:color w:val="0000FF"/>
                                    <w:spacing w:val="-1"/>
                                    <w:sz w:val="20"/>
                                    <w:u w:val="single" w:color="0000FF"/>
                                  </w:rPr>
                                  <w:t xml:space="preserve"> </w:t>
                                </w:r>
                                <w:r>
                                  <w:rPr>
                                    <w:color w:val="0000FF"/>
                                    <w:sz w:val="20"/>
                                    <w:u w:val="single" w:color="0000FF"/>
                                  </w:rPr>
                                  <w:t>mandatory</w:t>
                                </w:r>
                                <w:r>
                                  <w:rPr>
                                    <w:color w:val="0000FF"/>
                                    <w:spacing w:val="-1"/>
                                    <w:sz w:val="20"/>
                                    <w:u w:val="single" w:color="0000FF"/>
                                  </w:rPr>
                                  <w:t xml:space="preserve"> </w:t>
                                </w:r>
                                <w:r>
                                  <w:rPr>
                                    <w:color w:val="0000FF"/>
                                    <w:sz w:val="20"/>
                                    <w:u w:val="single" w:color="0000FF"/>
                                  </w:rPr>
                                  <w:t>registration</w:t>
                                </w:r>
                                <w:r>
                                  <w:rPr>
                                    <w:color w:val="0000FF"/>
                                    <w:spacing w:val="-1"/>
                                    <w:sz w:val="20"/>
                                    <w:u w:val="single" w:color="0000FF"/>
                                  </w:rPr>
                                  <w:t xml:space="preserve"> </w:t>
                                </w:r>
                                <w:r>
                                  <w:rPr>
                                    <w:color w:val="0000FF"/>
                                    <w:sz w:val="20"/>
                                    <w:u w:val="single" w:color="0000FF"/>
                                  </w:rPr>
                                  <w:t>and</w:t>
                                </w:r>
                                <w:r>
                                  <w:rPr>
                                    <w:color w:val="0000FF"/>
                                    <w:spacing w:val="-1"/>
                                    <w:sz w:val="20"/>
                                    <w:u w:val="single" w:color="0000FF"/>
                                  </w:rPr>
                                  <w:t xml:space="preserve"> </w:t>
                                </w:r>
                                <w:r>
                                  <w:rPr>
                                    <w:color w:val="0000FF"/>
                                    <w:sz w:val="20"/>
                                    <w:u w:val="single" w:color="0000FF"/>
                                  </w:rPr>
                                  <w:t>reporting</w:t>
                                </w:r>
                                <w:r>
                                  <w:rPr>
                                    <w:color w:val="0000FF"/>
                                    <w:spacing w:val="-1"/>
                                    <w:sz w:val="20"/>
                                    <w:u w:val="single" w:color="0000FF"/>
                                  </w:rPr>
                                  <w:t xml:space="preserve"> </w:t>
                                </w:r>
                                <w:r>
                                  <w:rPr>
                                    <w:color w:val="0000FF"/>
                                    <w:sz w:val="20"/>
                                    <w:u w:val="single" w:color="0000FF"/>
                                  </w:rPr>
                                  <w:t>requirements</w:t>
                                </w:r>
                                <w:r>
                                  <w:rPr>
                                    <w:color w:val="0000FF"/>
                                    <w:spacing w:val="-1"/>
                                    <w:sz w:val="20"/>
                                    <w:u w:val="single" w:color="0000FF"/>
                                  </w:rPr>
                                  <w:t xml:space="preserve"> </w:t>
                                </w:r>
                                <w:r>
                                  <w:rPr>
                                    <w:color w:val="0000FF"/>
                                    <w:spacing w:val="-5"/>
                                    <w:sz w:val="20"/>
                                    <w:u w:val="single" w:color="0000FF"/>
                                  </w:rPr>
                                  <w:t>for</w:t>
                                </w:r>
                              </w:hyperlink>
                            </w:p>
                            <w:p w14:paraId="683202D4" w14:textId="77777777" w:rsidR="00814875" w:rsidRDefault="00EA5180">
                              <w:pPr>
                                <w:spacing w:before="70"/>
                                <w:rPr>
                                  <w:sz w:val="20"/>
                                </w:rPr>
                              </w:pPr>
                              <w:hyperlink r:id="rId24">
                                <w:r>
                                  <w:rPr>
                                    <w:color w:val="0000FF"/>
                                    <w:sz w:val="20"/>
                                    <w:u w:val="single" w:color="0000FF"/>
                                  </w:rPr>
                                  <w:t>clinical</w:t>
                                </w:r>
                                <w:r>
                                  <w:rPr>
                                    <w:color w:val="0000FF"/>
                                    <w:spacing w:val="-1"/>
                                    <w:sz w:val="20"/>
                                    <w:u w:val="single" w:color="0000FF"/>
                                  </w:rPr>
                                  <w:t xml:space="preserve"> </w:t>
                                </w:r>
                                <w:r>
                                  <w:rPr>
                                    <w:color w:val="0000FF"/>
                                    <w:spacing w:val="-2"/>
                                    <w:sz w:val="20"/>
                                    <w:u w:val="single" w:color="0000FF"/>
                                  </w:rPr>
                                  <w:t>studies.</w:t>
                                </w:r>
                                <w:r>
                                  <w:rPr>
                                    <w:color w:val="0000FF"/>
                                    <w:spacing w:val="80"/>
                                    <w:sz w:val="20"/>
                                    <w:u w:val="single" w:color="0000FF"/>
                                  </w:rPr>
                                  <w:t xml:space="preserve"> </w:t>
                                </w:r>
                              </w:hyperlink>
                            </w:p>
                          </w:txbxContent>
                        </wps:txbx>
                        <wps:bodyPr wrap="square" lIns="0" tIns="0" rIns="0" bIns="0" rtlCol="0">
                          <a:noAutofit/>
                        </wps:bodyPr>
                      </wps:wsp>
                    </wpg:wgp>
                  </a:graphicData>
                </a:graphic>
              </wp:anchor>
            </w:drawing>
          </mc:Choice>
          <mc:Fallback>
            <w:pict>
              <v:group w14:anchorId="29137A52" id="Group 42" o:spid="_x0000_s1035" style="position:absolute;left:0;text-align:left;margin-left:67pt;margin-top:1.4pt;width:455pt;height:70pt;z-index:15734272;mso-wrap-distance-left:0;mso-wrap-distance-right:0;mso-position-horizontal-relative:page;mso-position-vertical-relative:text" coordsize="57785,8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">
                <v:shape id="Graphic 43" o:spid="_x0000_s1036" style="position:absolute;width:57785;height:8890;visibility:visible;mso-wrap-style:square;v-text-anchor:top" coordsize="57785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" path="m5778500,l,,,889000r5778500,l5778500,xe" fillcolor="#dfebf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1037" type="#_x0000_t75" href="https://research.unc.edu/wp-content/uploads/2024/08/CT.gov_Guidance_ReasonsToRegister_20240729.pdf" style="position:absolute;left:9144;top:6985;width:1524;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" o:button="t">
                  <v:fill o:detectmouseclick="t"/>
                  <v:imagedata r:id="rId25" o:title=""/>
                </v:shape>
                <v:shape id="Textbox 45" o:spid="_x0000_s1038" type="#_x0000_t202" style="position:absolute;width:57785;height:8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CD61F86" w14:textId="77777777" w:rsidR="00814875" w:rsidRDefault="00EA5180">
                        <w:pPr>
                          <w:spacing w:line="197" w:lineRule="exact"/>
                          <w:rPr>
                            <w:sz w:val="20"/>
                          </w:rPr>
                        </w:pPr>
                        <w:r>
                          <w:rPr>
                            <w:color w:val="333333"/>
                            <w:sz w:val="20"/>
                          </w:rPr>
                          <w:t>Does</w:t>
                        </w:r>
                        <w:r>
                          <w:rPr>
                            <w:color w:val="333333"/>
                            <w:spacing w:val="-2"/>
                            <w:sz w:val="20"/>
                          </w:rPr>
                          <w:t xml:space="preserve"> </w:t>
                        </w:r>
                        <w:r>
                          <w:rPr>
                            <w:color w:val="333333"/>
                            <w:sz w:val="20"/>
                          </w:rPr>
                          <w:t>your</w:t>
                        </w:r>
                        <w:r>
                          <w:rPr>
                            <w:color w:val="333333"/>
                            <w:spacing w:val="-1"/>
                            <w:sz w:val="20"/>
                          </w:rPr>
                          <w:t xml:space="preserve"> </w:t>
                        </w:r>
                        <w:r>
                          <w:rPr>
                            <w:color w:val="333333"/>
                            <w:sz w:val="20"/>
                          </w:rPr>
                          <w:t>study</w:t>
                        </w:r>
                        <w:r>
                          <w:rPr>
                            <w:color w:val="333333"/>
                            <w:spacing w:val="-1"/>
                            <w:sz w:val="20"/>
                          </w:rPr>
                          <w:t xml:space="preserve"> </w:t>
                        </w:r>
                        <w:r>
                          <w:rPr>
                            <w:color w:val="333333"/>
                            <w:sz w:val="20"/>
                          </w:rPr>
                          <w:t>involve</w:t>
                        </w:r>
                        <w:r>
                          <w:rPr>
                            <w:color w:val="333333"/>
                            <w:spacing w:val="-2"/>
                            <w:sz w:val="20"/>
                          </w:rPr>
                          <w:t xml:space="preserve"> </w:t>
                        </w:r>
                        <w:r>
                          <w:rPr>
                            <w:color w:val="333333"/>
                            <w:sz w:val="20"/>
                          </w:rPr>
                          <w:t>interaction</w:t>
                        </w:r>
                        <w:r>
                          <w:rPr>
                            <w:color w:val="333333"/>
                            <w:spacing w:val="-1"/>
                            <w:sz w:val="20"/>
                          </w:rPr>
                          <w:t xml:space="preserve"> </w:t>
                        </w:r>
                        <w:r>
                          <w:rPr>
                            <w:color w:val="333333"/>
                            <w:sz w:val="20"/>
                          </w:rPr>
                          <w:t>or</w:t>
                        </w:r>
                        <w:r>
                          <w:rPr>
                            <w:color w:val="333333"/>
                            <w:spacing w:val="-1"/>
                            <w:sz w:val="20"/>
                          </w:rPr>
                          <w:t xml:space="preserve"> </w:t>
                        </w:r>
                        <w:r>
                          <w:rPr>
                            <w:color w:val="333333"/>
                            <w:sz w:val="20"/>
                          </w:rPr>
                          <w:t>intervention</w:t>
                        </w:r>
                        <w:r>
                          <w:rPr>
                            <w:color w:val="333333"/>
                            <w:spacing w:val="-2"/>
                            <w:sz w:val="20"/>
                          </w:rPr>
                          <w:t xml:space="preserve"> </w:t>
                        </w:r>
                        <w:r>
                          <w:rPr>
                            <w:color w:val="333333"/>
                            <w:sz w:val="20"/>
                          </w:rPr>
                          <w:t>with</w:t>
                        </w:r>
                        <w:r>
                          <w:rPr>
                            <w:color w:val="333333"/>
                            <w:spacing w:val="-1"/>
                            <w:sz w:val="20"/>
                          </w:rPr>
                          <w:t xml:space="preserve"> </w:t>
                        </w:r>
                        <w:r>
                          <w:rPr>
                            <w:color w:val="333333"/>
                            <w:sz w:val="20"/>
                          </w:rPr>
                          <w:t>human</w:t>
                        </w:r>
                        <w:r>
                          <w:rPr>
                            <w:color w:val="333333"/>
                            <w:spacing w:val="-1"/>
                            <w:sz w:val="20"/>
                          </w:rPr>
                          <w:t xml:space="preserve"> </w:t>
                        </w:r>
                        <w:r>
                          <w:rPr>
                            <w:color w:val="333333"/>
                            <w:sz w:val="20"/>
                          </w:rPr>
                          <w:t>participants</w:t>
                        </w:r>
                        <w:r>
                          <w:rPr>
                            <w:color w:val="333333"/>
                            <w:spacing w:val="-2"/>
                            <w:sz w:val="20"/>
                          </w:rPr>
                          <w:t xml:space="preserve"> </w:t>
                        </w:r>
                        <w:r>
                          <w:rPr>
                            <w:color w:val="333333"/>
                            <w:sz w:val="20"/>
                          </w:rPr>
                          <w:t>with</w:t>
                        </w:r>
                        <w:r>
                          <w:rPr>
                            <w:color w:val="333333"/>
                            <w:spacing w:val="-1"/>
                            <w:sz w:val="20"/>
                          </w:rPr>
                          <w:t xml:space="preserve"> </w:t>
                        </w:r>
                        <w:r>
                          <w:rPr>
                            <w:color w:val="333333"/>
                            <w:sz w:val="20"/>
                          </w:rPr>
                          <w:t>the</w:t>
                        </w:r>
                        <w:r>
                          <w:rPr>
                            <w:color w:val="333333"/>
                            <w:spacing w:val="-1"/>
                            <w:sz w:val="20"/>
                          </w:rPr>
                          <w:t xml:space="preserve"> </w:t>
                        </w:r>
                        <w:r>
                          <w:rPr>
                            <w:color w:val="333333"/>
                            <w:sz w:val="20"/>
                          </w:rPr>
                          <w:t>intent</w:t>
                        </w:r>
                        <w:r>
                          <w:rPr>
                            <w:color w:val="333333"/>
                            <w:spacing w:val="-2"/>
                            <w:sz w:val="20"/>
                          </w:rPr>
                          <w:t xml:space="preserve"> </w:t>
                        </w:r>
                        <w:r>
                          <w:rPr>
                            <w:color w:val="333333"/>
                            <w:sz w:val="20"/>
                          </w:rPr>
                          <w:t>to</w:t>
                        </w:r>
                        <w:r>
                          <w:rPr>
                            <w:color w:val="333333"/>
                            <w:spacing w:val="-1"/>
                            <w:sz w:val="20"/>
                          </w:rPr>
                          <w:t xml:space="preserve"> </w:t>
                        </w:r>
                        <w:r>
                          <w:rPr>
                            <w:color w:val="333333"/>
                            <w:sz w:val="20"/>
                          </w:rPr>
                          <w:t>add</w:t>
                        </w:r>
                        <w:r>
                          <w:rPr>
                            <w:color w:val="333333"/>
                            <w:spacing w:val="-1"/>
                            <w:sz w:val="20"/>
                          </w:rPr>
                          <w:t xml:space="preserve"> </w:t>
                        </w:r>
                        <w:r>
                          <w:rPr>
                            <w:color w:val="333333"/>
                            <w:spacing w:val="-5"/>
                            <w:sz w:val="20"/>
                          </w:rPr>
                          <w:t>to</w:t>
                        </w:r>
                      </w:p>
                      <w:p w14:paraId="5D841CB0" w14:textId="77777777" w:rsidR="00814875" w:rsidRDefault="00EA5180">
                        <w:pPr>
                          <w:spacing w:line="220" w:lineRule="exact"/>
                          <w:rPr>
                            <w:sz w:val="20"/>
                          </w:rPr>
                        </w:pPr>
                        <w:r>
                          <w:rPr>
                            <w:color w:val="333333"/>
                            <w:sz w:val="20"/>
                          </w:rPr>
                          <w:t>medical</w:t>
                        </w:r>
                        <w:r>
                          <w:rPr>
                            <w:color w:val="333333"/>
                            <w:spacing w:val="-1"/>
                            <w:sz w:val="20"/>
                          </w:rPr>
                          <w:t xml:space="preserve"> </w:t>
                        </w:r>
                        <w:r>
                          <w:rPr>
                            <w:color w:val="333333"/>
                            <w:spacing w:val="-2"/>
                            <w:sz w:val="20"/>
                          </w:rPr>
                          <w:t>knowledge?</w:t>
                        </w:r>
                      </w:p>
                      <w:p w14:paraId="304D70F1" w14:textId="77777777" w:rsidR="00814875" w:rsidRDefault="00EA5180">
                        <w:pPr>
                          <w:spacing w:before="2" w:line="230" w:lineRule="auto"/>
                          <w:ind w:right="107"/>
                          <w:rPr>
                            <w:sz w:val="20"/>
                          </w:rPr>
                        </w:pPr>
                        <w:r>
                          <w:rPr>
                            <w:color w:val="333333"/>
                            <w:sz w:val="20"/>
                          </w:rPr>
                          <w:t>There</w:t>
                        </w:r>
                        <w:r>
                          <w:rPr>
                            <w:color w:val="333333"/>
                            <w:spacing w:val="-3"/>
                            <w:sz w:val="20"/>
                          </w:rPr>
                          <w:t xml:space="preserve"> </w:t>
                        </w:r>
                        <w:r>
                          <w:rPr>
                            <w:color w:val="333333"/>
                            <w:sz w:val="20"/>
                          </w:rPr>
                          <w:t>are</w:t>
                        </w:r>
                        <w:r>
                          <w:rPr>
                            <w:color w:val="333333"/>
                            <w:spacing w:val="-3"/>
                            <w:sz w:val="20"/>
                          </w:rPr>
                          <w:t xml:space="preserve"> </w:t>
                        </w:r>
                        <w:r>
                          <w:rPr>
                            <w:color w:val="333333"/>
                            <w:sz w:val="20"/>
                          </w:rPr>
                          <w:t>two</w:t>
                        </w:r>
                        <w:r>
                          <w:rPr>
                            <w:color w:val="333333"/>
                            <w:spacing w:val="-3"/>
                            <w:sz w:val="20"/>
                          </w:rPr>
                          <w:t xml:space="preserve"> </w:t>
                        </w:r>
                        <w:r>
                          <w:rPr>
                            <w:color w:val="333333"/>
                            <w:sz w:val="20"/>
                          </w:rPr>
                          <w:t>main</w:t>
                        </w:r>
                        <w:r>
                          <w:rPr>
                            <w:color w:val="333333"/>
                            <w:spacing w:val="-3"/>
                            <w:sz w:val="20"/>
                          </w:rPr>
                          <w:t xml:space="preserve"> </w:t>
                        </w:r>
                        <w:r>
                          <w:rPr>
                            <w:color w:val="333333"/>
                            <w:sz w:val="20"/>
                          </w:rPr>
                          <w:t>types</w:t>
                        </w:r>
                        <w:r>
                          <w:rPr>
                            <w:color w:val="333333"/>
                            <w:spacing w:val="-3"/>
                            <w:sz w:val="20"/>
                          </w:rPr>
                          <w:t xml:space="preserve"> </w:t>
                        </w:r>
                        <w:r>
                          <w:rPr>
                            <w:color w:val="333333"/>
                            <w:sz w:val="20"/>
                          </w:rPr>
                          <w:t>of</w:t>
                        </w:r>
                        <w:r>
                          <w:rPr>
                            <w:color w:val="333333"/>
                            <w:spacing w:val="-3"/>
                            <w:sz w:val="20"/>
                          </w:rPr>
                          <w:t xml:space="preserve"> </w:t>
                        </w:r>
                        <w:r>
                          <w:rPr>
                            <w:color w:val="333333"/>
                            <w:sz w:val="20"/>
                          </w:rPr>
                          <w:t>clinical</w:t>
                        </w:r>
                        <w:r>
                          <w:rPr>
                            <w:color w:val="333333"/>
                            <w:spacing w:val="-3"/>
                            <w:sz w:val="20"/>
                          </w:rPr>
                          <w:t xml:space="preserve"> </w:t>
                        </w:r>
                        <w:r>
                          <w:rPr>
                            <w:color w:val="333333"/>
                            <w:sz w:val="20"/>
                          </w:rPr>
                          <w:t>studies:</w:t>
                        </w:r>
                        <w:r>
                          <w:rPr>
                            <w:color w:val="333333"/>
                            <w:spacing w:val="-3"/>
                            <w:sz w:val="20"/>
                          </w:rPr>
                          <w:t xml:space="preserve"> </w:t>
                        </w:r>
                        <w:r>
                          <w:rPr>
                            <w:color w:val="333333"/>
                            <w:sz w:val="20"/>
                          </w:rPr>
                          <w:t>clinical</w:t>
                        </w:r>
                        <w:r>
                          <w:rPr>
                            <w:color w:val="333333"/>
                            <w:spacing w:val="-3"/>
                            <w:sz w:val="20"/>
                          </w:rPr>
                          <w:t xml:space="preserve"> </w:t>
                        </w:r>
                        <w:r>
                          <w:rPr>
                            <w:color w:val="333333"/>
                            <w:sz w:val="20"/>
                          </w:rPr>
                          <w:t>trials</w:t>
                        </w:r>
                        <w:r>
                          <w:rPr>
                            <w:color w:val="333333"/>
                            <w:spacing w:val="-3"/>
                            <w:sz w:val="20"/>
                          </w:rPr>
                          <w:t xml:space="preserve"> </w:t>
                        </w:r>
                        <w:r>
                          <w:rPr>
                            <w:color w:val="333333"/>
                            <w:sz w:val="20"/>
                          </w:rPr>
                          <w:t>and</w:t>
                        </w:r>
                        <w:r>
                          <w:rPr>
                            <w:color w:val="333333"/>
                            <w:spacing w:val="-3"/>
                            <w:sz w:val="20"/>
                          </w:rPr>
                          <w:t xml:space="preserve"> </w:t>
                        </w:r>
                        <w:r>
                          <w:rPr>
                            <w:color w:val="333333"/>
                            <w:sz w:val="20"/>
                          </w:rPr>
                          <w:t>observational</w:t>
                        </w:r>
                        <w:r>
                          <w:rPr>
                            <w:color w:val="333333"/>
                            <w:spacing w:val="-3"/>
                            <w:sz w:val="20"/>
                          </w:rPr>
                          <w:t xml:space="preserve"> </w:t>
                        </w:r>
                        <w:r>
                          <w:rPr>
                            <w:color w:val="333333"/>
                            <w:sz w:val="20"/>
                          </w:rPr>
                          <w:t>studies.</w:t>
                        </w:r>
                        <w:r>
                          <w:rPr>
                            <w:color w:val="333333"/>
                            <w:spacing w:val="-3"/>
                            <w:sz w:val="20"/>
                          </w:rPr>
                          <w:t xml:space="preserve"> </w:t>
                        </w:r>
                        <w:r>
                          <w:rPr>
                            <w:color w:val="333333"/>
                            <w:sz w:val="20"/>
                          </w:rPr>
                          <w:t>Do</w:t>
                        </w:r>
                        <w:r>
                          <w:rPr>
                            <w:color w:val="333333"/>
                            <w:spacing w:val="-3"/>
                            <w:sz w:val="20"/>
                          </w:rPr>
                          <w:t xml:space="preserve"> </w:t>
                        </w:r>
                        <w:r>
                          <w:rPr>
                            <w:color w:val="333333"/>
                            <w:sz w:val="20"/>
                          </w:rPr>
                          <w:t>NOT</w:t>
                        </w:r>
                        <w:r>
                          <w:rPr>
                            <w:color w:val="333333"/>
                            <w:spacing w:val="-3"/>
                            <w:sz w:val="20"/>
                          </w:rPr>
                          <w:t xml:space="preserve"> </w:t>
                        </w:r>
                        <w:r>
                          <w:rPr>
                            <w:color w:val="333333"/>
                            <w:sz w:val="20"/>
                          </w:rPr>
                          <w:t>check yes merely because you are conducting research in a clinical setting or using clinical data.</w:t>
                        </w:r>
                      </w:p>
                      <w:p w14:paraId="25F2A1B2" w14:textId="77777777" w:rsidR="00814875" w:rsidRDefault="00EA5180">
                        <w:pPr>
                          <w:spacing w:line="221" w:lineRule="exact"/>
                          <w:rPr>
                            <w:sz w:val="20"/>
                          </w:rPr>
                        </w:pPr>
                        <w:hyperlink r:id="rId26">
                          <w:r>
                            <w:rPr>
                              <w:color w:val="0000FF"/>
                              <w:sz w:val="20"/>
                              <w:u w:val="single" w:color="0000FF"/>
                            </w:rPr>
                            <w:t>Click</w:t>
                          </w:r>
                          <w:r>
                            <w:rPr>
                              <w:color w:val="0000FF"/>
                              <w:spacing w:val="-1"/>
                              <w:sz w:val="20"/>
                              <w:u w:val="single" w:color="0000FF"/>
                            </w:rPr>
                            <w:t xml:space="preserve"> </w:t>
                          </w:r>
                          <w:r>
                            <w:rPr>
                              <w:color w:val="0000FF"/>
                              <w:sz w:val="20"/>
                              <w:u w:val="single" w:color="0000FF"/>
                            </w:rPr>
                            <w:t>here</w:t>
                          </w:r>
                          <w:r>
                            <w:rPr>
                              <w:color w:val="0000FF"/>
                              <w:spacing w:val="-1"/>
                              <w:sz w:val="20"/>
                              <w:u w:val="single" w:color="0000FF"/>
                            </w:rPr>
                            <w:t xml:space="preserve"> </w:t>
                          </w:r>
                          <w:r>
                            <w:rPr>
                              <w:color w:val="0000FF"/>
                              <w:sz w:val="20"/>
                              <w:u w:val="single" w:color="0000FF"/>
                            </w:rPr>
                            <w:t>for</w:t>
                          </w:r>
                          <w:r>
                            <w:rPr>
                              <w:color w:val="0000FF"/>
                              <w:spacing w:val="-1"/>
                              <w:sz w:val="20"/>
                              <w:u w:val="single" w:color="0000FF"/>
                            </w:rPr>
                            <w:t xml:space="preserve"> </w:t>
                          </w:r>
                          <w:r>
                            <w:rPr>
                              <w:color w:val="0000FF"/>
                              <w:sz w:val="20"/>
                              <w:u w:val="single" w:color="0000FF"/>
                            </w:rPr>
                            <w:t>additional</w:t>
                          </w:r>
                          <w:r>
                            <w:rPr>
                              <w:color w:val="0000FF"/>
                              <w:spacing w:val="-1"/>
                              <w:sz w:val="20"/>
                              <w:u w:val="single" w:color="0000FF"/>
                            </w:rPr>
                            <w:t xml:space="preserve"> </w:t>
                          </w:r>
                          <w:r>
                            <w:rPr>
                              <w:color w:val="0000FF"/>
                              <w:sz w:val="20"/>
                              <w:u w:val="single" w:color="0000FF"/>
                            </w:rPr>
                            <w:t>information</w:t>
                          </w:r>
                          <w:r>
                            <w:rPr>
                              <w:color w:val="0000FF"/>
                              <w:spacing w:val="-1"/>
                              <w:sz w:val="20"/>
                              <w:u w:val="single" w:color="0000FF"/>
                            </w:rPr>
                            <w:t xml:space="preserve"> </w:t>
                          </w:r>
                          <w:r>
                            <w:rPr>
                              <w:color w:val="0000FF"/>
                              <w:sz w:val="20"/>
                              <w:u w:val="single" w:color="0000FF"/>
                            </w:rPr>
                            <w:t>regarding</w:t>
                          </w:r>
                          <w:r>
                            <w:rPr>
                              <w:color w:val="0000FF"/>
                              <w:spacing w:val="-1"/>
                              <w:sz w:val="20"/>
                              <w:u w:val="single" w:color="0000FF"/>
                            </w:rPr>
                            <w:t xml:space="preserve"> </w:t>
                          </w:r>
                          <w:r>
                            <w:rPr>
                              <w:color w:val="0000FF"/>
                              <w:sz w:val="20"/>
                              <w:u w:val="single" w:color="0000FF"/>
                            </w:rPr>
                            <w:t>mandatory</w:t>
                          </w:r>
                          <w:r>
                            <w:rPr>
                              <w:color w:val="0000FF"/>
                              <w:spacing w:val="-1"/>
                              <w:sz w:val="20"/>
                              <w:u w:val="single" w:color="0000FF"/>
                            </w:rPr>
                            <w:t xml:space="preserve"> </w:t>
                          </w:r>
                          <w:r>
                            <w:rPr>
                              <w:color w:val="0000FF"/>
                              <w:sz w:val="20"/>
                              <w:u w:val="single" w:color="0000FF"/>
                            </w:rPr>
                            <w:t>registration</w:t>
                          </w:r>
                          <w:r>
                            <w:rPr>
                              <w:color w:val="0000FF"/>
                              <w:spacing w:val="-1"/>
                              <w:sz w:val="20"/>
                              <w:u w:val="single" w:color="0000FF"/>
                            </w:rPr>
                            <w:t xml:space="preserve"> </w:t>
                          </w:r>
                          <w:r>
                            <w:rPr>
                              <w:color w:val="0000FF"/>
                              <w:sz w:val="20"/>
                              <w:u w:val="single" w:color="0000FF"/>
                            </w:rPr>
                            <w:t>and</w:t>
                          </w:r>
                          <w:r>
                            <w:rPr>
                              <w:color w:val="0000FF"/>
                              <w:spacing w:val="-1"/>
                              <w:sz w:val="20"/>
                              <w:u w:val="single" w:color="0000FF"/>
                            </w:rPr>
                            <w:t xml:space="preserve"> </w:t>
                          </w:r>
                          <w:r>
                            <w:rPr>
                              <w:color w:val="0000FF"/>
                              <w:sz w:val="20"/>
                              <w:u w:val="single" w:color="0000FF"/>
                            </w:rPr>
                            <w:t>reporting</w:t>
                          </w:r>
                          <w:r>
                            <w:rPr>
                              <w:color w:val="0000FF"/>
                              <w:spacing w:val="-1"/>
                              <w:sz w:val="20"/>
                              <w:u w:val="single" w:color="0000FF"/>
                            </w:rPr>
                            <w:t xml:space="preserve"> </w:t>
                          </w:r>
                          <w:r>
                            <w:rPr>
                              <w:color w:val="0000FF"/>
                              <w:sz w:val="20"/>
                              <w:u w:val="single" w:color="0000FF"/>
                            </w:rPr>
                            <w:t>requirements</w:t>
                          </w:r>
                          <w:r>
                            <w:rPr>
                              <w:color w:val="0000FF"/>
                              <w:spacing w:val="-1"/>
                              <w:sz w:val="20"/>
                              <w:u w:val="single" w:color="0000FF"/>
                            </w:rPr>
                            <w:t xml:space="preserve"> </w:t>
                          </w:r>
                          <w:r>
                            <w:rPr>
                              <w:color w:val="0000FF"/>
                              <w:spacing w:val="-5"/>
                              <w:sz w:val="20"/>
                              <w:u w:val="single" w:color="0000FF"/>
                            </w:rPr>
                            <w:t>for</w:t>
                          </w:r>
                        </w:hyperlink>
                      </w:p>
                      <w:p w14:paraId="683202D4" w14:textId="77777777" w:rsidR="00814875" w:rsidRDefault="00EA5180">
                        <w:pPr>
                          <w:spacing w:before="70"/>
                          <w:rPr>
                            <w:sz w:val="20"/>
                          </w:rPr>
                        </w:pPr>
                        <w:hyperlink r:id="rId27">
                          <w:r>
                            <w:rPr>
                              <w:color w:val="0000FF"/>
                              <w:sz w:val="20"/>
                              <w:u w:val="single" w:color="0000FF"/>
                            </w:rPr>
                            <w:t>clinical</w:t>
                          </w:r>
                          <w:r>
                            <w:rPr>
                              <w:color w:val="0000FF"/>
                              <w:spacing w:val="-1"/>
                              <w:sz w:val="20"/>
                              <w:u w:val="single" w:color="0000FF"/>
                            </w:rPr>
                            <w:t xml:space="preserve"> </w:t>
                          </w:r>
                          <w:r>
                            <w:rPr>
                              <w:color w:val="0000FF"/>
                              <w:spacing w:val="-2"/>
                              <w:sz w:val="20"/>
                              <w:u w:val="single" w:color="0000FF"/>
                            </w:rPr>
                            <w:t>studies.</w:t>
                          </w:r>
                          <w:r>
                            <w:rPr>
                              <w:color w:val="0000FF"/>
                              <w:spacing w:val="80"/>
                              <w:sz w:val="20"/>
                              <w:u w:val="single" w:color="0000FF"/>
                            </w:rPr>
                            <w:t xml:space="preserve"> </w:t>
                          </w:r>
                        </w:hyperlink>
                      </w:p>
                    </w:txbxContent>
                  </v:textbox>
                </v:shape>
                <w10:wrap anchorx="page"/>
              </v:group>
            </w:pict>
          </mc:Fallback>
        </mc:AlternateContent>
      </w:r>
    </w:p>
    <w:p w14:paraId="3095F2A9" w14:textId="77777777" w:rsidR="00814875" w:rsidRDefault="00814875">
      <w:pPr>
        <w:pStyle w:val="BodyText"/>
        <w:rPr>
          <w:sz w:val="24"/>
        </w:rPr>
      </w:pPr>
    </w:p>
    <w:p w14:paraId="038B1C68" w14:textId="77777777" w:rsidR="00814875" w:rsidRDefault="00814875">
      <w:pPr>
        <w:pStyle w:val="BodyText"/>
        <w:rPr>
          <w:sz w:val="24"/>
        </w:rPr>
      </w:pPr>
    </w:p>
    <w:p w14:paraId="0ACD818C" w14:textId="77777777" w:rsidR="00814875" w:rsidRDefault="00814875">
      <w:pPr>
        <w:pStyle w:val="BodyText"/>
        <w:rPr>
          <w:sz w:val="24"/>
        </w:rPr>
      </w:pPr>
    </w:p>
    <w:p w14:paraId="08EFA171" w14:textId="77777777" w:rsidR="00814875" w:rsidRDefault="00814875">
      <w:pPr>
        <w:pStyle w:val="BodyText"/>
        <w:spacing w:before="130"/>
        <w:rPr>
          <w:sz w:val="24"/>
        </w:rPr>
      </w:pPr>
    </w:p>
    <w:p w14:paraId="6C112DC3" w14:textId="77777777" w:rsidR="00814875" w:rsidRDefault="00EA5180">
      <w:pPr>
        <w:ind w:left="680"/>
        <w:rPr>
          <w:rFonts w:ascii="Times New Roman"/>
          <w:sz w:val="24"/>
        </w:rPr>
      </w:pPr>
      <w:r>
        <w:rPr>
          <w:rFonts w:ascii="Times New Roman"/>
          <w:color w:val="333333"/>
          <w:spacing w:val="-5"/>
          <w:sz w:val="24"/>
        </w:rPr>
        <w:t>No</w:t>
      </w:r>
    </w:p>
    <w:p w14:paraId="6A157724" w14:textId="77777777" w:rsidR="00814875" w:rsidRDefault="00814875">
      <w:pPr>
        <w:pStyle w:val="BodyText"/>
        <w:spacing w:before="45"/>
        <w:rPr>
          <w:rFonts w:ascii="Times New Roman"/>
          <w:sz w:val="26"/>
        </w:rPr>
      </w:pPr>
    </w:p>
    <w:p w14:paraId="54889018" w14:textId="77777777" w:rsidR="00814875" w:rsidRDefault="00EA5180">
      <w:pPr>
        <w:pStyle w:val="Heading2"/>
        <w:numPr>
          <w:ilvl w:val="0"/>
          <w:numId w:val="8"/>
        </w:numPr>
        <w:tabs>
          <w:tab w:val="left" w:pos="639"/>
        </w:tabs>
        <w:ind w:left="639" w:hanging="287"/>
      </w:pPr>
      <w:r>
        <w:rPr>
          <w:color w:val="333333"/>
        </w:rPr>
        <w:t>Screening</w:t>
      </w:r>
      <w:r>
        <w:rPr>
          <w:color w:val="333333"/>
          <w:spacing w:val="-9"/>
        </w:rPr>
        <w:t xml:space="preserve"> </w:t>
      </w:r>
      <w:r>
        <w:rPr>
          <w:color w:val="333333"/>
          <w:spacing w:val="-2"/>
        </w:rPr>
        <w:t>Questions</w:t>
      </w:r>
    </w:p>
    <w:p w14:paraId="160CD7C4" w14:textId="77777777" w:rsidR="00814875" w:rsidRDefault="00EA5180">
      <w:pPr>
        <w:spacing w:before="297"/>
        <w:ind w:left="380"/>
        <w:rPr>
          <w:i/>
          <w:sz w:val="20"/>
        </w:rPr>
      </w:pPr>
      <w:r>
        <w:rPr>
          <w:i/>
          <w:color w:val="333333"/>
          <w:sz w:val="20"/>
        </w:rPr>
        <w:t>The</w:t>
      </w:r>
      <w:r>
        <w:rPr>
          <w:i/>
          <w:color w:val="333333"/>
          <w:spacing w:val="-2"/>
          <w:sz w:val="20"/>
        </w:rPr>
        <w:t xml:space="preserve"> </w:t>
      </w:r>
      <w:r>
        <w:rPr>
          <w:i/>
          <w:color w:val="333333"/>
          <w:sz w:val="20"/>
        </w:rPr>
        <w:t>following</w:t>
      </w:r>
      <w:r>
        <w:rPr>
          <w:i/>
          <w:color w:val="333333"/>
          <w:spacing w:val="-2"/>
          <w:sz w:val="20"/>
        </w:rPr>
        <w:t xml:space="preserve"> </w:t>
      </w:r>
      <w:r>
        <w:rPr>
          <w:i/>
          <w:color w:val="333333"/>
          <w:sz w:val="20"/>
        </w:rPr>
        <w:t>questions</w:t>
      </w:r>
      <w:r>
        <w:rPr>
          <w:i/>
          <w:color w:val="333333"/>
          <w:spacing w:val="-1"/>
          <w:sz w:val="20"/>
        </w:rPr>
        <w:t xml:space="preserve"> </w:t>
      </w:r>
      <w:r>
        <w:rPr>
          <w:i/>
          <w:color w:val="333333"/>
          <w:sz w:val="20"/>
        </w:rPr>
        <w:t>will</w:t>
      </w:r>
      <w:r>
        <w:rPr>
          <w:i/>
          <w:color w:val="333333"/>
          <w:spacing w:val="-2"/>
          <w:sz w:val="20"/>
        </w:rPr>
        <w:t xml:space="preserve"> </w:t>
      </w:r>
      <w:r>
        <w:rPr>
          <w:i/>
          <w:color w:val="333333"/>
          <w:sz w:val="20"/>
        </w:rPr>
        <w:t>help</w:t>
      </w:r>
      <w:r>
        <w:rPr>
          <w:i/>
          <w:color w:val="333333"/>
          <w:spacing w:val="-1"/>
          <w:sz w:val="20"/>
        </w:rPr>
        <w:t xml:space="preserve"> </w:t>
      </w:r>
      <w:r>
        <w:rPr>
          <w:i/>
          <w:color w:val="333333"/>
          <w:sz w:val="20"/>
        </w:rPr>
        <w:t>you</w:t>
      </w:r>
      <w:r>
        <w:rPr>
          <w:i/>
          <w:color w:val="333333"/>
          <w:spacing w:val="-2"/>
          <w:sz w:val="20"/>
        </w:rPr>
        <w:t xml:space="preserve"> </w:t>
      </w:r>
      <w:r>
        <w:rPr>
          <w:i/>
          <w:color w:val="333333"/>
          <w:sz w:val="20"/>
        </w:rPr>
        <w:t>determine</w:t>
      </w:r>
      <w:r>
        <w:rPr>
          <w:i/>
          <w:color w:val="333333"/>
          <w:spacing w:val="-2"/>
          <w:sz w:val="20"/>
        </w:rPr>
        <w:t xml:space="preserve"> </w:t>
      </w:r>
      <w:r>
        <w:rPr>
          <w:i/>
          <w:color w:val="333333"/>
          <w:sz w:val="20"/>
        </w:rPr>
        <w:t>if</w:t>
      </w:r>
      <w:r>
        <w:rPr>
          <w:i/>
          <w:color w:val="333333"/>
          <w:spacing w:val="-1"/>
          <w:sz w:val="20"/>
        </w:rPr>
        <w:t xml:space="preserve"> </w:t>
      </w:r>
      <w:r>
        <w:rPr>
          <w:i/>
          <w:color w:val="333333"/>
          <w:sz w:val="20"/>
        </w:rPr>
        <w:t>your</w:t>
      </w:r>
      <w:r>
        <w:rPr>
          <w:i/>
          <w:color w:val="333333"/>
          <w:spacing w:val="-2"/>
          <w:sz w:val="20"/>
        </w:rPr>
        <w:t xml:space="preserve"> </w:t>
      </w:r>
      <w:r>
        <w:rPr>
          <w:i/>
          <w:color w:val="333333"/>
          <w:sz w:val="20"/>
        </w:rPr>
        <w:t>project</w:t>
      </w:r>
      <w:r>
        <w:rPr>
          <w:i/>
          <w:color w:val="333333"/>
          <w:spacing w:val="-1"/>
          <w:sz w:val="20"/>
        </w:rPr>
        <w:t xml:space="preserve"> </w:t>
      </w:r>
      <w:r>
        <w:rPr>
          <w:i/>
          <w:color w:val="333333"/>
          <w:sz w:val="20"/>
        </w:rPr>
        <w:t>will</w:t>
      </w:r>
      <w:r>
        <w:rPr>
          <w:i/>
          <w:color w:val="333333"/>
          <w:spacing w:val="-2"/>
          <w:sz w:val="20"/>
        </w:rPr>
        <w:t xml:space="preserve"> </w:t>
      </w:r>
      <w:r>
        <w:rPr>
          <w:i/>
          <w:color w:val="333333"/>
          <w:sz w:val="20"/>
        </w:rPr>
        <w:t>require</w:t>
      </w:r>
      <w:r>
        <w:rPr>
          <w:i/>
          <w:color w:val="333333"/>
          <w:spacing w:val="-2"/>
          <w:sz w:val="20"/>
        </w:rPr>
        <w:t xml:space="preserve"> </w:t>
      </w:r>
      <w:r>
        <w:rPr>
          <w:i/>
          <w:color w:val="333333"/>
          <w:sz w:val="20"/>
        </w:rPr>
        <w:t>IRB</w:t>
      </w:r>
      <w:r>
        <w:rPr>
          <w:i/>
          <w:color w:val="333333"/>
          <w:spacing w:val="-1"/>
          <w:sz w:val="20"/>
        </w:rPr>
        <w:t xml:space="preserve"> </w:t>
      </w:r>
      <w:r>
        <w:rPr>
          <w:i/>
          <w:color w:val="333333"/>
          <w:sz w:val="20"/>
        </w:rPr>
        <w:t>review</w:t>
      </w:r>
      <w:r>
        <w:rPr>
          <w:i/>
          <w:color w:val="333333"/>
          <w:spacing w:val="-2"/>
          <w:sz w:val="20"/>
        </w:rPr>
        <w:t xml:space="preserve"> </w:t>
      </w:r>
      <w:r>
        <w:rPr>
          <w:i/>
          <w:color w:val="333333"/>
          <w:sz w:val="20"/>
        </w:rPr>
        <w:t>and</w:t>
      </w:r>
      <w:r>
        <w:rPr>
          <w:i/>
          <w:color w:val="333333"/>
          <w:spacing w:val="-1"/>
          <w:sz w:val="20"/>
        </w:rPr>
        <w:t xml:space="preserve"> </w:t>
      </w:r>
      <w:r>
        <w:rPr>
          <w:i/>
          <w:color w:val="333333"/>
          <w:spacing w:val="-2"/>
          <w:sz w:val="20"/>
        </w:rPr>
        <w:t>approval.</w:t>
      </w:r>
    </w:p>
    <w:p w14:paraId="05BE3507" w14:textId="77777777" w:rsidR="00814875" w:rsidRDefault="00814875">
      <w:pPr>
        <w:pStyle w:val="BodyText"/>
        <w:spacing w:before="140"/>
        <w:rPr>
          <w:i/>
        </w:rPr>
      </w:pPr>
    </w:p>
    <w:p w14:paraId="6D04F135" w14:textId="77777777" w:rsidR="00814875" w:rsidRDefault="00EA5180">
      <w:pPr>
        <w:ind w:left="380"/>
        <w:rPr>
          <w:i/>
          <w:sz w:val="20"/>
        </w:rPr>
      </w:pPr>
      <w:hyperlink r:id="rId28">
        <w:r>
          <w:rPr>
            <w:i/>
            <w:color w:val="0000FF"/>
            <w:sz w:val="20"/>
            <w:u w:val="single" w:color="0000FF"/>
          </w:rPr>
          <w:t>The</w:t>
        </w:r>
        <w:r>
          <w:rPr>
            <w:i/>
            <w:color w:val="0000FF"/>
            <w:spacing w:val="-4"/>
            <w:sz w:val="20"/>
            <w:u w:val="single" w:color="0000FF"/>
          </w:rPr>
          <w:t xml:space="preserve"> </w:t>
        </w:r>
        <w:r>
          <w:rPr>
            <w:i/>
            <w:color w:val="0000FF"/>
            <w:sz w:val="20"/>
            <w:u w:val="single" w:color="0000FF"/>
          </w:rPr>
          <w:t>first</w:t>
        </w:r>
        <w:r>
          <w:rPr>
            <w:i/>
            <w:color w:val="0000FF"/>
            <w:spacing w:val="-1"/>
            <w:sz w:val="20"/>
            <w:u w:val="single" w:color="0000FF"/>
          </w:rPr>
          <w:t xml:space="preserve"> </w:t>
        </w:r>
        <w:r>
          <w:rPr>
            <w:i/>
            <w:color w:val="0000FF"/>
            <w:sz w:val="20"/>
            <w:u w:val="single" w:color="0000FF"/>
          </w:rPr>
          <w:t>question</w:t>
        </w:r>
        <w:r>
          <w:rPr>
            <w:i/>
            <w:color w:val="0000FF"/>
            <w:spacing w:val="-2"/>
            <w:sz w:val="20"/>
            <w:u w:val="single" w:color="0000FF"/>
          </w:rPr>
          <w:t xml:space="preserve"> </w:t>
        </w:r>
        <w:r>
          <w:rPr>
            <w:i/>
            <w:color w:val="0000FF"/>
            <w:sz w:val="20"/>
            <w:u w:val="single" w:color="0000FF"/>
          </w:rPr>
          <w:t>is</w:t>
        </w:r>
        <w:r>
          <w:rPr>
            <w:i/>
            <w:color w:val="0000FF"/>
            <w:spacing w:val="-1"/>
            <w:sz w:val="20"/>
            <w:u w:val="single" w:color="0000FF"/>
          </w:rPr>
          <w:t xml:space="preserve"> </w:t>
        </w:r>
        <w:r>
          <w:rPr>
            <w:i/>
            <w:color w:val="0000FF"/>
            <w:sz w:val="20"/>
            <w:u w:val="single" w:color="0000FF"/>
          </w:rPr>
          <w:t>whether</w:t>
        </w:r>
        <w:r>
          <w:rPr>
            <w:i/>
            <w:color w:val="0000FF"/>
            <w:spacing w:val="-1"/>
            <w:sz w:val="20"/>
            <w:u w:val="single" w:color="0000FF"/>
          </w:rPr>
          <w:t xml:space="preserve"> </w:t>
        </w:r>
        <w:r>
          <w:rPr>
            <w:i/>
            <w:color w:val="0000FF"/>
            <w:sz w:val="20"/>
            <w:u w:val="single" w:color="0000FF"/>
          </w:rPr>
          <w:t>this</w:t>
        </w:r>
        <w:r>
          <w:rPr>
            <w:i/>
            <w:color w:val="0000FF"/>
            <w:spacing w:val="-2"/>
            <w:sz w:val="20"/>
            <w:u w:val="single" w:color="0000FF"/>
          </w:rPr>
          <w:t xml:space="preserve"> </w:t>
        </w:r>
        <w:r>
          <w:rPr>
            <w:i/>
            <w:color w:val="0000FF"/>
            <w:sz w:val="20"/>
            <w:u w:val="single" w:color="0000FF"/>
          </w:rPr>
          <w:t>is</w:t>
        </w:r>
        <w:r>
          <w:rPr>
            <w:i/>
            <w:color w:val="0000FF"/>
            <w:spacing w:val="-1"/>
            <w:sz w:val="20"/>
            <w:u w:val="single" w:color="0000FF"/>
          </w:rPr>
          <w:t xml:space="preserve"> </w:t>
        </w:r>
        <w:r>
          <w:rPr>
            <w:i/>
            <w:color w:val="0000FF"/>
            <w:sz w:val="20"/>
            <w:u w:val="single" w:color="0000FF"/>
          </w:rPr>
          <w:t>RESEARCH</w:t>
        </w:r>
        <w:r>
          <w:rPr>
            <w:i/>
            <w:color w:val="0000FF"/>
            <w:spacing w:val="-2"/>
            <w:sz w:val="20"/>
            <w:u w:val="single" w:color="0000FF"/>
          </w:rPr>
          <w:t xml:space="preserve"> </w:t>
        </w:r>
        <w:r>
          <w:rPr>
            <w:i/>
            <w:color w:val="0000FF"/>
            <w:sz w:val="20"/>
            <w:u w:val="single" w:color="0000FF"/>
          </w:rPr>
          <w:t>(click</w:t>
        </w:r>
        <w:r>
          <w:rPr>
            <w:i/>
            <w:color w:val="0000FF"/>
            <w:spacing w:val="-1"/>
            <w:sz w:val="20"/>
            <w:u w:val="single" w:color="0000FF"/>
          </w:rPr>
          <w:t xml:space="preserve"> </w:t>
        </w:r>
        <w:r>
          <w:rPr>
            <w:i/>
            <w:color w:val="0000FF"/>
            <w:sz w:val="20"/>
            <w:u w:val="single" w:color="0000FF"/>
          </w:rPr>
          <w:t>for</w:t>
        </w:r>
        <w:r>
          <w:rPr>
            <w:i/>
            <w:color w:val="0000FF"/>
            <w:spacing w:val="-1"/>
            <w:sz w:val="20"/>
            <w:u w:val="single" w:color="0000FF"/>
          </w:rPr>
          <w:t xml:space="preserve"> </w:t>
        </w:r>
        <w:r>
          <w:rPr>
            <w:i/>
            <w:color w:val="0000FF"/>
            <w:spacing w:val="-2"/>
            <w:sz w:val="20"/>
            <w:u w:val="single" w:color="0000FF"/>
          </w:rPr>
          <w:t>details)</w:t>
        </w:r>
      </w:hyperlink>
    </w:p>
    <w:p w14:paraId="71A669C6" w14:textId="77777777" w:rsidR="00814875" w:rsidRDefault="00EA5180">
      <w:pPr>
        <w:pStyle w:val="BodyText"/>
        <w:spacing w:before="150"/>
        <w:ind w:left="380"/>
      </w:pPr>
      <w:r>
        <w:rPr>
          <w:noProof/>
        </w:rPr>
        <mc:AlternateContent>
          <mc:Choice Requires="wps">
            <w:drawing>
              <wp:anchor distT="0" distB="0" distL="0" distR="0" simplePos="0" relativeHeight="15734784" behindDoc="0" locked="0" layoutInCell="1" allowOverlap="1" wp14:anchorId="5511FBF4" wp14:editId="2DFBA4DF">
                <wp:simplePos x="0" y="0"/>
                <wp:positionH relativeFrom="page">
                  <wp:posOffset>850900</wp:posOffset>
                </wp:positionH>
                <wp:positionV relativeFrom="paragraph">
                  <wp:posOffset>113198</wp:posOffset>
                </wp:positionV>
                <wp:extent cx="5778500" cy="4191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5374D124" w14:textId="77777777" w:rsidR="00814875" w:rsidRDefault="00EA5180">
                            <w:pPr>
                              <w:pStyle w:val="BodyText"/>
                              <w:spacing w:line="197" w:lineRule="exact"/>
                              <w:rPr>
                                <w:color w:val="000000"/>
                              </w:rPr>
                            </w:pPr>
                            <w:r>
                              <w:rPr>
                                <w:color w:val="333333"/>
                              </w:rPr>
                              <w:t>Does</w:t>
                            </w:r>
                            <w:r>
                              <w:rPr>
                                <w:color w:val="333333"/>
                                <w:spacing w:val="-6"/>
                              </w:rPr>
                              <w:t xml:space="preserve"> </w:t>
                            </w:r>
                            <w:r>
                              <w:rPr>
                                <w:color w:val="333333"/>
                              </w:rPr>
                              <w:t>your</w:t>
                            </w:r>
                            <w:r>
                              <w:rPr>
                                <w:color w:val="333333"/>
                                <w:spacing w:val="-4"/>
                              </w:rPr>
                              <w:t xml:space="preserve"> </w:t>
                            </w:r>
                            <w:r>
                              <w:rPr>
                                <w:color w:val="333333"/>
                              </w:rPr>
                              <w:t>project</w:t>
                            </w:r>
                            <w:r>
                              <w:rPr>
                                <w:color w:val="333333"/>
                                <w:spacing w:val="-4"/>
                              </w:rPr>
                              <w:t xml:space="preserve"> </w:t>
                            </w:r>
                            <w:r>
                              <w:rPr>
                                <w:color w:val="333333"/>
                              </w:rPr>
                              <w:t>involve</w:t>
                            </w:r>
                            <w:r>
                              <w:rPr>
                                <w:color w:val="333333"/>
                                <w:spacing w:val="-3"/>
                              </w:rPr>
                              <w:t xml:space="preserve"> </w:t>
                            </w:r>
                            <w:r>
                              <w:rPr>
                                <w:color w:val="333333"/>
                              </w:rPr>
                              <w:t>a</w:t>
                            </w:r>
                            <w:r>
                              <w:rPr>
                                <w:color w:val="333333"/>
                                <w:spacing w:val="-4"/>
                              </w:rPr>
                              <w:t xml:space="preserve"> </w:t>
                            </w:r>
                            <w:r>
                              <w:rPr>
                                <w:color w:val="333333"/>
                              </w:rPr>
                              <w:t>systematic</w:t>
                            </w:r>
                            <w:r>
                              <w:rPr>
                                <w:color w:val="333333"/>
                                <w:spacing w:val="-4"/>
                              </w:rPr>
                              <w:t xml:space="preserve"> </w:t>
                            </w:r>
                            <w:r>
                              <w:rPr>
                                <w:color w:val="333333"/>
                              </w:rPr>
                              <w:t>investigation,</w:t>
                            </w:r>
                            <w:r>
                              <w:rPr>
                                <w:color w:val="333333"/>
                                <w:spacing w:val="-4"/>
                              </w:rPr>
                              <w:t xml:space="preserve"> </w:t>
                            </w:r>
                            <w:r>
                              <w:rPr>
                                <w:color w:val="333333"/>
                              </w:rPr>
                              <w:t>including</w:t>
                            </w:r>
                            <w:r>
                              <w:rPr>
                                <w:color w:val="333333"/>
                                <w:spacing w:val="-3"/>
                              </w:rPr>
                              <w:t xml:space="preserve"> </w:t>
                            </w:r>
                            <w:r>
                              <w:rPr>
                                <w:color w:val="333333"/>
                              </w:rPr>
                              <w:t>research</w:t>
                            </w:r>
                            <w:r>
                              <w:rPr>
                                <w:color w:val="333333"/>
                                <w:spacing w:val="-4"/>
                              </w:rPr>
                              <w:t xml:space="preserve"> </w:t>
                            </w:r>
                            <w:r>
                              <w:rPr>
                                <w:color w:val="333333"/>
                              </w:rPr>
                              <w:t>development,</w:t>
                            </w:r>
                            <w:r>
                              <w:rPr>
                                <w:color w:val="333333"/>
                                <w:spacing w:val="-4"/>
                              </w:rPr>
                              <w:t xml:space="preserve"> </w:t>
                            </w:r>
                            <w:r>
                              <w:rPr>
                                <w:color w:val="333333"/>
                              </w:rPr>
                              <w:t>testing</w:t>
                            </w:r>
                            <w:r>
                              <w:rPr>
                                <w:color w:val="333333"/>
                                <w:spacing w:val="-3"/>
                              </w:rPr>
                              <w:t xml:space="preserve"> </w:t>
                            </w:r>
                            <w:r>
                              <w:rPr>
                                <w:color w:val="333333"/>
                                <w:spacing w:val="-5"/>
                              </w:rPr>
                              <w:t>and</w:t>
                            </w:r>
                          </w:p>
                          <w:p w14:paraId="4388434B" w14:textId="77777777" w:rsidR="00814875" w:rsidRDefault="00EA5180">
                            <w:pPr>
                              <w:pStyle w:val="BodyText"/>
                              <w:spacing w:before="2" w:line="230" w:lineRule="auto"/>
                              <w:rPr>
                                <w:color w:val="000000"/>
                              </w:rPr>
                            </w:pPr>
                            <w:r>
                              <w:rPr>
                                <w:color w:val="333333"/>
                              </w:rPr>
                              <w:t>evaluation,</w:t>
                            </w:r>
                            <w:r>
                              <w:rPr>
                                <w:color w:val="333333"/>
                                <w:spacing w:val="-4"/>
                              </w:rPr>
                              <w:t xml:space="preserve"> </w:t>
                            </w:r>
                            <w:r>
                              <w:rPr>
                                <w:color w:val="333333"/>
                              </w:rPr>
                              <w:t>which</w:t>
                            </w:r>
                            <w:r>
                              <w:rPr>
                                <w:color w:val="333333"/>
                                <w:spacing w:val="-4"/>
                              </w:rPr>
                              <w:t xml:space="preserve"> </w:t>
                            </w:r>
                            <w:r>
                              <w:rPr>
                                <w:color w:val="333333"/>
                              </w:rPr>
                              <w:t>is</w:t>
                            </w:r>
                            <w:r>
                              <w:rPr>
                                <w:color w:val="333333"/>
                                <w:spacing w:val="-4"/>
                              </w:rPr>
                              <w:t xml:space="preserve"> </w:t>
                            </w:r>
                            <w:r>
                              <w:rPr>
                                <w:color w:val="333333"/>
                              </w:rPr>
                              <w:t>designed</w:t>
                            </w:r>
                            <w:r>
                              <w:rPr>
                                <w:color w:val="333333"/>
                                <w:spacing w:val="-4"/>
                              </w:rPr>
                              <w:t xml:space="preserve"> </w:t>
                            </w:r>
                            <w:r>
                              <w:rPr>
                                <w:color w:val="333333"/>
                              </w:rPr>
                              <w:t>to</w:t>
                            </w:r>
                            <w:r>
                              <w:rPr>
                                <w:color w:val="333333"/>
                                <w:spacing w:val="-4"/>
                              </w:rPr>
                              <w:t xml:space="preserve"> </w:t>
                            </w:r>
                            <w:r>
                              <w:rPr>
                                <w:color w:val="333333"/>
                              </w:rPr>
                              <w:t>develop</w:t>
                            </w:r>
                            <w:r>
                              <w:rPr>
                                <w:color w:val="333333"/>
                                <w:spacing w:val="-4"/>
                              </w:rPr>
                              <w:t xml:space="preserve"> </w:t>
                            </w:r>
                            <w:r>
                              <w:rPr>
                                <w:color w:val="333333"/>
                              </w:rPr>
                              <w:t>or</w:t>
                            </w:r>
                            <w:r>
                              <w:rPr>
                                <w:color w:val="333333"/>
                                <w:spacing w:val="-4"/>
                              </w:rPr>
                              <w:t xml:space="preserve"> </w:t>
                            </w:r>
                            <w:r>
                              <w:rPr>
                                <w:color w:val="333333"/>
                              </w:rPr>
                              <w:t>contribute</w:t>
                            </w:r>
                            <w:r>
                              <w:rPr>
                                <w:color w:val="333333"/>
                                <w:spacing w:val="-4"/>
                              </w:rPr>
                              <w:t xml:space="preserve"> </w:t>
                            </w:r>
                            <w:r>
                              <w:rPr>
                                <w:color w:val="333333"/>
                              </w:rPr>
                              <w:t>to</w:t>
                            </w:r>
                            <w:r>
                              <w:rPr>
                                <w:color w:val="333333"/>
                                <w:spacing w:val="-4"/>
                              </w:rPr>
                              <w:t xml:space="preserve"> </w:t>
                            </w:r>
                            <w:r>
                              <w:rPr>
                                <w:color w:val="333333"/>
                              </w:rPr>
                              <w:t>generalizable</w:t>
                            </w:r>
                            <w:r>
                              <w:rPr>
                                <w:color w:val="333333"/>
                                <w:spacing w:val="-4"/>
                              </w:rPr>
                              <w:t xml:space="preserve"> </w:t>
                            </w:r>
                            <w:r>
                              <w:rPr>
                                <w:color w:val="333333"/>
                              </w:rPr>
                              <w:t>knowledge?</w:t>
                            </w:r>
                            <w:r>
                              <w:rPr>
                                <w:color w:val="333333"/>
                                <w:spacing w:val="-4"/>
                              </w:rPr>
                              <w:t xml:space="preserve"> </w:t>
                            </w:r>
                            <w:r>
                              <w:rPr>
                                <w:color w:val="333333"/>
                              </w:rPr>
                              <w:t>PLEASE</w:t>
                            </w:r>
                            <w:r>
                              <w:rPr>
                                <w:color w:val="333333"/>
                                <w:spacing w:val="-4"/>
                              </w:rPr>
                              <w:t xml:space="preserve"> </w:t>
                            </w:r>
                            <w:r>
                              <w:rPr>
                                <w:color w:val="333333"/>
                              </w:rPr>
                              <w:t>NOTE: You should only answer yes if your activity meets all the above.</w:t>
                            </w:r>
                          </w:p>
                        </w:txbxContent>
                      </wps:txbx>
                      <wps:bodyPr wrap="square" lIns="0" tIns="0" rIns="0" bIns="0" rtlCol="0">
                        <a:noAutofit/>
                      </wps:bodyPr>
                    </wps:wsp>
                  </a:graphicData>
                </a:graphic>
              </wp:anchor>
            </w:drawing>
          </mc:Choice>
          <mc:Fallback>
            <w:pict>
              <v:shape w14:anchorId="5511FBF4" id="Textbox 46" o:spid="_x0000_s1039" type="#_x0000_t202" style="position:absolute;left:0;text-align:left;margin-left:67pt;margin-top:8.9pt;width:455pt;height:33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" fillcolor="#dfebf4" stroked="f">
                <v:textbox inset="0,0,0,0">
                  <w:txbxContent>
                    <w:p w14:paraId="5374D124" w14:textId="77777777" w:rsidR="00814875" w:rsidRDefault="00EA5180">
                      <w:pPr>
                        <w:pStyle w:val="BodyText"/>
                        <w:spacing w:line="197" w:lineRule="exact"/>
                        <w:rPr>
                          <w:color w:val="000000"/>
                        </w:rPr>
                      </w:pPr>
                      <w:r>
                        <w:rPr>
                          <w:color w:val="333333"/>
                        </w:rPr>
                        <w:t>Does</w:t>
                      </w:r>
                      <w:r>
                        <w:rPr>
                          <w:color w:val="333333"/>
                          <w:spacing w:val="-6"/>
                        </w:rPr>
                        <w:t xml:space="preserve"> </w:t>
                      </w:r>
                      <w:r>
                        <w:rPr>
                          <w:color w:val="333333"/>
                        </w:rPr>
                        <w:t>your</w:t>
                      </w:r>
                      <w:r>
                        <w:rPr>
                          <w:color w:val="333333"/>
                          <w:spacing w:val="-4"/>
                        </w:rPr>
                        <w:t xml:space="preserve"> </w:t>
                      </w:r>
                      <w:r>
                        <w:rPr>
                          <w:color w:val="333333"/>
                        </w:rPr>
                        <w:t>project</w:t>
                      </w:r>
                      <w:r>
                        <w:rPr>
                          <w:color w:val="333333"/>
                          <w:spacing w:val="-4"/>
                        </w:rPr>
                        <w:t xml:space="preserve"> </w:t>
                      </w:r>
                      <w:r>
                        <w:rPr>
                          <w:color w:val="333333"/>
                        </w:rPr>
                        <w:t>involve</w:t>
                      </w:r>
                      <w:r>
                        <w:rPr>
                          <w:color w:val="333333"/>
                          <w:spacing w:val="-3"/>
                        </w:rPr>
                        <w:t xml:space="preserve"> </w:t>
                      </w:r>
                      <w:r>
                        <w:rPr>
                          <w:color w:val="333333"/>
                        </w:rPr>
                        <w:t>a</w:t>
                      </w:r>
                      <w:r>
                        <w:rPr>
                          <w:color w:val="333333"/>
                          <w:spacing w:val="-4"/>
                        </w:rPr>
                        <w:t xml:space="preserve"> </w:t>
                      </w:r>
                      <w:r>
                        <w:rPr>
                          <w:color w:val="333333"/>
                        </w:rPr>
                        <w:t>systematic</w:t>
                      </w:r>
                      <w:r>
                        <w:rPr>
                          <w:color w:val="333333"/>
                          <w:spacing w:val="-4"/>
                        </w:rPr>
                        <w:t xml:space="preserve"> </w:t>
                      </w:r>
                      <w:r>
                        <w:rPr>
                          <w:color w:val="333333"/>
                        </w:rPr>
                        <w:t>investigation,</w:t>
                      </w:r>
                      <w:r>
                        <w:rPr>
                          <w:color w:val="333333"/>
                          <w:spacing w:val="-4"/>
                        </w:rPr>
                        <w:t xml:space="preserve"> </w:t>
                      </w:r>
                      <w:r>
                        <w:rPr>
                          <w:color w:val="333333"/>
                        </w:rPr>
                        <w:t>including</w:t>
                      </w:r>
                      <w:r>
                        <w:rPr>
                          <w:color w:val="333333"/>
                          <w:spacing w:val="-3"/>
                        </w:rPr>
                        <w:t xml:space="preserve"> </w:t>
                      </w:r>
                      <w:r>
                        <w:rPr>
                          <w:color w:val="333333"/>
                        </w:rPr>
                        <w:t>research</w:t>
                      </w:r>
                      <w:r>
                        <w:rPr>
                          <w:color w:val="333333"/>
                          <w:spacing w:val="-4"/>
                        </w:rPr>
                        <w:t xml:space="preserve"> </w:t>
                      </w:r>
                      <w:r>
                        <w:rPr>
                          <w:color w:val="333333"/>
                        </w:rPr>
                        <w:t>development,</w:t>
                      </w:r>
                      <w:r>
                        <w:rPr>
                          <w:color w:val="333333"/>
                          <w:spacing w:val="-4"/>
                        </w:rPr>
                        <w:t xml:space="preserve"> </w:t>
                      </w:r>
                      <w:r>
                        <w:rPr>
                          <w:color w:val="333333"/>
                        </w:rPr>
                        <w:t>testing</w:t>
                      </w:r>
                      <w:r>
                        <w:rPr>
                          <w:color w:val="333333"/>
                          <w:spacing w:val="-3"/>
                        </w:rPr>
                        <w:t xml:space="preserve"> </w:t>
                      </w:r>
                      <w:r>
                        <w:rPr>
                          <w:color w:val="333333"/>
                          <w:spacing w:val="-5"/>
                        </w:rPr>
                        <w:t>and</w:t>
                      </w:r>
                    </w:p>
                    <w:p w14:paraId="4388434B" w14:textId="77777777" w:rsidR="00814875" w:rsidRDefault="00EA5180">
                      <w:pPr>
                        <w:pStyle w:val="BodyText"/>
                        <w:spacing w:before="2" w:line="230" w:lineRule="auto"/>
                        <w:rPr>
                          <w:color w:val="000000"/>
                        </w:rPr>
                      </w:pPr>
                      <w:r>
                        <w:rPr>
                          <w:color w:val="333333"/>
                        </w:rPr>
                        <w:t>evaluation,</w:t>
                      </w:r>
                      <w:r>
                        <w:rPr>
                          <w:color w:val="333333"/>
                          <w:spacing w:val="-4"/>
                        </w:rPr>
                        <w:t xml:space="preserve"> </w:t>
                      </w:r>
                      <w:r>
                        <w:rPr>
                          <w:color w:val="333333"/>
                        </w:rPr>
                        <w:t>which</w:t>
                      </w:r>
                      <w:r>
                        <w:rPr>
                          <w:color w:val="333333"/>
                          <w:spacing w:val="-4"/>
                        </w:rPr>
                        <w:t xml:space="preserve"> </w:t>
                      </w:r>
                      <w:r>
                        <w:rPr>
                          <w:color w:val="333333"/>
                        </w:rPr>
                        <w:t>is</w:t>
                      </w:r>
                      <w:r>
                        <w:rPr>
                          <w:color w:val="333333"/>
                          <w:spacing w:val="-4"/>
                        </w:rPr>
                        <w:t xml:space="preserve"> </w:t>
                      </w:r>
                      <w:r>
                        <w:rPr>
                          <w:color w:val="333333"/>
                        </w:rPr>
                        <w:t>designed</w:t>
                      </w:r>
                      <w:r>
                        <w:rPr>
                          <w:color w:val="333333"/>
                          <w:spacing w:val="-4"/>
                        </w:rPr>
                        <w:t xml:space="preserve"> </w:t>
                      </w:r>
                      <w:r>
                        <w:rPr>
                          <w:color w:val="333333"/>
                        </w:rPr>
                        <w:t>to</w:t>
                      </w:r>
                      <w:r>
                        <w:rPr>
                          <w:color w:val="333333"/>
                          <w:spacing w:val="-4"/>
                        </w:rPr>
                        <w:t xml:space="preserve"> </w:t>
                      </w:r>
                      <w:r>
                        <w:rPr>
                          <w:color w:val="333333"/>
                        </w:rPr>
                        <w:t>develop</w:t>
                      </w:r>
                      <w:r>
                        <w:rPr>
                          <w:color w:val="333333"/>
                          <w:spacing w:val="-4"/>
                        </w:rPr>
                        <w:t xml:space="preserve"> </w:t>
                      </w:r>
                      <w:r>
                        <w:rPr>
                          <w:color w:val="333333"/>
                        </w:rPr>
                        <w:t>or</w:t>
                      </w:r>
                      <w:r>
                        <w:rPr>
                          <w:color w:val="333333"/>
                          <w:spacing w:val="-4"/>
                        </w:rPr>
                        <w:t xml:space="preserve"> </w:t>
                      </w:r>
                      <w:r>
                        <w:rPr>
                          <w:color w:val="333333"/>
                        </w:rPr>
                        <w:t>contribute</w:t>
                      </w:r>
                      <w:r>
                        <w:rPr>
                          <w:color w:val="333333"/>
                          <w:spacing w:val="-4"/>
                        </w:rPr>
                        <w:t xml:space="preserve"> </w:t>
                      </w:r>
                      <w:r>
                        <w:rPr>
                          <w:color w:val="333333"/>
                        </w:rPr>
                        <w:t>to</w:t>
                      </w:r>
                      <w:r>
                        <w:rPr>
                          <w:color w:val="333333"/>
                          <w:spacing w:val="-4"/>
                        </w:rPr>
                        <w:t xml:space="preserve"> </w:t>
                      </w:r>
                      <w:r>
                        <w:rPr>
                          <w:color w:val="333333"/>
                        </w:rPr>
                        <w:t>generalizable</w:t>
                      </w:r>
                      <w:r>
                        <w:rPr>
                          <w:color w:val="333333"/>
                          <w:spacing w:val="-4"/>
                        </w:rPr>
                        <w:t xml:space="preserve"> </w:t>
                      </w:r>
                      <w:r>
                        <w:rPr>
                          <w:color w:val="333333"/>
                        </w:rPr>
                        <w:t>knowledge?</w:t>
                      </w:r>
                      <w:r>
                        <w:rPr>
                          <w:color w:val="333333"/>
                          <w:spacing w:val="-4"/>
                        </w:rPr>
                        <w:t xml:space="preserve"> </w:t>
                      </w:r>
                      <w:r>
                        <w:rPr>
                          <w:color w:val="333333"/>
                        </w:rPr>
                        <w:t>PLEASE</w:t>
                      </w:r>
                      <w:r>
                        <w:rPr>
                          <w:color w:val="333333"/>
                          <w:spacing w:val="-4"/>
                        </w:rPr>
                        <w:t xml:space="preserve"> </w:t>
                      </w:r>
                      <w:r>
                        <w:rPr>
                          <w:color w:val="333333"/>
                        </w:rPr>
                        <w:t>NOTE: You should only answer yes if your activity meets all the above.</w:t>
                      </w:r>
                    </w:p>
                  </w:txbxContent>
                </v:textbox>
                <w10:wrap anchorx="page"/>
              </v:shape>
            </w:pict>
          </mc:Fallback>
        </mc:AlternateContent>
      </w:r>
      <w:r>
        <w:rPr>
          <w:color w:val="333333"/>
          <w:spacing w:val="-5"/>
        </w:rPr>
        <w:t>1.</w:t>
      </w:r>
    </w:p>
    <w:p w14:paraId="1834C3F3" w14:textId="77777777" w:rsidR="00814875" w:rsidRDefault="00814875">
      <w:pPr>
        <w:pStyle w:val="BodyText"/>
        <w:spacing w:before="218"/>
        <w:rPr>
          <w:sz w:val="24"/>
        </w:rPr>
      </w:pPr>
    </w:p>
    <w:p w14:paraId="3B4DEDDC" w14:textId="77777777" w:rsidR="00814875" w:rsidRDefault="00EA5180">
      <w:pPr>
        <w:ind w:left="680"/>
        <w:rPr>
          <w:rFonts w:ascii="Times New Roman"/>
          <w:sz w:val="24"/>
        </w:rPr>
      </w:pPr>
      <w:r>
        <w:rPr>
          <w:rFonts w:ascii="Times New Roman"/>
          <w:color w:val="333333"/>
          <w:spacing w:val="-5"/>
          <w:sz w:val="24"/>
        </w:rPr>
        <w:t>Yes</w:t>
      </w:r>
    </w:p>
    <w:p w14:paraId="37AAEDAF" w14:textId="77777777" w:rsidR="00814875" w:rsidRDefault="00814875">
      <w:pPr>
        <w:pStyle w:val="BodyText"/>
        <w:spacing w:before="184"/>
        <w:rPr>
          <w:rFonts w:ascii="Times New Roman"/>
          <w:sz w:val="24"/>
        </w:rPr>
      </w:pPr>
    </w:p>
    <w:p w14:paraId="336D2778" w14:textId="77777777" w:rsidR="00814875" w:rsidRDefault="00EA5180">
      <w:pPr>
        <w:ind w:left="380"/>
        <w:rPr>
          <w:i/>
          <w:sz w:val="20"/>
        </w:rPr>
      </w:pPr>
      <w:hyperlink r:id="rId29">
        <w:r>
          <w:rPr>
            <w:i/>
            <w:color w:val="0000FF"/>
            <w:sz w:val="20"/>
            <w:u w:val="single" w:color="0000FF"/>
          </w:rPr>
          <w:t>The</w:t>
        </w:r>
        <w:r>
          <w:rPr>
            <w:i/>
            <w:color w:val="0000FF"/>
            <w:spacing w:val="-4"/>
            <w:sz w:val="20"/>
            <w:u w:val="single" w:color="0000FF"/>
          </w:rPr>
          <w:t xml:space="preserve"> </w:t>
        </w:r>
        <w:r>
          <w:rPr>
            <w:i/>
            <w:color w:val="0000FF"/>
            <w:sz w:val="20"/>
            <w:u w:val="single" w:color="0000FF"/>
          </w:rPr>
          <w:t>next</w:t>
        </w:r>
        <w:r>
          <w:rPr>
            <w:i/>
            <w:color w:val="0000FF"/>
            <w:spacing w:val="-2"/>
            <w:sz w:val="20"/>
            <w:u w:val="single" w:color="0000FF"/>
          </w:rPr>
          <w:t xml:space="preserve"> </w:t>
        </w:r>
        <w:r>
          <w:rPr>
            <w:i/>
            <w:color w:val="0000FF"/>
            <w:sz w:val="20"/>
            <w:u w:val="single" w:color="0000FF"/>
          </w:rPr>
          <w:t>questions</w:t>
        </w:r>
        <w:r>
          <w:rPr>
            <w:i/>
            <w:color w:val="0000FF"/>
            <w:spacing w:val="-2"/>
            <w:sz w:val="20"/>
            <w:u w:val="single" w:color="0000FF"/>
          </w:rPr>
          <w:t xml:space="preserve"> </w:t>
        </w:r>
        <w:r>
          <w:rPr>
            <w:i/>
            <w:color w:val="0000FF"/>
            <w:sz w:val="20"/>
            <w:u w:val="single" w:color="0000FF"/>
          </w:rPr>
          <w:t>will</w:t>
        </w:r>
        <w:r>
          <w:rPr>
            <w:i/>
            <w:color w:val="0000FF"/>
            <w:spacing w:val="-2"/>
            <w:sz w:val="20"/>
            <w:u w:val="single" w:color="0000FF"/>
          </w:rPr>
          <w:t xml:space="preserve"> </w:t>
        </w:r>
        <w:r>
          <w:rPr>
            <w:i/>
            <w:color w:val="0000FF"/>
            <w:sz w:val="20"/>
            <w:u w:val="single" w:color="0000FF"/>
          </w:rPr>
          <w:t>determine</w:t>
        </w:r>
        <w:r>
          <w:rPr>
            <w:i/>
            <w:color w:val="0000FF"/>
            <w:spacing w:val="-2"/>
            <w:sz w:val="20"/>
            <w:u w:val="single" w:color="0000FF"/>
          </w:rPr>
          <w:t xml:space="preserve"> </w:t>
        </w:r>
        <w:r>
          <w:rPr>
            <w:i/>
            <w:color w:val="0000FF"/>
            <w:sz w:val="20"/>
            <w:u w:val="single" w:color="0000FF"/>
          </w:rPr>
          <w:t>if</w:t>
        </w:r>
        <w:r>
          <w:rPr>
            <w:i/>
            <w:color w:val="0000FF"/>
            <w:spacing w:val="-2"/>
            <w:sz w:val="20"/>
            <w:u w:val="single" w:color="0000FF"/>
          </w:rPr>
          <w:t xml:space="preserve"> </w:t>
        </w:r>
        <w:r>
          <w:rPr>
            <w:i/>
            <w:color w:val="0000FF"/>
            <w:sz w:val="20"/>
            <w:u w:val="single" w:color="0000FF"/>
          </w:rPr>
          <w:t>there</w:t>
        </w:r>
        <w:r>
          <w:rPr>
            <w:i/>
            <w:color w:val="0000FF"/>
            <w:spacing w:val="-2"/>
            <w:sz w:val="20"/>
            <w:u w:val="single" w:color="0000FF"/>
          </w:rPr>
          <w:t xml:space="preserve"> </w:t>
        </w:r>
        <w:r>
          <w:rPr>
            <w:i/>
            <w:color w:val="0000FF"/>
            <w:sz w:val="20"/>
            <w:u w:val="single" w:color="0000FF"/>
          </w:rPr>
          <w:t>are</w:t>
        </w:r>
        <w:r>
          <w:rPr>
            <w:i/>
            <w:color w:val="0000FF"/>
            <w:spacing w:val="-2"/>
            <w:sz w:val="20"/>
            <w:u w:val="single" w:color="0000FF"/>
          </w:rPr>
          <w:t xml:space="preserve"> </w:t>
        </w:r>
        <w:r>
          <w:rPr>
            <w:i/>
            <w:color w:val="0000FF"/>
            <w:sz w:val="20"/>
            <w:u w:val="single" w:color="0000FF"/>
          </w:rPr>
          <w:t>HUMAN</w:t>
        </w:r>
        <w:r>
          <w:rPr>
            <w:i/>
            <w:color w:val="0000FF"/>
            <w:spacing w:val="-2"/>
            <w:sz w:val="20"/>
            <w:u w:val="single" w:color="0000FF"/>
          </w:rPr>
          <w:t xml:space="preserve"> </w:t>
        </w:r>
        <w:r>
          <w:rPr>
            <w:i/>
            <w:color w:val="0000FF"/>
            <w:sz w:val="20"/>
            <w:u w:val="single" w:color="0000FF"/>
          </w:rPr>
          <w:t>SUBJECTS</w:t>
        </w:r>
        <w:r>
          <w:rPr>
            <w:i/>
            <w:color w:val="0000FF"/>
            <w:spacing w:val="-2"/>
            <w:sz w:val="20"/>
            <w:u w:val="single" w:color="0000FF"/>
          </w:rPr>
          <w:t xml:space="preserve"> </w:t>
        </w:r>
        <w:r>
          <w:rPr>
            <w:i/>
            <w:color w:val="0000FF"/>
            <w:sz w:val="20"/>
            <w:u w:val="single" w:color="0000FF"/>
          </w:rPr>
          <w:t>(click</w:t>
        </w:r>
        <w:r>
          <w:rPr>
            <w:i/>
            <w:color w:val="0000FF"/>
            <w:spacing w:val="-2"/>
            <w:sz w:val="20"/>
            <w:u w:val="single" w:color="0000FF"/>
          </w:rPr>
          <w:t xml:space="preserve"> </w:t>
        </w:r>
        <w:r>
          <w:rPr>
            <w:i/>
            <w:color w:val="0000FF"/>
            <w:sz w:val="20"/>
            <w:u w:val="single" w:color="0000FF"/>
          </w:rPr>
          <w:t>for</w:t>
        </w:r>
        <w:r>
          <w:rPr>
            <w:i/>
            <w:color w:val="0000FF"/>
            <w:spacing w:val="-1"/>
            <w:sz w:val="20"/>
            <w:u w:val="single" w:color="0000FF"/>
          </w:rPr>
          <w:t xml:space="preserve"> </w:t>
        </w:r>
        <w:r>
          <w:rPr>
            <w:i/>
            <w:color w:val="0000FF"/>
            <w:spacing w:val="-2"/>
            <w:sz w:val="20"/>
            <w:u w:val="single" w:color="0000FF"/>
          </w:rPr>
          <w:t>details)</w:t>
        </w:r>
      </w:hyperlink>
    </w:p>
    <w:p w14:paraId="7D8FF8B6" w14:textId="77777777" w:rsidR="00814875" w:rsidRDefault="00EA5180">
      <w:pPr>
        <w:pStyle w:val="BodyText"/>
        <w:spacing w:before="150"/>
        <w:ind w:left="380"/>
      </w:pPr>
      <w:r>
        <w:rPr>
          <w:noProof/>
        </w:rPr>
        <mc:AlternateContent>
          <mc:Choice Requires="wps">
            <w:drawing>
              <wp:anchor distT="0" distB="0" distL="0" distR="0" simplePos="0" relativeHeight="15735808" behindDoc="0" locked="0" layoutInCell="1" allowOverlap="1" wp14:anchorId="29F0C1B3" wp14:editId="1443BCD5">
                <wp:simplePos x="0" y="0"/>
                <wp:positionH relativeFrom="page">
                  <wp:posOffset>850900</wp:posOffset>
                </wp:positionH>
                <wp:positionV relativeFrom="paragraph">
                  <wp:posOffset>113268</wp:posOffset>
                </wp:positionV>
                <wp:extent cx="5778500" cy="8382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838200"/>
                        </a:xfrm>
                        <a:prstGeom prst="rect">
                          <a:avLst/>
                        </a:prstGeom>
                        <a:solidFill>
                          <a:srgbClr val="DFEBF4"/>
                        </a:solidFill>
                      </wps:spPr>
                      <wps:txbx>
                        <w:txbxContent>
                          <w:p w14:paraId="25519546" w14:textId="77777777" w:rsidR="00814875" w:rsidRDefault="00EA5180">
                            <w:pPr>
                              <w:pStyle w:val="BodyText"/>
                              <w:spacing w:line="197" w:lineRule="exact"/>
                              <w:rPr>
                                <w:color w:val="000000"/>
                              </w:rPr>
                            </w:pPr>
                            <w:r>
                              <w:rPr>
                                <w:color w:val="333333"/>
                              </w:rPr>
                              <w:t>Will</w:t>
                            </w:r>
                            <w:r>
                              <w:rPr>
                                <w:color w:val="333333"/>
                                <w:spacing w:val="-1"/>
                              </w:rPr>
                              <w:t xml:space="preserve"> </w:t>
                            </w:r>
                            <w:r>
                              <w:rPr>
                                <w:color w:val="333333"/>
                              </w:rPr>
                              <w:t>you</w:t>
                            </w:r>
                            <w:r>
                              <w:rPr>
                                <w:color w:val="333333"/>
                                <w:spacing w:val="-1"/>
                              </w:rPr>
                              <w:t xml:space="preserve"> </w:t>
                            </w:r>
                            <w:r>
                              <w:rPr>
                                <w:color w:val="333333"/>
                              </w:rPr>
                              <w:t>be</w:t>
                            </w:r>
                            <w:r>
                              <w:rPr>
                                <w:color w:val="333333"/>
                                <w:spacing w:val="-1"/>
                              </w:rPr>
                              <w:t xml:space="preserve"> </w:t>
                            </w:r>
                            <w:r>
                              <w:rPr>
                                <w:color w:val="333333"/>
                              </w:rPr>
                              <w:t>obtaining</w:t>
                            </w:r>
                            <w:r>
                              <w:rPr>
                                <w:color w:val="333333"/>
                                <w:spacing w:val="-1"/>
                              </w:rPr>
                              <w:t xml:space="preserve"> </w:t>
                            </w:r>
                            <w:r>
                              <w:rPr>
                                <w:color w:val="333333"/>
                              </w:rPr>
                              <w:t>information</w:t>
                            </w:r>
                            <w:r>
                              <w:rPr>
                                <w:color w:val="333333"/>
                                <w:spacing w:val="-1"/>
                              </w:rPr>
                              <w:t xml:space="preserve"> </w:t>
                            </w:r>
                            <w:r>
                              <w:rPr>
                                <w:color w:val="333333"/>
                              </w:rPr>
                              <w:t>or</w:t>
                            </w:r>
                            <w:r>
                              <w:rPr>
                                <w:color w:val="333333"/>
                                <w:spacing w:val="-1"/>
                              </w:rPr>
                              <w:t xml:space="preserve"> </w:t>
                            </w:r>
                            <w:r>
                              <w:rPr>
                                <w:color w:val="333333"/>
                              </w:rPr>
                              <w:t>biospecimens</w:t>
                            </w:r>
                            <w:r>
                              <w:rPr>
                                <w:color w:val="333333"/>
                                <w:spacing w:val="-1"/>
                              </w:rPr>
                              <w:t xml:space="preserve"> </w:t>
                            </w:r>
                            <w:r>
                              <w:rPr>
                                <w:color w:val="333333"/>
                              </w:rPr>
                              <w:t>through</w:t>
                            </w:r>
                            <w:r>
                              <w:rPr>
                                <w:color w:val="333333"/>
                                <w:spacing w:val="-1"/>
                              </w:rPr>
                              <w:t xml:space="preserve"> </w:t>
                            </w:r>
                            <w:r>
                              <w:rPr>
                                <w:color w:val="333333"/>
                              </w:rPr>
                              <w:t>intervention</w:t>
                            </w:r>
                            <w:r>
                              <w:rPr>
                                <w:color w:val="333333"/>
                                <w:spacing w:val="-1"/>
                              </w:rPr>
                              <w:t xml:space="preserve"> </w:t>
                            </w:r>
                            <w:r>
                              <w:rPr>
                                <w:color w:val="333333"/>
                              </w:rPr>
                              <w:t>or</w:t>
                            </w:r>
                            <w:r>
                              <w:rPr>
                                <w:color w:val="333333"/>
                                <w:spacing w:val="-1"/>
                              </w:rPr>
                              <w:t xml:space="preserve"> </w:t>
                            </w:r>
                            <w:r>
                              <w:rPr>
                                <w:color w:val="333333"/>
                              </w:rPr>
                              <w:t>interaction</w:t>
                            </w:r>
                            <w:r>
                              <w:rPr>
                                <w:color w:val="333333"/>
                                <w:spacing w:val="-1"/>
                              </w:rPr>
                              <w:t xml:space="preserve"> </w:t>
                            </w:r>
                            <w:r>
                              <w:rPr>
                                <w:color w:val="333333"/>
                              </w:rPr>
                              <w:t>with</w:t>
                            </w:r>
                            <w:r>
                              <w:rPr>
                                <w:color w:val="333333"/>
                                <w:spacing w:val="-1"/>
                              </w:rPr>
                              <w:t xml:space="preserve"> </w:t>
                            </w:r>
                            <w:r>
                              <w:rPr>
                                <w:color w:val="333333"/>
                                <w:spacing w:val="-5"/>
                              </w:rPr>
                              <w:t>the</w:t>
                            </w:r>
                          </w:p>
                          <w:p w14:paraId="45D86E74" w14:textId="77777777" w:rsidR="00814875" w:rsidRDefault="00EA5180">
                            <w:pPr>
                              <w:pStyle w:val="BodyText"/>
                              <w:spacing w:before="2" w:line="230" w:lineRule="auto"/>
                              <w:rPr>
                                <w:color w:val="000000"/>
                              </w:rPr>
                            </w:pPr>
                            <w:r>
                              <w:rPr>
                                <w:color w:val="333333"/>
                              </w:rPr>
                              <w:t>individual, and use, study, or analysis of the information or biospecimens? This would include any communication or interpersonal contact between investigator and subject such as using in-person or online questionnaires/surveys, interviews, focus groups, observations, treatment interventions, etc. PLEASE</w:t>
                            </w:r>
                            <w:r>
                              <w:rPr>
                                <w:color w:val="333333"/>
                                <w:spacing w:val="-3"/>
                              </w:rPr>
                              <w:t xml:space="preserve"> </w:t>
                            </w:r>
                            <w:r>
                              <w:rPr>
                                <w:color w:val="333333"/>
                              </w:rPr>
                              <w:t>NOTE:</w:t>
                            </w:r>
                            <w:r>
                              <w:rPr>
                                <w:color w:val="333333"/>
                                <w:spacing w:val="-3"/>
                              </w:rPr>
                              <w:t xml:space="preserve"> </w:t>
                            </w:r>
                            <w:r>
                              <w:rPr>
                                <w:color w:val="333333"/>
                              </w:rPr>
                              <w:t>Merely</w:t>
                            </w:r>
                            <w:r>
                              <w:rPr>
                                <w:color w:val="333333"/>
                                <w:spacing w:val="-3"/>
                              </w:rPr>
                              <w:t xml:space="preserve"> </w:t>
                            </w:r>
                            <w:r>
                              <w:rPr>
                                <w:color w:val="333333"/>
                              </w:rPr>
                              <w:t>obtaining</w:t>
                            </w:r>
                            <w:r>
                              <w:rPr>
                                <w:color w:val="333333"/>
                                <w:spacing w:val="-3"/>
                              </w:rPr>
                              <w:t xml:space="preserve"> </w:t>
                            </w:r>
                            <w:r>
                              <w:rPr>
                                <w:color w:val="333333"/>
                              </w:rPr>
                              <w:t>information</w:t>
                            </w:r>
                            <w:r>
                              <w:rPr>
                                <w:color w:val="333333"/>
                                <w:spacing w:val="-3"/>
                              </w:rPr>
                              <w:t xml:space="preserve"> </w:t>
                            </w:r>
                            <w:r>
                              <w:rPr>
                                <w:color w:val="333333"/>
                              </w:rPr>
                              <w:t>FROM</w:t>
                            </w:r>
                            <w:r>
                              <w:rPr>
                                <w:color w:val="333333"/>
                                <w:spacing w:val="-3"/>
                              </w:rPr>
                              <w:t xml:space="preserve"> </w:t>
                            </w:r>
                            <w:r>
                              <w:rPr>
                                <w:color w:val="333333"/>
                              </w:rPr>
                              <w:t>an</w:t>
                            </w:r>
                            <w:r>
                              <w:rPr>
                                <w:color w:val="333333"/>
                                <w:spacing w:val="-3"/>
                              </w:rPr>
                              <w:t xml:space="preserve"> </w:t>
                            </w:r>
                            <w:r>
                              <w:rPr>
                                <w:color w:val="333333"/>
                              </w:rPr>
                              <w:t>individual</w:t>
                            </w:r>
                            <w:r>
                              <w:rPr>
                                <w:color w:val="333333"/>
                                <w:spacing w:val="-3"/>
                              </w:rPr>
                              <w:t xml:space="preserve"> </w:t>
                            </w:r>
                            <w:r>
                              <w:rPr>
                                <w:color w:val="333333"/>
                              </w:rPr>
                              <w:t>does</w:t>
                            </w:r>
                            <w:r>
                              <w:rPr>
                                <w:color w:val="333333"/>
                                <w:spacing w:val="-3"/>
                              </w:rPr>
                              <w:t xml:space="preserve"> </w:t>
                            </w:r>
                            <w:r>
                              <w:rPr>
                                <w:color w:val="333333"/>
                              </w:rPr>
                              <w:t>not</w:t>
                            </w:r>
                            <w:r>
                              <w:rPr>
                                <w:color w:val="333333"/>
                                <w:spacing w:val="-3"/>
                              </w:rPr>
                              <w:t xml:space="preserve"> </w:t>
                            </w:r>
                            <w:r>
                              <w:rPr>
                                <w:color w:val="333333"/>
                              </w:rPr>
                              <w:t>mean</w:t>
                            </w:r>
                            <w:r>
                              <w:rPr>
                                <w:color w:val="333333"/>
                                <w:spacing w:val="-3"/>
                              </w:rPr>
                              <w:t xml:space="preserve"> </w:t>
                            </w:r>
                            <w:r>
                              <w:rPr>
                                <w:color w:val="333333"/>
                              </w:rPr>
                              <w:t>you</w:t>
                            </w:r>
                            <w:r>
                              <w:rPr>
                                <w:color w:val="333333"/>
                                <w:spacing w:val="-3"/>
                              </w:rPr>
                              <w:t xml:space="preserve"> </w:t>
                            </w:r>
                            <w:r>
                              <w:rPr>
                                <w:color w:val="333333"/>
                              </w:rPr>
                              <w:t>should</w:t>
                            </w:r>
                            <w:r>
                              <w:rPr>
                                <w:color w:val="333333"/>
                                <w:spacing w:val="-3"/>
                              </w:rPr>
                              <w:t xml:space="preserve"> </w:t>
                            </w:r>
                            <w:r>
                              <w:rPr>
                                <w:color w:val="333333"/>
                              </w:rPr>
                              <w:t>answer 'Yes,' unless the information is also ABOUT them.</w:t>
                            </w:r>
                          </w:p>
                        </w:txbxContent>
                      </wps:txbx>
                      <wps:bodyPr wrap="square" lIns="0" tIns="0" rIns="0" bIns="0" rtlCol="0">
                        <a:noAutofit/>
                      </wps:bodyPr>
                    </wps:wsp>
                  </a:graphicData>
                </a:graphic>
              </wp:anchor>
            </w:drawing>
          </mc:Choice>
          <mc:Fallback>
            <w:pict>
              <v:shape w14:anchorId="29F0C1B3" id="Textbox 47" o:spid="_x0000_s1040" type="#_x0000_t202" style="position:absolute;left:0;text-align:left;margin-left:67pt;margin-top:8.9pt;width:455pt;height:66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" fillcolor="#dfebf4" stroked="f">
                <v:textbox inset="0,0,0,0">
                  <w:txbxContent>
                    <w:p w14:paraId="25519546" w14:textId="77777777" w:rsidR="00814875" w:rsidRDefault="00EA5180">
                      <w:pPr>
                        <w:pStyle w:val="BodyText"/>
                        <w:spacing w:line="197" w:lineRule="exact"/>
                        <w:rPr>
                          <w:color w:val="000000"/>
                        </w:rPr>
                      </w:pPr>
                      <w:r>
                        <w:rPr>
                          <w:color w:val="333333"/>
                        </w:rPr>
                        <w:t>Will</w:t>
                      </w:r>
                      <w:r>
                        <w:rPr>
                          <w:color w:val="333333"/>
                          <w:spacing w:val="-1"/>
                        </w:rPr>
                        <w:t xml:space="preserve"> </w:t>
                      </w:r>
                      <w:r>
                        <w:rPr>
                          <w:color w:val="333333"/>
                        </w:rPr>
                        <w:t>you</w:t>
                      </w:r>
                      <w:r>
                        <w:rPr>
                          <w:color w:val="333333"/>
                          <w:spacing w:val="-1"/>
                        </w:rPr>
                        <w:t xml:space="preserve"> </w:t>
                      </w:r>
                      <w:r>
                        <w:rPr>
                          <w:color w:val="333333"/>
                        </w:rPr>
                        <w:t>be</w:t>
                      </w:r>
                      <w:r>
                        <w:rPr>
                          <w:color w:val="333333"/>
                          <w:spacing w:val="-1"/>
                        </w:rPr>
                        <w:t xml:space="preserve"> </w:t>
                      </w:r>
                      <w:r>
                        <w:rPr>
                          <w:color w:val="333333"/>
                        </w:rPr>
                        <w:t>obtaining</w:t>
                      </w:r>
                      <w:r>
                        <w:rPr>
                          <w:color w:val="333333"/>
                          <w:spacing w:val="-1"/>
                        </w:rPr>
                        <w:t xml:space="preserve"> </w:t>
                      </w:r>
                      <w:r>
                        <w:rPr>
                          <w:color w:val="333333"/>
                        </w:rPr>
                        <w:t>information</w:t>
                      </w:r>
                      <w:r>
                        <w:rPr>
                          <w:color w:val="333333"/>
                          <w:spacing w:val="-1"/>
                        </w:rPr>
                        <w:t xml:space="preserve"> </w:t>
                      </w:r>
                      <w:r>
                        <w:rPr>
                          <w:color w:val="333333"/>
                        </w:rPr>
                        <w:t>or</w:t>
                      </w:r>
                      <w:r>
                        <w:rPr>
                          <w:color w:val="333333"/>
                          <w:spacing w:val="-1"/>
                        </w:rPr>
                        <w:t xml:space="preserve"> </w:t>
                      </w:r>
                      <w:r>
                        <w:rPr>
                          <w:color w:val="333333"/>
                        </w:rPr>
                        <w:t>biospecimens</w:t>
                      </w:r>
                      <w:r>
                        <w:rPr>
                          <w:color w:val="333333"/>
                          <w:spacing w:val="-1"/>
                        </w:rPr>
                        <w:t xml:space="preserve"> </w:t>
                      </w:r>
                      <w:r>
                        <w:rPr>
                          <w:color w:val="333333"/>
                        </w:rPr>
                        <w:t>through</w:t>
                      </w:r>
                      <w:r>
                        <w:rPr>
                          <w:color w:val="333333"/>
                          <w:spacing w:val="-1"/>
                        </w:rPr>
                        <w:t xml:space="preserve"> </w:t>
                      </w:r>
                      <w:r>
                        <w:rPr>
                          <w:color w:val="333333"/>
                        </w:rPr>
                        <w:t>intervention</w:t>
                      </w:r>
                      <w:r>
                        <w:rPr>
                          <w:color w:val="333333"/>
                          <w:spacing w:val="-1"/>
                        </w:rPr>
                        <w:t xml:space="preserve"> </w:t>
                      </w:r>
                      <w:r>
                        <w:rPr>
                          <w:color w:val="333333"/>
                        </w:rPr>
                        <w:t>or</w:t>
                      </w:r>
                      <w:r>
                        <w:rPr>
                          <w:color w:val="333333"/>
                          <w:spacing w:val="-1"/>
                        </w:rPr>
                        <w:t xml:space="preserve"> </w:t>
                      </w:r>
                      <w:r>
                        <w:rPr>
                          <w:color w:val="333333"/>
                        </w:rPr>
                        <w:t>interaction</w:t>
                      </w:r>
                      <w:r>
                        <w:rPr>
                          <w:color w:val="333333"/>
                          <w:spacing w:val="-1"/>
                        </w:rPr>
                        <w:t xml:space="preserve"> </w:t>
                      </w:r>
                      <w:r>
                        <w:rPr>
                          <w:color w:val="333333"/>
                        </w:rPr>
                        <w:t>with</w:t>
                      </w:r>
                      <w:r>
                        <w:rPr>
                          <w:color w:val="333333"/>
                          <w:spacing w:val="-1"/>
                        </w:rPr>
                        <w:t xml:space="preserve"> </w:t>
                      </w:r>
                      <w:r>
                        <w:rPr>
                          <w:color w:val="333333"/>
                          <w:spacing w:val="-5"/>
                        </w:rPr>
                        <w:t>the</w:t>
                      </w:r>
                    </w:p>
                    <w:p w14:paraId="45D86E74" w14:textId="77777777" w:rsidR="00814875" w:rsidRDefault="00EA5180">
                      <w:pPr>
                        <w:pStyle w:val="BodyText"/>
                        <w:spacing w:before="2" w:line="230" w:lineRule="auto"/>
                        <w:rPr>
                          <w:color w:val="000000"/>
                        </w:rPr>
                      </w:pPr>
                      <w:r>
                        <w:rPr>
                          <w:color w:val="333333"/>
                        </w:rPr>
                        <w:t>individual, and use, study, or analysis of the information or biospecimens? This would include any communication or interpersonal contact between investigator and subject such as using in-person or online questionnaires/surveys, interviews, focus groups, observations, treatment interventions, etc. PLEASE</w:t>
                      </w:r>
                      <w:r>
                        <w:rPr>
                          <w:color w:val="333333"/>
                          <w:spacing w:val="-3"/>
                        </w:rPr>
                        <w:t xml:space="preserve"> </w:t>
                      </w:r>
                      <w:r>
                        <w:rPr>
                          <w:color w:val="333333"/>
                        </w:rPr>
                        <w:t>NOTE:</w:t>
                      </w:r>
                      <w:r>
                        <w:rPr>
                          <w:color w:val="333333"/>
                          <w:spacing w:val="-3"/>
                        </w:rPr>
                        <w:t xml:space="preserve"> </w:t>
                      </w:r>
                      <w:r>
                        <w:rPr>
                          <w:color w:val="333333"/>
                        </w:rPr>
                        <w:t>Merely</w:t>
                      </w:r>
                      <w:r>
                        <w:rPr>
                          <w:color w:val="333333"/>
                          <w:spacing w:val="-3"/>
                        </w:rPr>
                        <w:t xml:space="preserve"> </w:t>
                      </w:r>
                      <w:r>
                        <w:rPr>
                          <w:color w:val="333333"/>
                        </w:rPr>
                        <w:t>obtaining</w:t>
                      </w:r>
                      <w:r>
                        <w:rPr>
                          <w:color w:val="333333"/>
                          <w:spacing w:val="-3"/>
                        </w:rPr>
                        <w:t xml:space="preserve"> </w:t>
                      </w:r>
                      <w:r>
                        <w:rPr>
                          <w:color w:val="333333"/>
                        </w:rPr>
                        <w:t>information</w:t>
                      </w:r>
                      <w:r>
                        <w:rPr>
                          <w:color w:val="333333"/>
                          <w:spacing w:val="-3"/>
                        </w:rPr>
                        <w:t xml:space="preserve"> </w:t>
                      </w:r>
                      <w:r>
                        <w:rPr>
                          <w:color w:val="333333"/>
                        </w:rPr>
                        <w:t>FROM</w:t>
                      </w:r>
                      <w:r>
                        <w:rPr>
                          <w:color w:val="333333"/>
                          <w:spacing w:val="-3"/>
                        </w:rPr>
                        <w:t xml:space="preserve"> </w:t>
                      </w:r>
                      <w:r>
                        <w:rPr>
                          <w:color w:val="333333"/>
                        </w:rPr>
                        <w:t>an</w:t>
                      </w:r>
                      <w:r>
                        <w:rPr>
                          <w:color w:val="333333"/>
                          <w:spacing w:val="-3"/>
                        </w:rPr>
                        <w:t xml:space="preserve"> </w:t>
                      </w:r>
                      <w:r>
                        <w:rPr>
                          <w:color w:val="333333"/>
                        </w:rPr>
                        <w:t>individual</w:t>
                      </w:r>
                      <w:r>
                        <w:rPr>
                          <w:color w:val="333333"/>
                          <w:spacing w:val="-3"/>
                        </w:rPr>
                        <w:t xml:space="preserve"> </w:t>
                      </w:r>
                      <w:r>
                        <w:rPr>
                          <w:color w:val="333333"/>
                        </w:rPr>
                        <w:t>does</w:t>
                      </w:r>
                      <w:r>
                        <w:rPr>
                          <w:color w:val="333333"/>
                          <w:spacing w:val="-3"/>
                        </w:rPr>
                        <w:t xml:space="preserve"> </w:t>
                      </w:r>
                      <w:r>
                        <w:rPr>
                          <w:color w:val="333333"/>
                        </w:rPr>
                        <w:t>not</w:t>
                      </w:r>
                      <w:r>
                        <w:rPr>
                          <w:color w:val="333333"/>
                          <w:spacing w:val="-3"/>
                        </w:rPr>
                        <w:t xml:space="preserve"> </w:t>
                      </w:r>
                      <w:r>
                        <w:rPr>
                          <w:color w:val="333333"/>
                        </w:rPr>
                        <w:t>mean</w:t>
                      </w:r>
                      <w:r>
                        <w:rPr>
                          <w:color w:val="333333"/>
                          <w:spacing w:val="-3"/>
                        </w:rPr>
                        <w:t xml:space="preserve"> </w:t>
                      </w:r>
                      <w:r>
                        <w:rPr>
                          <w:color w:val="333333"/>
                        </w:rPr>
                        <w:t>you</w:t>
                      </w:r>
                      <w:r>
                        <w:rPr>
                          <w:color w:val="333333"/>
                          <w:spacing w:val="-3"/>
                        </w:rPr>
                        <w:t xml:space="preserve"> </w:t>
                      </w:r>
                      <w:r>
                        <w:rPr>
                          <w:color w:val="333333"/>
                        </w:rPr>
                        <w:t>should</w:t>
                      </w:r>
                      <w:r>
                        <w:rPr>
                          <w:color w:val="333333"/>
                          <w:spacing w:val="-3"/>
                        </w:rPr>
                        <w:t xml:space="preserve"> </w:t>
                      </w:r>
                      <w:r>
                        <w:rPr>
                          <w:color w:val="333333"/>
                        </w:rPr>
                        <w:t>answer 'Yes,' unless the information is also ABOUT them.</w:t>
                      </w:r>
                    </w:p>
                  </w:txbxContent>
                </v:textbox>
                <w10:wrap anchorx="page"/>
              </v:shape>
            </w:pict>
          </mc:Fallback>
        </mc:AlternateContent>
      </w:r>
      <w:r>
        <w:rPr>
          <w:color w:val="333333"/>
          <w:spacing w:val="-5"/>
        </w:rPr>
        <w:t>2.</w:t>
      </w:r>
    </w:p>
    <w:p w14:paraId="17456152" w14:textId="77777777" w:rsidR="00814875" w:rsidRDefault="00814875">
      <w:pPr>
        <w:pStyle w:val="BodyText"/>
        <w:sectPr w:rsidR="00814875">
          <w:pgSz w:w="12240" w:h="15840"/>
          <w:pgMar w:top="580" w:right="720" w:bottom="460" w:left="720" w:header="170" w:footer="270" w:gutter="0"/>
          <w:cols w:space="720"/>
        </w:sectPr>
      </w:pPr>
    </w:p>
    <w:p w14:paraId="5BB33C5D" w14:textId="77777777" w:rsidR="00814875" w:rsidRDefault="00814875">
      <w:pPr>
        <w:pStyle w:val="BodyText"/>
        <w:spacing w:before="10"/>
        <w:rPr>
          <w:sz w:val="9"/>
        </w:rPr>
      </w:pPr>
    </w:p>
    <w:tbl>
      <w:tblPr>
        <w:tblW w:w="0" w:type="auto"/>
        <w:tblInd w:w="13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0540"/>
      </w:tblGrid>
      <w:tr w:rsidR="00814875" w14:paraId="04FDD65E" w14:textId="77777777">
        <w:trPr>
          <w:trHeight w:val="7947"/>
        </w:trPr>
        <w:tc>
          <w:tcPr>
            <w:tcW w:w="10540" w:type="dxa"/>
            <w:tcBorders>
              <w:top w:val="nil"/>
              <w:bottom w:val="single" w:sz="18" w:space="0" w:color="CCCCCC"/>
            </w:tcBorders>
          </w:tcPr>
          <w:p w14:paraId="061F90C2" w14:textId="77777777" w:rsidR="00814875" w:rsidRDefault="00EA5180">
            <w:pPr>
              <w:pStyle w:val="TableParagraph"/>
              <w:spacing w:before="36"/>
              <w:ind w:left="560"/>
              <w:rPr>
                <w:sz w:val="24"/>
              </w:rPr>
            </w:pPr>
            <w:r>
              <w:rPr>
                <w:color w:val="333333"/>
                <w:spacing w:val="-5"/>
                <w:sz w:val="24"/>
              </w:rPr>
              <w:t>No</w:t>
            </w:r>
          </w:p>
          <w:p w14:paraId="04011535" w14:textId="77777777" w:rsidR="00814875" w:rsidRDefault="00EA5180">
            <w:pPr>
              <w:pStyle w:val="TableParagraph"/>
              <w:numPr>
                <w:ilvl w:val="0"/>
                <w:numId w:val="7"/>
              </w:numPr>
              <w:tabs>
                <w:tab w:val="left" w:pos="500"/>
              </w:tabs>
              <w:spacing w:before="248" w:line="230" w:lineRule="auto"/>
              <w:ind w:right="1225"/>
              <w:rPr>
                <w:rFonts w:ascii="Arial"/>
                <w:sz w:val="20"/>
              </w:rPr>
            </w:pPr>
            <w:r>
              <w:rPr>
                <w:rFonts w:ascii="Arial"/>
                <w:noProof/>
                <w:sz w:val="20"/>
              </w:rPr>
              <mc:AlternateContent>
                <mc:Choice Requires="wpg">
                  <w:drawing>
                    <wp:anchor distT="0" distB="0" distL="0" distR="0" simplePos="0" relativeHeight="486620160" behindDoc="1" locked="0" layoutInCell="1" allowOverlap="1" wp14:anchorId="05AFF1D4" wp14:editId="49DCF934">
                      <wp:simplePos x="0" y="0"/>
                      <wp:positionH relativeFrom="column">
                        <wp:posOffset>317500</wp:posOffset>
                      </wp:positionH>
                      <wp:positionV relativeFrom="paragraph">
                        <wp:posOffset>170239</wp:posOffset>
                      </wp:positionV>
                      <wp:extent cx="5778500" cy="11176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1117600"/>
                                <a:chOff x="0" y="0"/>
                                <a:chExt cx="5778500" cy="1117600"/>
                              </a:xfrm>
                            </wpg:grpSpPr>
                            <wps:wsp>
                              <wps:cNvPr id="49" name="Graphic 49"/>
                              <wps:cNvSpPr/>
                              <wps:spPr>
                                <a:xfrm>
                                  <a:off x="0" y="0"/>
                                  <a:ext cx="5778500" cy="1117600"/>
                                </a:xfrm>
                                <a:custGeom>
                                  <a:avLst/>
                                  <a:gdLst/>
                                  <a:ahLst/>
                                  <a:cxnLst/>
                                  <a:rect l="l" t="t" r="r" b="b"/>
                                  <a:pathLst>
                                    <a:path w="5778500" h="1117600">
                                      <a:moveTo>
                                        <a:pt x="5778500" y="0"/>
                                      </a:moveTo>
                                      <a:lnTo>
                                        <a:pt x="0" y="0"/>
                                      </a:lnTo>
                                      <a:lnTo>
                                        <a:pt x="0" y="1117600"/>
                                      </a:lnTo>
                                      <a:lnTo>
                                        <a:pt x="5778500" y="11176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57FC0754" id="Group 48" o:spid="_x0000_s1026" style="position:absolute;margin-left:25pt;margin-top:13.4pt;width:455pt;height:88pt;z-index:-16696320;mso-wrap-distance-left:0;mso-wrap-distance-right:0" coordsize="57785,1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">
                      <v:shape id="Graphic 49" o:spid="_x0000_s1027" style="position:absolute;width:57785;height:11176;visibility:visible;mso-wrap-style:square;v-text-anchor:top" coordsize="5778500,11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" path="m5778500,l,,,1117600r5778500,l5778500,xe" fillcolor="#dfebf4" stroked="f">
                        <v:path arrowok="t"/>
                      </v:shape>
                    </v:group>
                  </w:pict>
                </mc:Fallback>
              </mc:AlternateContent>
            </w:r>
            <w:r>
              <w:rPr>
                <w:rFonts w:ascii="Arial"/>
                <w:color w:val="333333"/>
                <w:sz w:val="20"/>
              </w:rPr>
              <w:t>Will you be obtaining, using, studying, analyzing, or generating identifiable private information or identifiable</w:t>
            </w:r>
            <w:r>
              <w:rPr>
                <w:rFonts w:ascii="Arial"/>
                <w:color w:val="333333"/>
                <w:spacing w:val="-1"/>
                <w:sz w:val="20"/>
              </w:rPr>
              <w:t xml:space="preserve"> </w:t>
            </w:r>
            <w:r>
              <w:rPr>
                <w:rFonts w:ascii="Arial"/>
                <w:color w:val="333333"/>
                <w:sz w:val="20"/>
              </w:rPr>
              <w:t>biospecimens</w:t>
            </w:r>
            <w:r>
              <w:rPr>
                <w:rFonts w:ascii="Arial"/>
                <w:color w:val="333333"/>
                <w:spacing w:val="-1"/>
                <w:sz w:val="20"/>
              </w:rPr>
              <w:t xml:space="preserve"> </w:t>
            </w:r>
            <w:r>
              <w:rPr>
                <w:rFonts w:ascii="Arial"/>
                <w:color w:val="333333"/>
                <w:sz w:val="20"/>
              </w:rPr>
              <w:t>collected</w:t>
            </w:r>
            <w:r>
              <w:rPr>
                <w:rFonts w:ascii="Arial"/>
                <w:color w:val="333333"/>
                <w:spacing w:val="-1"/>
                <w:sz w:val="20"/>
              </w:rPr>
              <w:t xml:space="preserve"> </w:t>
            </w:r>
            <w:r>
              <w:rPr>
                <w:rFonts w:ascii="Arial"/>
                <w:color w:val="333333"/>
                <w:sz w:val="20"/>
              </w:rPr>
              <w:t>through</w:t>
            </w:r>
            <w:r>
              <w:rPr>
                <w:rFonts w:ascii="Arial"/>
                <w:color w:val="333333"/>
                <w:spacing w:val="-1"/>
                <w:sz w:val="20"/>
              </w:rPr>
              <w:t xml:space="preserve"> </w:t>
            </w:r>
            <w:r>
              <w:rPr>
                <w:rFonts w:ascii="Arial"/>
                <w:color w:val="333333"/>
                <w:sz w:val="20"/>
              </w:rPr>
              <w:t>means</w:t>
            </w:r>
            <w:r>
              <w:rPr>
                <w:rFonts w:ascii="Arial"/>
                <w:color w:val="333333"/>
                <w:spacing w:val="-1"/>
                <w:sz w:val="20"/>
              </w:rPr>
              <w:t xml:space="preserve"> </w:t>
            </w:r>
            <w:r>
              <w:rPr>
                <w:rFonts w:ascii="Arial"/>
                <w:color w:val="333333"/>
                <w:sz w:val="20"/>
              </w:rPr>
              <w:t>other</w:t>
            </w:r>
            <w:r>
              <w:rPr>
                <w:rFonts w:ascii="Arial"/>
                <w:color w:val="333333"/>
                <w:spacing w:val="-1"/>
                <w:sz w:val="20"/>
              </w:rPr>
              <w:t xml:space="preserve"> </w:t>
            </w:r>
            <w:r>
              <w:rPr>
                <w:rFonts w:ascii="Arial"/>
                <w:color w:val="333333"/>
                <w:sz w:val="20"/>
              </w:rPr>
              <w:t>than</w:t>
            </w:r>
            <w:r>
              <w:rPr>
                <w:rFonts w:ascii="Arial"/>
                <w:color w:val="333333"/>
                <w:spacing w:val="-1"/>
                <w:sz w:val="20"/>
              </w:rPr>
              <w:t xml:space="preserve"> </w:t>
            </w:r>
            <w:r>
              <w:rPr>
                <w:rFonts w:ascii="Arial"/>
                <w:color w:val="333333"/>
                <w:sz w:val="20"/>
              </w:rPr>
              <w:t>direct</w:t>
            </w:r>
            <w:r>
              <w:rPr>
                <w:rFonts w:ascii="Arial"/>
                <w:color w:val="333333"/>
                <w:spacing w:val="-1"/>
                <w:sz w:val="20"/>
              </w:rPr>
              <w:t xml:space="preserve"> </w:t>
            </w:r>
            <w:r>
              <w:rPr>
                <w:rFonts w:ascii="Arial"/>
                <w:color w:val="333333"/>
                <w:sz w:val="20"/>
              </w:rPr>
              <w:t>interaction?</w:t>
            </w:r>
            <w:r>
              <w:rPr>
                <w:rFonts w:ascii="Arial"/>
                <w:color w:val="333333"/>
                <w:spacing w:val="-1"/>
                <w:sz w:val="20"/>
              </w:rPr>
              <w:t xml:space="preserve"> </w:t>
            </w:r>
            <w:r>
              <w:rPr>
                <w:rFonts w:ascii="Arial"/>
                <w:color w:val="333333"/>
                <w:sz w:val="20"/>
              </w:rPr>
              <w:t>This</w:t>
            </w:r>
            <w:r>
              <w:rPr>
                <w:rFonts w:ascii="Arial"/>
                <w:color w:val="333333"/>
                <w:spacing w:val="-1"/>
                <w:sz w:val="20"/>
              </w:rPr>
              <w:t xml:space="preserve"> </w:t>
            </w:r>
            <w:r>
              <w:rPr>
                <w:rFonts w:ascii="Arial"/>
                <w:color w:val="333333"/>
                <w:sz w:val="20"/>
              </w:rPr>
              <w:t>would</w:t>
            </w:r>
            <w:r>
              <w:rPr>
                <w:rFonts w:ascii="Arial"/>
                <w:color w:val="333333"/>
                <w:spacing w:val="-1"/>
                <w:sz w:val="20"/>
              </w:rPr>
              <w:t xml:space="preserve"> </w:t>
            </w:r>
            <w:r>
              <w:rPr>
                <w:rFonts w:ascii="Arial"/>
                <w:color w:val="333333"/>
                <w:sz w:val="20"/>
              </w:rPr>
              <w:t>include data, records or biological specimens that are currently existing or will be collected in the future for purposes</w:t>
            </w:r>
            <w:r>
              <w:rPr>
                <w:rFonts w:ascii="Arial"/>
                <w:color w:val="333333"/>
                <w:spacing w:val="-4"/>
                <w:sz w:val="20"/>
              </w:rPr>
              <w:t xml:space="preserve"> </w:t>
            </w:r>
            <w:r>
              <w:rPr>
                <w:rFonts w:ascii="Arial"/>
                <w:color w:val="333333"/>
                <w:sz w:val="20"/>
              </w:rPr>
              <w:t>other</w:t>
            </w:r>
            <w:r>
              <w:rPr>
                <w:rFonts w:ascii="Arial"/>
                <w:color w:val="333333"/>
                <w:spacing w:val="-4"/>
                <w:sz w:val="20"/>
              </w:rPr>
              <w:t xml:space="preserve"> </w:t>
            </w:r>
            <w:r>
              <w:rPr>
                <w:rFonts w:ascii="Arial"/>
                <w:color w:val="333333"/>
                <w:sz w:val="20"/>
              </w:rPr>
              <w:t>than</w:t>
            </w:r>
            <w:r>
              <w:rPr>
                <w:rFonts w:ascii="Arial"/>
                <w:color w:val="333333"/>
                <w:spacing w:val="-4"/>
                <w:sz w:val="20"/>
              </w:rPr>
              <w:t xml:space="preserve"> </w:t>
            </w:r>
            <w:r>
              <w:rPr>
                <w:rFonts w:ascii="Arial"/>
                <w:color w:val="333333"/>
                <w:sz w:val="20"/>
              </w:rPr>
              <w:t>this</w:t>
            </w:r>
            <w:r>
              <w:rPr>
                <w:rFonts w:ascii="Arial"/>
                <w:color w:val="333333"/>
                <w:spacing w:val="-4"/>
                <w:sz w:val="20"/>
              </w:rPr>
              <w:t xml:space="preserve"> </w:t>
            </w:r>
            <w:r>
              <w:rPr>
                <w:rFonts w:ascii="Arial"/>
                <w:color w:val="333333"/>
                <w:sz w:val="20"/>
              </w:rPr>
              <w:t>proposed</w:t>
            </w:r>
            <w:r>
              <w:rPr>
                <w:rFonts w:ascii="Arial"/>
                <w:color w:val="333333"/>
                <w:spacing w:val="-4"/>
                <w:sz w:val="20"/>
              </w:rPr>
              <w:t xml:space="preserve"> </w:t>
            </w:r>
            <w:r>
              <w:rPr>
                <w:rFonts w:ascii="Arial"/>
                <w:color w:val="333333"/>
                <w:sz w:val="20"/>
              </w:rPr>
              <w:t>research</w:t>
            </w:r>
            <w:r>
              <w:rPr>
                <w:rFonts w:ascii="Arial"/>
                <w:color w:val="333333"/>
                <w:spacing w:val="-4"/>
                <w:sz w:val="20"/>
              </w:rPr>
              <w:t xml:space="preserve"> </w:t>
            </w:r>
            <w:r>
              <w:rPr>
                <w:rFonts w:ascii="Arial"/>
                <w:color w:val="333333"/>
                <w:sz w:val="20"/>
              </w:rPr>
              <w:t>(e.g.,</w:t>
            </w:r>
            <w:r>
              <w:rPr>
                <w:rFonts w:ascii="Arial"/>
                <w:color w:val="333333"/>
                <w:spacing w:val="-4"/>
                <w:sz w:val="20"/>
              </w:rPr>
              <w:t xml:space="preserve"> </w:t>
            </w:r>
            <w:r>
              <w:rPr>
                <w:rFonts w:ascii="Arial"/>
                <w:color w:val="333333"/>
                <w:sz w:val="20"/>
              </w:rPr>
              <w:t>medical</w:t>
            </w:r>
            <w:r>
              <w:rPr>
                <w:rFonts w:ascii="Arial"/>
                <w:color w:val="333333"/>
                <w:spacing w:val="-4"/>
                <w:sz w:val="20"/>
              </w:rPr>
              <w:t xml:space="preserve"> </w:t>
            </w:r>
            <w:r>
              <w:rPr>
                <w:rFonts w:ascii="Arial"/>
                <w:color w:val="333333"/>
                <w:sz w:val="20"/>
              </w:rPr>
              <w:t>records,</w:t>
            </w:r>
            <w:r>
              <w:rPr>
                <w:rFonts w:ascii="Arial"/>
                <w:color w:val="333333"/>
                <w:spacing w:val="-4"/>
                <w:sz w:val="20"/>
              </w:rPr>
              <w:t xml:space="preserve"> </w:t>
            </w:r>
            <w:r>
              <w:rPr>
                <w:rFonts w:ascii="Arial"/>
                <w:color w:val="333333"/>
                <w:sz w:val="20"/>
              </w:rPr>
              <w:t>ongoing</w:t>
            </w:r>
            <w:r>
              <w:rPr>
                <w:rFonts w:ascii="Arial"/>
                <w:color w:val="333333"/>
                <w:spacing w:val="-4"/>
                <w:sz w:val="20"/>
              </w:rPr>
              <w:t xml:space="preserve"> </w:t>
            </w:r>
            <w:r>
              <w:rPr>
                <w:rFonts w:ascii="Arial"/>
                <w:color w:val="333333"/>
                <w:sz w:val="20"/>
              </w:rPr>
              <w:t>collection</w:t>
            </w:r>
            <w:r>
              <w:rPr>
                <w:rFonts w:ascii="Arial"/>
                <w:color w:val="333333"/>
                <w:spacing w:val="-4"/>
                <w:sz w:val="20"/>
              </w:rPr>
              <w:t xml:space="preserve"> </w:t>
            </w:r>
            <w:r>
              <w:rPr>
                <w:rFonts w:ascii="Arial"/>
                <w:color w:val="333333"/>
                <w:sz w:val="20"/>
              </w:rPr>
              <w:t>of</w:t>
            </w:r>
            <w:r>
              <w:rPr>
                <w:rFonts w:ascii="Arial"/>
                <w:color w:val="333333"/>
                <w:spacing w:val="-4"/>
                <w:sz w:val="20"/>
              </w:rPr>
              <w:t xml:space="preserve"> </w:t>
            </w:r>
            <w:r>
              <w:rPr>
                <w:rFonts w:ascii="Arial"/>
                <w:color w:val="333333"/>
                <w:sz w:val="20"/>
              </w:rPr>
              <w:t>specimens for a tissue repository).</w:t>
            </w:r>
          </w:p>
          <w:p w14:paraId="3897449B" w14:textId="77777777" w:rsidR="00814875" w:rsidRDefault="00EA5180">
            <w:pPr>
              <w:pStyle w:val="TableParagraph"/>
              <w:spacing w:line="214" w:lineRule="exact"/>
              <w:ind w:left="500"/>
              <w:rPr>
                <w:rFonts w:ascii="Arial"/>
                <w:sz w:val="20"/>
              </w:rPr>
            </w:pPr>
            <w:r>
              <w:rPr>
                <w:rFonts w:ascii="Arial"/>
                <w:color w:val="333333"/>
                <w:spacing w:val="-5"/>
                <w:sz w:val="20"/>
                <w:u w:val="single" w:color="333333"/>
              </w:rPr>
              <w:t>OR</w:t>
            </w:r>
          </w:p>
          <w:p w14:paraId="1E2FCA8C" w14:textId="77777777" w:rsidR="00814875" w:rsidRDefault="00EA5180">
            <w:pPr>
              <w:pStyle w:val="TableParagraph"/>
              <w:spacing w:before="2" w:line="230" w:lineRule="auto"/>
              <w:ind w:left="500" w:right="1087"/>
              <w:rPr>
                <w:rFonts w:ascii="Arial"/>
                <w:sz w:val="20"/>
              </w:rPr>
            </w:pPr>
            <w:r>
              <w:rPr>
                <w:rFonts w:ascii="Arial"/>
                <w:color w:val="333333"/>
                <w:sz w:val="20"/>
              </w:rPr>
              <w:t>Will</w:t>
            </w:r>
            <w:r>
              <w:rPr>
                <w:rFonts w:ascii="Arial"/>
                <w:color w:val="333333"/>
                <w:spacing w:val="-3"/>
                <w:sz w:val="20"/>
              </w:rPr>
              <w:t xml:space="preserve"> </w:t>
            </w:r>
            <w:r>
              <w:rPr>
                <w:rFonts w:ascii="Arial"/>
                <w:color w:val="333333"/>
                <w:sz w:val="20"/>
              </w:rPr>
              <w:t>you</w:t>
            </w:r>
            <w:r>
              <w:rPr>
                <w:rFonts w:ascii="Arial"/>
                <w:color w:val="333333"/>
                <w:spacing w:val="-3"/>
                <w:sz w:val="20"/>
              </w:rPr>
              <w:t xml:space="preserve"> </w:t>
            </w:r>
            <w:r>
              <w:rPr>
                <w:rFonts w:ascii="Arial"/>
                <w:color w:val="333333"/>
                <w:sz w:val="20"/>
              </w:rPr>
              <w:t>be</w:t>
            </w:r>
            <w:r>
              <w:rPr>
                <w:rFonts w:ascii="Arial"/>
                <w:color w:val="333333"/>
                <w:spacing w:val="-3"/>
                <w:sz w:val="20"/>
              </w:rPr>
              <w:t xml:space="preserve"> </w:t>
            </w:r>
            <w:r>
              <w:rPr>
                <w:rFonts w:ascii="Arial"/>
                <w:color w:val="333333"/>
                <w:sz w:val="20"/>
              </w:rPr>
              <w:t>using</w:t>
            </w:r>
            <w:r>
              <w:rPr>
                <w:rFonts w:ascii="Arial"/>
                <w:color w:val="333333"/>
                <w:spacing w:val="-3"/>
                <w:sz w:val="20"/>
              </w:rPr>
              <w:t xml:space="preserve"> </w:t>
            </w:r>
            <w:r>
              <w:rPr>
                <w:rFonts w:ascii="Arial"/>
                <w:color w:val="333333"/>
                <w:sz w:val="20"/>
              </w:rPr>
              <w:t>human</w:t>
            </w:r>
            <w:r>
              <w:rPr>
                <w:rFonts w:ascii="Arial"/>
                <w:color w:val="333333"/>
                <w:spacing w:val="-3"/>
                <w:sz w:val="20"/>
              </w:rPr>
              <w:t xml:space="preserve"> </w:t>
            </w:r>
            <w:r>
              <w:rPr>
                <w:rFonts w:ascii="Arial"/>
                <w:color w:val="333333"/>
                <w:sz w:val="20"/>
              </w:rPr>
              <w:t>specimens</w:t>
            </w:r>
            <w:r>
              <w:rPr>
                <w:rFonts w:ascii="Arial"/>
                <w:color w:val="333333"/>
                <w:spacing w:val="-3"/>
                <w:sz w:val="20"/>
              </w:rPr>
              <w:t xml:space="preserve"> </w:t>
            </w:r>
            <w:r>
              <w:rPr>
                <w:rFonts w:ascii="Arial"/>
                <w:color w:val="333333"/>
                <w:sz w:val="20"/>
              </w:rPr>
              <w:t>that</w:t>
            </w:r>
            <w:r>
              <w:rPr>
                <w:rFonts w:ascii="Arial"/>
                <w:color w:val="333333"/>
                <w:spacing w:val="-3"/>
                <w:sz w:val="20"/>
              </w:rPr>
              <w:t xml:space="preserve"> </w:t>
            </w:r>
            <w:r>
              <w:rPr>
                <w:rFonts w:ascii="Arial"/>
                <w:color w:val="333333"/>
                <w:sz w:val="20"/>
              </w:rPr>
              <w:t>are</w:t>
            </w:r>
            <w:r>
              <w:rPr>
                <w:rFonts w:ascii="Arial"/>
                <w:color w:val="333333"/>
                <w:spacing w:val="-3"/>
                <w:sz w:val="20"/>
              </w:rPr>
              <w:t xml:space="preserve"> </w:t>
            </w:r>
            <w:r>
              <w:rPr>
                <w:rFonts w:ascii="Arial"/>
                <w:color w:val="333333"/>
                <w:sz w:val="20"/>
              </w:rPr>
              <w:t>not</w:t>
            </w:r>
            <w:r>
              <w:rPr>
                <w:rFonts w:ascii="Arial"/>
                <w:color w:val="333333"/>
                <w:spacing w:val="-3"/>
                <w:sz w:val="20"/>
              </w:rPr>
              <w:t xml:space="preserve"> </w:t>
            </w:r>
            <w:r>
              <w:rPr>
                <w:rFonts w:ascii="Arial"/>
                <w:color w:val="333333"/>
                <w:sz w:val="20"/>
              </w:rPr>
              <w:t>individually</w:t>
            </w:r>
            <w:r>
              <w:rPr>
                <w:rFonts w:ascii="Arial"/>
                <w:color w:val="333333"/>
                <w:spacing w:val="-3"/>
                <w:sz w:val="20"/>
              </w:rPr>
              <w:t xml:space="preserve"> </w:t>
            </w:r>
            <w:r>
              <w:rPr>
                <w:rFonts w:ascii="Arial"/>
                <w:color w:val="333333"/>
                <w:sz w:val="20"/>
              </w:rPr>
              <w:t>identifiable</w:t>
            </w:r>
            <w:r>
              <w:rPr>
                <w:rFonts w:ascii="Arial"/>
                <w:color w:val="333333"/>
                <w:spacing w:val="-3"/>
                <w:sz w:val="20"/>
              </w:rPr>
              <w:t xml:space="preserve"> </w:t>
            </w:r>
            <w:r>
              <w:rPr>
                <w:rFonts w:ascii="Arial"/>
                <w:color w:val="333333"/>
                <w:sz w:val="20"/>
              </w:rPr>
              <w:t xml:space="preserve">for </w:t>
            </w:r>
            <w:hyperlink r:id="rId30">
              <w:r>
                <w:rPr>
                  <w:rFonts w:ascii="Arial"/>
                  <w:color w:val="0000FF"/>
                  <w:sz w:val="20"/>
                  <w:u w:val="single" w:color="0000FF"/>
                </w:rPr>
                <w:t>FDA-regulated</w:t>
              </w:r>
              <w:r>
                <w:rPr>
                  <w:rFonts w:ascii="Arial"/>
                  <w:color w:val="0000FF"/>
                  <w:spacing w:val="-3"/>
                  <w:sz w:val="20"/>
                  <w:u w:val="single" w:color="0000FF"/>
                </w:rPr>
                <w:t xml:space="preserve"> </w:t>
              </w:r>
              <w:r>
                <w:rPr>
                  <w:rFonts w:ascii="Arial"/>
                  <w:color w:val="0000FF"/>
                  <w:sz w:val="20"/>
                  <w:u w:val="single" w:color="0000FF"/>
                </w:rPr>
                <w:t>in</w:t>
              </w:r>
              <w:r>
                <w:rPr>
                  <w:rFonts w:ascii="Arial"/>
                  <w:color w:val="0000FF"/>
                  <w:spacing w:val="-3"/>
                  <w:sz w:val="20"/>
                  <w:u w:val="single" w:color="0000FF"/>
                </w:rPr>
                <w:t xml:space="preserve"> </w:t>
              </w:r>
              <w:r>
                <w:rPr>
                  <w:rFonts w:ascii="Arial"/>
                  <w:color w:val="0000FF"/>
                  <w:sz w:val="20"/>
                  <w:u w:val="single" w:color="0000FF"/>
                </w:rPr>
                <w:t>vitro</w:t>
              </w:r>
            </w:hyperlink>
            <w:r>
              <w:rPr>
                <w:rFonts w:ascii="Arial"/>
                <w:color w:val="0000FF"/>
                <w:sz w:val="20"/>
              </w:rPr>
              <w:t xml:space="preserve"> </w:t>
            </w:r>
            <w:hyperlink r:id="rId31">
              <w:r>
                <w:rPr>
                  <w:rFonts w:ascii="Arial"/>
                  <w:color w:val="0000FF"/>
                  <w:sz w:val="20"/>
                  <w:u w:val="single" w:color="0000FF"/>
                </w:rPr>
                <w:t>diagnostic (IVD) device investigations</w:t>
              </w:r>
            </w:hyperlink>
            <w:r>
              <w:rPr>
                <w:rFonts w:ascii="Arial"/>
                <w:color w:val="333333"/>
                <w:sz w:val="20"/>
              </w:rPr>
              <w:t>?</w:t>
            </w:r>
          </w:p>
          <w:p w14:paraId="2A7A2757" w14:textId="77777777" w:rsidR="00814875" w:rsidRDefault="00EA5180">
            <w:pPr>
              <w:pStyle w:val="TableParagraph"/>
              <w:spacing w:before="55"/>
              <w:ind w:left="560"/>
              <w:rPr>
                <w:sz w:val="24"/>
              </w:rPr>
            </w:pPr>
            <w:r>
              <w:rPr>
                <w:color w:val="333333"/>
                <w:spacing w:val="-5"/>
                <w:sz w:val="24"/>
              </w:rPr>
              <w:t>Yes</w:t>
            </w:r>
          </w:p>
          <w:p w14:paraId="2B43FD36" w14:textId="77777777" w:rsidR="00814875" w:rsidRDefault="00814875">
            <w:pPr>
              <w:pStyle w:val="TableParagraph"/>
              <w:spacing w:before="184"/>
              <w:ind w:left="0"/>
              <w:rPr>
                <w:rFonts w:ascii="Arial"/>
                <w:sz w:val="24"/>
              </w:rPr>
            </w:pPr>
          </w:p>
          <w:p w14:paraId="6A55DAD4" w14:textId="77777777" w:rsidR="00814875" w:rsidRDefault="00EA5180">
            <w:pPr>
              <w:pStyle w:val="TableParagraph"/>
              <w:ind w:left="260"/>
              <w:rPr>
                <w:rFonts w:ascii="Arial"/>
                <w:i/>
                <w:sz w:val="20"/>
              </w:rPr>
            </w:pPr>
            <w:r>
              <w:rPr>
                <w:rFonts w:ascii="Arial"/>
                <w:i/>
                <w:color w:val="333333"/>
                <w:sz w:val="20"/>
              </w:rPr>
              <w:t>The</w:t>
            </w:r>
            <w:r>
              <w:rPr>
                <w:rFonts w:ascii="Arial"/>
                <w:i/>
                <w:color w:val="333333"/>
                <w:spacing w:val="-2"/>
                <w:sz w:val="20"/>
              </w:rPr>
              <w:t xml:space="preserve"> </w:t>
            </w:r>
            <w:r>
              <w:rPr>
                <w:rFonts w:ascii="Arial"/>
                <w:i/>
                <w:color w:val="333333"/>
                <w:sz w:val="20"/>
              </w:rPr>
              <w:t>following</w:t>
            </w:r>
            <w:r>
              <w:rPr>
                <w:rFonts w:ascii="Arial"/>
                <w:i/>
                <w:color w:val="333333"/>
                <w:spacing w:val="-1"/>
                <w:sz w:val="20"/>
              </w:rPr>
              <w:t xml:space="preserve"> </w:t>
            </w:r>
            <w:r>
              <w:rPr>
                <w:rFonts w:ascii="Arial"/>
                <w:i/>
                <w:color w:val="333333"/>
                <w:sz w:val="20"/>
              </w:rPr>
              <w:t>questions</w:t>
            </w:r>
            <w:r>
              <w:rPr>
                <w:rFonts w:ascii="Arial"/>
                <w:i/>
                <w:color w:val="333333"/>
                <w:spacing w:val="-1"/>
                <w:sz w:val="20"/>
              </w:rPr>
              <w:t xml:space="preserve"> </w:t>
            </w:r>
            <w:r>
              <w:rPr>
                <w:rFonts w:ascii="Arial"/>
                <w:i/>
                <w:color w:val="333333"/>
                <w:sz w:val="20"/>
              </w:rPr>
              <w:t>will</w:t>
            </w:r>
            <w:r>
              <w:rPr>
                <w:rFonts w:ascii="Arial"/>
                <w:i/>
                <w:color w:val="333333"/>
                <w:spacing w:val="-1"/>
                <w:sz w:val="20"/>
              </w:rPr>
              <w:t xml:space="preserve"> </w:t>
            </w:r>
            <w:r>
              <w:rPr>
                <w:rFonts w:ascii="Arial"/>
                <w:i/>
                <w:color w:val="333333"/>
                <w:sz w:val="20"/>
              </w:rPr>
              <w:t>help</w:t>
            </w:r>
            <w:r>
              <w:rPr>
                <w:rFonts w:ascii="Arial"/>
                <w:i/>
                <w:color w:val="333333"/>
                <w:spacing w:val="-1"/>
                <w:sz w:val="20"/>
              </w:rPr>
              <w:t xml:space="preserve"> </w:t>
            </w:r>
            <w:r>
              <w:rPr>
                <w:rFonts w:ascii="Arial"/>
                <w:i/>
                <w:color w:val="333333"/>
                <w:sz w:val="20"/>
              </w:rPr>
              <w:t>build</w:t>
            </w:r>
            <w:r>
              <w:rPr>
                <w:rFonts w:ascii="Arial"/>
                <w:i/>
                <w:color w:val="333333"/>
                <w:spacing w:val="-1"/>
                <w:sz w:val="20"/>
              </w:rPr>
              <w:t xml:space="preserve"> </w:t>
            </w:r>
            <w:r>
              <w:rPr>
                <w:rFonts w:ascii="Arial"/>
                <w:i/>
                <w:color w:val="333333"/>
                <w:sz w:val="20"/>
              </w:rPr>
              <w:t>the</w:t>
            </w:r>
            <w:r>
              <w:rPr>
                <w:rFonts w:ascii="Arial"/>
                <w:i/>
                <w:color w:val="333333"/>
                <w:spacing w:val="-1"/>
                <w:sz w:val="20"/>
              </w:rPr>
              <w:t xml:space="preserve"> </w:t>
            </w:r>
            <w:r>
              <w:rPr>
                <w:rFonts w:ascii="Arial"/>
                <w:i/>
                <w:color w:val="333333"/>
                <w:sz w:val="20"/>
              </w:rPr>
              <w:t>remainder</w:t>
            </w:r>
            <w:r>
              <w:rPr>
                <w:rFonts w:ascii="Arial"/>
                <w:i/>
                <w:color w:val="333333"/>
                <w:spacing w:val="-1"/>
                <w:sz w:val="20"/>
              </w:rPr>
              <w:t xml:space="preserve"> </w:t>
            </w:r>
            <w:r>
              <w:rPr>
                <w:rFonts w:ascii="Arial"/>
                <w:i/>
                <w:color w:val="333333"/>
                <w:sz w:val="20"/>
              </w:rPr>
              <w:t>of</w:t>
            </w:r>
            <w:r>
              <w:rPr>
                <w:rFonts w:ascii="Arial"/>
                <w:i/>
                <w:color w:val="333333"/>
                <w:spacing w:val="-1"/>
                <w:sz w:val="20"/>
              </w:rPr>
              <w:t xml:space="preserve"> </w:t>
            </w:r>
            <w:r>
              <w:rPr>
                <w:rFonts w:ascii="Arial"/>
                <w:i/>
                <w:color w:val="333333"/>
                <w:sz w:val="20"/>
              </w:rPr>
              <w:t>your</w:t>
            </w:r>
            <w:r>
              <w:rPr>
                <w:rFonts w:ascii="Arial"/>
                <w:i/>
                <w:color w:val="333333"/>
                <w:spacing w:val="-1"/>
                <w:sz w:val="20"/>
              </w:rPr>
              <w:t xml:space="preserve"> </w:t>
            </w:r>
            <w:r>
              <w:rPr>
                <w:rFonts w:ascii="Arial"/>
                <w:i/>
                <w:color w:val="333333"/>
                <w:spacing w:val="-2"/>
                <w:sz w:val="20"/>
              </w:rPr>
              <w:t>application.</w:t>
            </w:r>
          </w:p>
          <w:p w14:paraId="7AB8EB87" w14:textId="77777777" w:rsidR="00814875" w:rsidRDefault="00EA5180">
            <w:pPr>
              <w:pStyle w:val="TableParagraph"/>
              <w:numPr>
                <w:ilvl w:val="0"/>
                <w:numId w:val="7"/>
              </w:numPr>
              <w:tabs>
                <w:tab w:val="left" w:pos="500"/>
              </w:tabs>
              <w:spacing w:before="158" w:line="230" w:lineRule="auto"/>
              <w:ind w:right="1279"/>
              <w:rPr>
                <w:rFonts w:ascii="Arial"/>
                <w:sz w:val="20"/>
              </w:rPr>
            </w:pPr>
            <w:r>
              <w:rPr>
                <w:rFonts w:ascii="Arial"/>
                <w:noProof/>
                <w:sz w:val="20"/>
              </w:rPr>
              <mc:AlternateContent>
                <mc:Choice Requires="wpg">
                  <w:drawing>
                    <wp:anchor distT="0" distB="0" distL="0" distR="0" simplePos="0" relativeHeight="486620672" behindDoc="1" locked="0" layoutInCell="1" allowOverlap="1" wp14:anchorId="3D5119A8" wp14:editId="6B520CBC">
                      <wp:simplePos x="0" y="0"/>
                      <wp:positionH relativeFrom="column">
                        <wp:posOffset>317500</wp:posOffset>
                      </wp:positionH>
                      <wp:positionV relativeFrom="paragraph">
                        <wp:posOffset>113089</wp:posOffset>
                      </wp:positionV>
                      <wp:extent cx="5778500" cy="4191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419100"/>
                                <a:chOff x="0" y="0"/>
                                <a:chExt cx="5778500" cy="419100"/>
                              </a:xfrm>
                            </wpg:grpSpPr>
                            <wps:wsp>
                              <wps:cNvPr id="51" name="Graphic 51"/>
                              <wps:cNvSpPr/>
                              <wps:spPr>
                                <a:xfrm>
                                  <a:off x="0" y="0"/>
                                  <a:ext cx="5778500" cy="419100"/>
                                </a:xfrm>
                                <a:custGeom>
                                  <a:avLst/>
                                  <a:gdLst/>
                                  <a:ahLst/>
                                  <a:cxnLst/>
                                  <a:rect l="l" t="t" r="r" b="b"/>
                                  <a:pathLst>
                                    <a:path w="5778500" h="419100">
                                      <a:moveTo>
                                        <a:pt x="5778500" y="0"/>
                                      </a:moveTo>
                                      <a:lnTo>
                                        <a:pt x="0" y="0"/>
                                      </a:lnTo>
                                      <a:lnTo>
                                        <a:pt x="0" y="419100"/>
                                      </a:lnTo>
                                      <a:lnTo>
                                        <a:pt x="5778500" y="4191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7C8DE640" id="Group 50" o:spid="_x0000_s1026" style="position:absolute;margin-left:25pt;margin-top:8.9pt;width:455pt;height:33pt;z-index:-16695808;mso-wrap-distance-left:0;mso-wrap-distance-right:0" coordsize="57785,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">
                      <v:shape id="Graphic 51" o:spid="_x0000_s1027" style="position:absolute;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" path="m5778500,l,,,419100r5778500,l5778500,xe" fillcolor="#dfebf4" stroked="f">
                        <v:path arrowok="t"/>
                      </v:shape>
                    </v:group>
                  </w:pict>
                </mc:Fallback>
              </mc:AlternateContent>
            </w:r>
            <w:r>
              <w:rPr>
                <w:rFonts w:ascii="Arial"/>
                <w:color w:val="333333"/>
                <w:sz w:val="20"/>
              </w:rPr>
              <w:t>Will subjects be studied in the Clinical and Translational Research Center (CTRC) or is the CTRC involved</w:t>
            </w:r>
            <w:r>
              <w:rPr>
                <w:rFonts w:ascii="Arial"/>
                <w:color w:val="333333"/>
                <w:spacing w:val="-3"/>
                <w:sz w:val="20"/>
              </w:rPr>
              <w:t xml:space="preserve"> </w:t>
            </w:r>
            <w:r>
              <w:rPr>
                <w:rFonts w:ascii="Arial"/>
                <w:color w:val="333333"/>
                <w:sz w:val="20"/>
              </w:rPr>
              <w:t>in</w:t>
            </w:r>
            <w:r>
              <w:rPr>
                <w:rFonts w:ascii="Arial"/>
                <w:color w:val="333333"/>
                <w:spacing w:val="-3"/>
                <w:sz w:val="20"/>
              </w:rPr>
              <w:t xml:space="preserve"> </w:t>
            </w:r>
            <w:r>
              <w:rPr>
                <w:rFonts w:ascii="Arial"/>
                <w:color w:val="333333"/>
                <w:sz w:val="20"/>
              </w:rPr>
              <w:t>any</w:t>
            </w:r>
            <w:r>
              <w:rPr>
                <w:rFonts w:ascii="Arial"/>
                <w:color w:val="333333"/>
                <w:spacing w:val="-3"/>
                <w:sz w:val="20"/>
              </w:rPr>
              <w:t xml:space="preserve"> </w:t>
            </w:r>
            <w:r>
              <w:rPr>
                <w:rFonts w:ascii="Arial"/>
                <w:color w:val="333333"/>
                <w:sz w:val="20"/>
              </w:rPr>
              <w:t>other</w:t>
            </w:r>
            <w:r>
              <w:rPr>
                <w:rFonts w:ascii="Arial"/>
                <w:color w:val="333333"/>
                <w:spacing w:val="-3"/>
                <w:sz w:val="20"/>
              </w:rPr>
              <w:t xml:space="preserve"> </w:t>
            </w:r>
            <w:r>
              <w:rPr>
                <w:rFonts w:ascii="Arial"/>
                <w:color w:val="333333"/>
                <w:sz w:val="20"/>
              </w:rPr>
              <w:t>way</w:t>
            </w:r>
            <w:r>
              <w:rPr>
                <w:rFonts w:ascii="Arial"/>
                <w:color w:val="333333"/>
                <w:spacing w:val="-3"/>
                <w:sz w:val="20"/>
              </w:rPr>
              <w:t xml:space="preserve"> </w:t>
            </w:r>
            <w:r>
              <w:rPr>
                <w:rFonts w:ascii="Arial"/>
                <w:color w:val="333333"/>
                <w:sz w:val="20"/>
              </w:rPr>
              <w:t>with</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r>
              <w:rPr>
                <w:rFonts w:ascii="Arial"/>
                <w:color w:val="333333"/>
                <w:sz w:val="20"/>
              </w:rPr>
              <w:t>study?</w:t>
            </w:r>
            <w:r>
              <w:rPr>
                <w:rFonts w:ascii="Arial"/>
                <w:color w:val="333333"/>
                <w:spacing w:val="-3"/>
                <w:sz w:val="20"/>
              </w:rPr>
              <w:t xml:space="preserve"> </w:t>
            </w:r>
            <w:r>
              <w:rPr>
                <w:rFonts w:ascii="Arial"/>
                <w:color w:val="333333"/>
                <w:sz w:val="20"/>
              </w:rPr>
              <w:t>(If</w:t>
            </w:r>
            <w:r>
              <w:rPr>
                <w:rFonts w:ascii="Arial"/>
                <w:color w:val="333333"/>
                <w:spacing w:val="-3"/>
                <w:sz w:val="20"/>
              </w:rPr>
              <w:t xml:space="preserve"> </w:t>
            </w:r>
            <w:r>
              <w:rPr>
                <w:rFonts w:ascii="Arial"/>
                <w:color w:val="333333"/>
                <w:sz w:val="20"/>
              </w:rPr>
              <w:t>yes,</w:t>
            </w:r>
            <w:r>
              <w:rPr>
                <w:rFonts w:ascii="Arial"/>
                <w:color w:val="333333"/>
                <w:spacing w:val="-3"/>
                <w:sz w:val="20"/>
              </w:rPr>
              <w:t xml:space="preserve"> </w:t>
            </w:r>
            <w:r>
              <w:rPr>
                <w:rFonts w:ascii="Arial"/>
                <w:color w:val="333333"/>
                <w:sz w:val="20"/>
              </w:rPr>
              <w:t>this</w:t>
            </w:r>
            <w:r>
              <w:rPr>
                <w:rFonts w:ascii="Arial"/>
                <w:color w:val="333333"/>
                <w:spacing w:val="-3"/>
                <w:sz w:val="20"/>
              </w:rPr>
              <w:t xml:space="preserve"> </w:t>
            </w:r>
            <w:r>
              <w:rPr>
                <w:rFonts w:ascii="Arial"/>
                <w:color w:val="333333"/>
                <w:sz w:val="20"/>
              </w:rPr>
              <w:t>application</w:t>
            </w:r>
            <w:r>
              <w:rPr>
                <w:rFonts w:ascii="Arial"/>
                <w:color w:val="333333"/>
                <w:spacing w:val="-3"/>
                <w:sz w:val="20"/>
              </w:rPr>
              <w:t xml:space="preserve"> </w:t>
            </w:r>
            <w:r>
              <w:rPr>
                <w:rFonts w:ascii="Arial"/>
                <w:color w:val="333333"/>
                <w:sz w:val="20"/>
              </w:rPr>
              <w:t>will</w:t>
            </w:r>
            <w:r>
              <w:rPr>
                <w:rFonts w:ascii="Arial"/>
                <w:color w:val="333333"/>
                <w:spacing w:val="-3"/>
                <w:sz w:val="20"/>
              </w:rPr>
              <w:t xml:space="preserve"> </w:t>
            </w:r>
            <w:r>
              <w:rPr>
                <w:rFonts w:ascii="Arial"/>
                <w:color w:val="333333"/>
                <w:sz w:val="20"/>
              </w:rPr>
              <w:t>be</w:t>
            </w:r>
            <w:r>
              <w:rPr>
                <w:rFonts w:ascii="Arial"/>
                <w:color w:val="333333"/>
                <w:spacing w:val="-3"/>
                <w:sz w:val="20"/>
              </w:rPr>
              <w:t xml:space="preserve"> </w:t>
            </w:r>
            <w:r>
              <w:rPr>
                <w:rFonts w:ascii="Arial"/>
                <w:color w:val="333333"/>
                <w:sz w:val="20"/>
              </w:rPr>
              <w:t>reviewed</w:t>
            </w:r>
            <w:r>
              <w:rPr>
                <w:rFonts w:ascii="Arial"/>
                <w:color w:val="333333"/>
                <w:spacing w:val="-3"/>
                <w:sz w:val="20"/>
              </w:rPr>
              <w:t xml:space="preserve"> </w:t>
            </w:r>
            <w:r>
              <w:rPr>
                <w:rFonts w:ascii="Arial"/>
                <w:color w:val="333333"/>
                <w:sz w:val="20"/>
              </w:rPr>
              <w:t>by</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proofErr w:type="gramStart"/>
            <w:r>
              <w:rPr>
                <w:rFonts w:ascii="Arial"/>
                <w:color w:val="333333"/>
                <w:sz w:val="20"/>
              </w:rPr>
              <w:t>CTRC</w:t>
            </w:r>
            <w:proofErr w:type="gramEnd"/>
            <w:r>
              <w:rPr>
                <w:rFonts w:ascii="Arial"/>
                <w:color w:val="333333"/>
                <w:spacing w:val="-3"/>
                <w:sz w:val="20"/>
              </w:rPr>
              <w:t xml:space="preserve"> </w:t>
            </w:r>
            <w:r>
              <w:rPr>
                <w:rFonts w:ascii="Arial"/>
                <w:color w:val="333333"/>
                <w:sz w:val="20"/>
              </w:rPr>
              <w:t>and additional data will be collected.)</w:t>
            </w:r>
          </w:p>
          <w:p w14:paraId="23308531" w14:textId="77777777" w:rsidR="00814875" w:rsidRDefault="00EA5180">
            <w:pPr>
              <w:pStyle w:val="TableParagraph"/>
              <w:spacing w:before="53"/>
              <w:ind w:left="560"/>
              <w:rPr>
                <w:sz w:val="24"/>
              </w:rPr>
            </w:pPr>
            <w:r>
              <w:rPr>
                <w:color w:val="333333"/>
                <w:spacing w:val="-5"/>
                <w:sz w:val="24"/>
              </w:rPr>
              <w:t>No</w:t>
            </w:r>
          </w:p>
          <w:p w14:paraId="1772790D" w14:textId="77777777" w:rsidR="00814875" w:rsidRDefault="00EA5180">
            <w:pPr>
              <w:pStyle w:val="TableParagraph"/>
              <w:numPr>
                <w:ilvl w:val="0"/>
                <w:numId w:val="7"/>
              </w:numPr>
              <w:tabs>
                <w:tab w:val="left" w:pos="499"/>
              </w:tabs>
              <w:spacing w:before="241"/>
              <w:ind w:left="499" w:hanging="239"/>
              <w:rPr>
                <w:rFonts w:ascii="Arial"/>
                <w:sz w:val="20"/>
              </w:rPr>
            </w:pPr>
            <w:r>
              <w:rPr>
                <w:rFonts w:ascii="Arial"/>
                <w:noProof/>
                <w:sz w:val="20"/>
              </w:rPr>
              <mc:AlternateContent>
                <mc:Choice Requires="wpg">
                  <w:drawing>
                    <wp:anchor distT="0" distB="0" distL="0" distR="0" simplePos="0" relativeHeight="486621184" behindDoc="1" locked="0" layoutInCell="1" allowOverlap="1" wp14:anchorId="45BF65CF" wp14:editId="5AB1840C">
                      <wp:simplePos x="0" y="0"/>
                      <wp:positionH relativeFrom="column">
                        <wp:posOffset>317500</wp:posOffset>
                      </wp:positionH>
                      <wp:positionV relativeFrom="paragraph">
                        <wp:posOffset>170559</wp:posOffset>
                      </wp:positionV>
                      <wp:extent cx="5778500" cy="73660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736600"/>
                                <a:chOff x="0" y="0"/>
                                <a:chExt cx="5778500" cy="736600"/>
                              </a:xfrm>
                            </wpg:grpSpPr>
                            <wps:wsp>
                              <wps:cNvPr id="53" name="Graphic 53"/>
                              <wps:cNvSpPr/>
                              <wps:spPr>
                                <a:xfrm>
                                  <a:off x="0" y="0"/>
                                  <a:ext cx="5778500" cy="736600"/>
                                </a:xfrm>
                                <a:custGeom>
                                  <a:avLst/>
                                  <a:gdLst/>
                                  <a:ahLst/>
                                  <a:cxnLst/>
                                  <a:rect l="l" t="t" r="r" b="b"/>
                                  <a:pathLst>
                                    <a:path w="5778500" h="736600">
                                      <a:moveTo>
                                        <a:pt x="5778500" y="0"/>
                                      </a:moveTo>
                                      <a:lnTo>
                                        <a:pt x="0" y="0"/>
                                      </a:lnTo>
                                      <a:lnTo>
                                        <a:pt x="0" y="736600"/>
                                      </a:lnTo>
                                      <a:lnTo>
                                        <a:pt x="5778500" y="736600"/>
                                      </a:lnTo>
                                      <a:lnTo>
                                        <a:pt x="5778500" y="0"/>
                                      </a:lnTo>
                                      <a:close/>
                                    </a:path>
                                  </a:pathLst>
                                </a:custGeom>
                                <a:solidFill>
                                  <a:srgbClr val="DFEBF4"/>
                                </a:solidFill>
                              </wps:spPr>
                              <wps:bodyPr wrap="square" lIns="0" tIns="0" rIns="0" bIns="0" rtlCol="0">
                                <a:prstTxWarp prst="textNoShape">
                                  <a:avLst/>
                                </a:prstTxWarp>
                                <a:noAutofit/>
                              </wps:bodyPr>
                            </wps:wsp>
                            <wps:wsp>
                              <wps:cNvPr id="54" name="Graphic 54"/>
                              <wps:cNvSpPr/>
                              <wps:spPr>
                                <a:xfrm>
                                  <a:off x="520700" y="266699"/>
                                  <a:ext cx="50800" cy="330200"/>
                                </a:xfrm>
                                <a:custGeom>
                                  <a:avLst/>
                                  <a:gdLst/>
                                  <a:ahLst/>
                                  <a:cxnLst/>
                                  <a:rect l="l" t="t" r="r" b="b"/>
                                  <a:pathLst>
                                    <a:path w="50800" h="3302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330200">
                                      <a:moveTo>
                                        <a:pt x="50800" y="165100"/>
                                      </a:moveTo>
                                      <a:lnTo>
                                        <a:pt x="48793" y="155244"/>
                                      </a:lnTo>
                                      <a:lnTo>
                                        <a:pt x="43332" y="147167"/>
                                      </a:lnTo>
                                      <a:lnTo>
                                        <a:pt x="35255" y="141706"/>
                                      </a:lnTo>
                                      <a:lnTo>
                                        <a:pt x="25400" y="139700"/>
                                      </a:lnTo>
                                      <a:lnTo>
                                        <a:pt x="15532" y="141706"/>
                                      </a:lnTo>
                                      <a:lnTo>
                                        <a:pt x="7454" y="147167"/>
                                      </a:lnTo>
                                      <a:lnTo>
                                        <a:pt x="1993" y="155244"/>
                                      </a:lnTo>
                                      <a:lnTo>
                                        <a:pt x="0" y="165100"/>
                                      </a:lnTo>
                                      <a:lnTo>
                                        <a:pt x="1993" y="174967"/>
                                      </a:lnTo>
                                      <a:lnTo>
                                        <a:pt x="7454" y="183045"/>
                                      </a:lnTo>
                                      <a:lnTo>
                                        <a:pt x="15532" y="188506"/>
                                      </a:lnTo>
                                      <a:lnTo>
                                        <a:pt x="25400" y="190500"/>
                                      </a:lnTo>
                                      <a:lnTo>
                                        <a:pt x="35255" y="188506"/>
                                      </a:lnTo>
                                      <a:lnTo>
                                        <a:pt x="43332" y="183045"/>
                                      </a:lnTo>
                                      <a:lnTo>
                                        <a:pt x="48793" y="174967"/>
                                      </a:lnTo>
                                      <a:lnTo>
                                        <a:pt x="50800" y="165100"/>
                                      </a:lnTo>
                                      <a:close/>
                                    </a:path>
                                    <a:path w="50800" h="3302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430A63D8" id="Group 52" o:spid="_x0000_s1026" style="position:absolute;margin-left:25pt;margin-top:13.45pt;width:455pt;height:58pt;z-index:-16695296;mso-wrap-distance-left:0;mso-wrap-distance-right:0" coordsize="57785,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">
                      <v:shape id="Graphic 53" o:spid="_x0000_s1027" style="position:absolute;width:57785;height:7366;visibility:visible;mso-wrap-style:square;v-text-anchor:top" coordsize="5778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" path="m5778500,l,,,736600r5778500,l5778500,xe" fillcolor="#dfebf4" stroked="f">
                        <v:path arrowok="t"/>
                      </v:shape>
                      <v:shape id="Graphic 54" o:spid="_x0000_s1028" style="position:absolute;left:5207;top:2666;width:508;height:3302;visibility:visible;mso-wrap-style:square;v-text-anchor:top" coordsize="50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" path="m50800,304800r-2007,-9856l43332,286867r-8077,-5461l25400,279400r-9868,2006l7454,286867r-5461,8077l,304800r1993,9867l7454,322745r8078,5461l25400,330200r9855,-1994l43332,322745r5461,-8078l50800,304800xem50800,165100r-2007,-9856l43332,147167r-8077,-5461l25400,139700r-9868,2006l7454,147167r-5461,8077l,165100r1993,9867l7454,183045r8078,5461l25400,190500r9855,-1994l43332,183045r5461,-8078l50800,165100xem50800,25400l48793,15544,43332,7467,35255,2006,25400,,15532,2006,7454,7467,1993,15544,,25400r1993,9867l7454,43345r8078,5461l25400,50800r9855,-1994l43332,43345r5461,-8078l50800,25400xe" fillcolor="#333" stroked="f">
                        <v:path arrowok="t"/>
                      </v:shape>
                    </v:group>
                  </w:pict>
                </mc:Fallback>
              </mc:AlternateContent>
            </w:r>
            <w:r>
              <w:rPr>
                <w:rFonts w:ascii="Arial"/>
                <w:color w:val="333333"/>
                <w:sz w:val="20"/>
              </w:rPr>
              <w:t>Does</w:t>
            </w:r>
            <w:r>
              <w:rPr>
                <w:rFonts w:ascii="Arial"/>
                <w:color w:val="333333"/>
                <w:spacing w:val="-2"/>
                <w:sz w:val="20"/>
              </w:rPr>
              <w:t xml:space="preserve"> </w:t>
            </w:r>
            <w:r>
              <w:rPr>
                <w:rFonts w:ascii="Arial"/>
                <w:color w:val="333333"/>
                <w:sz w:val="20"/>
              </w:rPr>
              <w:t>this</w:t>
            </w:r>
            <w:r>
              <w:rPr>
                <w:rFonts w:ascii="Arial"/>
                <w:color w:val="333333"/>
                <w:spacing w:val="-1"/>
                <w:sz w:val="20"/>
              </w:rPr>
              <w:t xml:space="preserve"> </w:t>
            </w:r>
            <w:r>
              <w:rPr>
                <w:rFonts w:ascii="Arial"/>
                <w:color w:val="333333"/>
                <w:sz w:val="20"/>
              </w:rPr>
              <w:t>study</w:t>
            </w:r>
            <w:r>
              <w:rPr>
                <w:rFonts w:ascii="Arial"/>
                <w:color w:val="333333"/>
                <w:spacing w:val="-1"/>
                <w:sz w:val="20"/>
              </w:rPr>
              <w:t xml:space="preserve"> </w:t>
            </w:r>
            <w:r>
              <w:rPr>
                <w:rFonts w:ascii="Arial"/>
                <w:color w:val="333333"/>
                <w:sz w:val="20"/>
              </w:rPr>
              <w:t>involve</w:t>
            </w:r>
            <w:r>
              <w:rPr>
                <w:rFonts w:ascii="Arial"/>
                <w:color w:val="333333"/>
                <w:spacing w:val="-1"/>
                <w:sz w:val="20"/>
              </w:rPr>
              <w:t xml:space="preserve"> </w:t>
            </w:r>
            <w:r>
              <w:rPr>
                <w:rFonts w:ascii="Arial"/>
                <w:color w:val="333333"/>
                <w:sz w:val="20"/>
              </w:rPr>
              <w:t>any</w:t>
            </w:r>
            <w:r>
              <w:rPr>
                <w:rFonts w:ascii="Arial"/>
                <w:color w:val="333333"/>
                <w:spacing w:val="-1"/>
                <w:sz w:val="20"/>
              </w:rPr>
              <w:t xml:space="preserve"> </w:t>
            </w:r>
            <w:r>
              <w:rPr>
                <w:rFonts w:ascii="Arial"/>
                <w:color w:val="333333"/>
                <w:sz w:val="20"/>
              </w:rPr>
              <w:t>of</w:t>
            </w:r>
            <w:r>
              <w:rPr>
                <w:rFonts w:ascii="Arial"/>
                <w:color w:val="333333"/>
                <w:spacing w:val="-1"/>
                <w:sz w:val="20"/>
              </w:rPr>
              <w:t xml:space="preserve"> </w:t>
            </w:r>
            <w:r>
              <w:rPr>
                <w:rFonts w:ascii="Arial"/>
                <w:color w:val="333333"/>
                <w:sz w:val="20"/>
              </w:rPr>
              <w:t>the</w:t>
            </w:r>
            <w:r>
              <w:rPr>
                <w:rFonts w:ascii="Arial"/>
                <w:color w:val="333333"/>
                <w:spacing w:val="-1"/>
                <w:sz w:val="20"/>
              </w:rPr>
              <w:t xml:space="preserve"> </w:t>
            </w:r>
            <w:r>
              <w:rPr>
                <w:rFonts w:ascii="Arial"/>
                <w:color w:val="333333"/>
                <w:spacing w:val="-2"/>
                <w:sz w:val="20"/>
              </w:rPr>
              <w:t>following?</w:t>
            </w:r>
          </w:p>
          <w:p w14:paraId="1D9AAFCE" w14:textId="77777777" w:rsidR="00814875" w:rsidRDefault="00EA5180">
            <w:pPr>
              <w:pStyle w:val="TableParagraph"/>
              <w:spacing w:before="137" w:line="230" w:lineRule="auto"/>
              <w:ind w:left="1460" w:right="513"/>
              <w:rPr>
                <w:rFonts w:ascii="Arial"/>
                <w:sz w:val="20"/>
              </w:rPr>
            </w:pPr>
            <w:r>
              <w:rPr>
                <w:rFonts w:ascii="Arial"/>
                <w:color w:val="333333"/>
                <w:sz w:val="20"/>
              </w:rPr>
              <w:t>Directly</w:t>
            </w:r>
            <w:r>
              <w:rPr>
                <w:rFonts w:ascii="Arial"/>
                <w:color w:val="333333"/>
                <w:spacing w:val="-3"/>
                <w:sz w:val="20"/>
              </w:rPr>
              <w:t xml:space="preserve"> </w:t>
            </w:r>
            <w:r>
              <w:rPr>
                <w:rFonts w:ascii="Arial"/>
                <w:color w:val="333333"/>
                <w:sz w:val="20"/>
              </w:rPr>
              <w:t>recruit</w:t>
            </w:r>
            <w:r>
              <w:rPr>
                <w:rFonts w:ascii="Arial"/>
                <w:color w:val="333333"/>
                <w:spacing w:val="-3"/>
                <w:sz w:val="20"/>
              </w:rPr>
              <w:t xml:space="preserve"> </w:t>
            </w:r>
            <w:r>
              <w:rPr>
                <w:rFonts w:ascii="Arial"/>
                <w:color w:val="333333"/>
                <w:sz w:val="20"/>
              </w:rPr>
              <w:t>participants</w:t>
            </w:r>
            <w:r>
              <w:rPr>
                <w:rFonts w:ascii="Arial"/>
                <w:color w:val="333333"/>
                <w:spacing w:val="-3"/>
                <w:sz w:val="20"/>
              </w:rPr>
              <w:t xml:space="preserve"> </w:t>
            </w:r>
            <w:r>
              <w:rPr>
                <w:rFonts w:ascii="Arial"/>
                <w:color w:val="333333"/>
                <w:sz w:val="20"/>
              </w:rPr>
              <w:t>through</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r>
              <w:rPr>
                <w:rFonts w:ascii="Arial"/>
                <w:color w:val="333333"/>
                <w:sz w:val="20"/>
              </w:rPr>
              <w:t>UNC</w:t>
            </w:r>
            <w:r>
              <w:rPr>
                <w:rFonts w:ascii="Arial"/>
                <w:color w:val="333333"/>
                <w:spacing w:val="-3"/>
                <w:sz w:val="20"/>
              </w:rPr>
              <w:t xml:space="preserve"> </w:t>
            </w:r>
            <w:r>
              <w:rPr>
                <w:rFonts w:ascii="Arial"/>
                <w:color w:val="333333"/>
                <w:sz w:val="20"/>
              </w:rPr>
              <w:t>Health</w:t>
            </w:r>
            <w:r>
              <w:rPr>
                <w:rFonts w:ascii="Arial"/>
                <w:color w:val="333333"/>
                <w:spacing w:val="-3"/>
                <w:sz w:val="20"/>
              </w:rPr>
              <w:t xml:space="preserve"> </w:t>
            </w:r>
            <w:r>
              <w:rPr>
                <w:rFonts w:ascii="Arial"/>
                <w:color w:val="333333"/>
                <w:sz w:val="20"/>
              </w:rPr>
              <w:t>Care</w:t>
            </w:r>
            <w:r>
              <w:rPr>
                <w:rFonts w:ascii="Arial"/>
                <w:color w:val="333333"/>
                <w:spacing w:val="-4"/>
                <w:sz w:val="20"/>
              </w:rPr>
              <w:t xml:space="preserve"> </w:t>
            </w:r>
            <w:r>
              <w:rPr>
                <w:rFonts w:ascii="Arial"/>
                <w:color w:val="333333"/>
                <w:sz w:val="20"/>
              </w:rPr>
              <w:t>clinical</w:t>
            </w:r>
            <w:r>
              <w:rPr>
                <w:rFonts w:ascii="Arial"/>
                <w:color w:val="333333"/>
                <w:spacing w:val="-3"/>
                <w:sz w:val="20"/>
              </w:rPr>
              <w:t xml:space="preserve"> </w:t>
            </w:r>
            <w:r>
              <w:rPr>
                <w:rFonts w:ascii="Arial"/>
                <w:color w:val="333333"/>
                <w:sz w:val="20"/>
              </w:rPr>
              <w:t>settings</w:t>
            </w:r>
            <w:r>
              <w:rPr>
                <w:rFonts w:ascii="Arial"/>
                <w:color w:val="333333"/>
                <w:spacing w:val="-3"/>
                <w:sz w:val="20"/>
              </w:rPr>
              <w:t xml:space="preserve"> </w:t>
            </w:r>
            <w:r>
              <w:rPr>
                <w:rFonts w:ascii="Arial"/>
                <w:color w:val="333333"/>
                <w:sz w:val="20"/>
              </w:rPr>
              <w:t>for</w:t>
            </w:r>
            <w:r>
              <w:rPr>
                <w:rFonts w:ascii="Arial"/>
                <w:color w:val="333333"/>
                <w:spacing w:val="-3"/>
                <w:sz w:val="20"/>
              </w:rPr>
              <w:t xml:space="preserve"> </w:t>
            </w:r>
            <w:r>
              <w:rPr>
                <w:rFonts w:ascii="Arial"/>
                <w:color w:val="333333"/>
                <w:sz w:val="20"/>
              </w:rPr>
              <w:t>cancer</w:t>
            </w:r>
            <w:r>
              <w:rPr>
                <w:rFonts w:ascii="Arial"/>
                <w:color w:val="333333"/>
                <w:spacing w:val="-3"/>
                <w:sz w:val="20"/>
              </w:rPr>
              <w:t xml:space="preserve"> </w:t>
            </w:r>
            <w:r>
              <w:rPr>
                <w:rFonts w:ascii="Arial"/>
                <w:color w:val="333333"/>
                <w:sz w:val="20"/>
              </w:rPr>
              <w:t>patients Have a focus on cancer or a focus on a risk factor for cancer</w:t>
            </w:r>
          </w:p>
          <w:p w14:paraId="525741A2" w14:textId="77777777" w:rsidR="00814875" w:rsidRDefault="00EA5180">
            <w:pPr>
              <w:pStyle w:val="TableParagraph"/>
              <w:spacing w:line="221" w:lineRule="exact"/>
              <w:ind w:left="1460"/>
              <w:rPr>
                <w:rFonts w:ascii="Arial"/>
                <w:sz w:val="20"/>
              </w:rPr>
            </w:pPr>
            <w:r>
              <w:rPr>
                <w:rFonts w:ascii="Arial"/>
                <w:color w:val="333333"/>
                <w:sz w:val="20"/>
              </w:rPr>
              <w:t>Receive</w:t>
            </w:r>
            <w:r>
              <w:rPr>
                <w:rFonts w:ascii="Arial"/>
                <w:color w:val="333333"/>
                <w:spacing w:val="-5"/>
                <w:sz w:val="20"/>
              </w:rPr>
              <w:t xml:space="preserve"> </w:t>
            </w:r>
            <w:r>
              <w:rPr>
                <w:rFonts w:ascii="Arial"/>
                <w:color w:val="333333"/>
                <w:sz w:val="20"/>
              </w:rPr>
              <w:t>funding</w:t>
            </w:r>
            <w:r>
              <w:rPr>
                <w:rFonts w:ascii="Arial"/>
                <w:color w:val="333333"/>
                <w:spacing w:val="-2"/>
                <w:sz w:val="20"/>
              </w:rPr>
              <w:t xml:space="preserve"> </w:t>
            </w:r>
            <w:r>
              <w:rPr>
                <w:rFonts w:ascii="Arial"/>
                <w:color w:val="333333"/>
                <w:sz w:val="20"/>
              </w:rPr>
              <w:t>from</w:t>
            </w:r>
            <w:r>
              <w:rPr>
                <w:rFonts w:ascii="Arial"/>
                <w:color w:val="333333"/>
                <w:spacing w:val="-3"/>
                <w:sz w:val="20"/>
              </w:rPr>
              <w:t xml:space="preserve"> </w:t>
            </w:r>
            <w:r>
              <w:rPr>
                <w:rFonts w:ascii="Arial"/>
                <w:color w:val="333333"/>
                <w:sz w:val="20"/>
              </w:rPr>
              <w:t>a</w:t>
            </w:r>
            <w:r>
              <w:rPr>
                <w:rFonts w:ascii="Arial"/>
                <w:color w:val="333333"/>
                <w:spacing w:val="-2"/>
                <w:sz w:val="20"/>
              </w:rPr>
              <w:t xml:space="preserve"> </w:t>
            </w:r>
            <w:r>
              <w:rPr>
                <w:rFonts w:ascii="Arial"/>
                <w:color w:val="333333"/>
                <w:sz w:val="20"/>
              </w:rPr>
              <w:t>cancer</w:t>
            </w:r>
            <w:r>
              <w:rPr>
                <w:rFonts w:ascii="Arial"/>
                <w:color w:val="333333"/>
                <w:spacing w:val="-3"/>
                <w:sz w:val="20"/>
              </w:rPr>
              <w:t xml:space="preserve"> </w:t>
            </w:r>
            <w:r>
              <w:rPr>
                <w:rFonts w:ascii="Arial"/>
                <w:color w:val="333333"/>
                <w:sz w:val="20"/>
              </w:rPr>
              <w:t>agency,</w:t>
            </w:r>
            <w:r>
              <w:rPr>
                <w:rFonts w:ascii="Arial"/>
                <w:color w:val="333333"/>
                <w:spacing w:val="-2"/>
                <w:sz w:val="20"/>
              </w:rPr>
              <w:t xml:space="preserve"> </w:t>
            </w:r>
            <w:r>
              <w:rPr>
                <w:rFonts w:ascii="Arial"/>
                <w:color w:val="333333"/>
                <w:sz w:val="20"/>
              </w:rPr>
              <w:t>foundation,</w:t>
            </w:r>
            <w:r>
              <w:rPr>
                <w:rFonts w:ascii="Arial"/>
                <w:color w:val="333333"/>
                <w:spacing w:val="-3"/>
                <w:sz w:val="20"/>
              </w:rPr>
              <w:t xml:space="preserve"> </w:t>
            </w:r>
            <w:r>
              <w:rPr>
                <w:rFonts w:ascii="Arial"/>
                <w:color w:val="333333"/>
                <w:sz w:val="20"/>
              </w:rPr>
              <w:t>or</w:t>
            </w:r>
            <w:r>
              <w:rPr>
                <w:rFonts w:ascii="Arial"/>
                <w:color w:val="333333"/>
                <w:spacing w:val="-2"/>
                <w:sz w:val="20"/>
              </w:rPr>
              <w:t xml:space="preserve"> </w:t>
            </w:r>
            <w:r>
              <w:rPr>
                <w:rFonts w:ascii="Arial"/>
                <w:color w:val="333333"/>
                <w:sz w:val="20"/>
              </w:rPr>
              <w:t>other</w:t>
            </w:r>
            <w:r>
              <w:rPr>
                <w:rFonts w:ascii="Arial"/>
                <w:color w:val="333333"/>
                <w:spacing w:val="-3"/>
                <w:sz w:val="20"/>
              </w:rPr>
              <w:t xml:space="preserve"> </w:t>
            </w:r>
            <w:r>
              <w:rPr>
                <w:rFonts w:ascii="Arial"/>
                <w:color w:val="333333"/>
                <w:sz w:val="20"/>
              </w:rPr>
              <w:t>cancer</w:t>
            </w:r>
            <w:r>
              <w:rPr>
                <w:rFonts w:ascii="Arial"/>
                <w:color w:val="333333"/>
                <w:spacing w:val="-2"/>
                <w:sz w:val="20"/>
              </w:rPr>
              <w:t xml:space="preserve"> </w:t>
            </w:r>
            <w:r>
              <w:rPr>
                <w:rFonts w:ascii="Arial"/>
                <w:color w:val="333333"/>
                <w:sz w:val="20"/>
              </w:rPr>
              <w:t>related</w:t>
            </w:r>
            <w:r>
              <w:rPr>
                <w:rFonts w:ascii="Arial"/>
                <w:color w:val="333333"/>
                <w:spacing w:val="-2"/>
                <w:sz w:val="20"/>
              </w:rPr>
              <w:t xml:space="preserve"> group</w:t>
            </w:r>
          </w:p>
          <w:p w14:paraId="787DCED9" w14:textId="77777777" w:rsidR="00814875" w:rsidRDefault="00EA5180">
            <w:pPr>
              <w:pStyle w:val="TableParagraph"/>
              <w:spacing w:before="194"/>
              <w:ind w:left="560"/>
              <w:rPr>
                <w:sz w:val="24"/>
              </w:rPr>
            </w:pPr>
            <w:r>
              <w:rPr>
                <w:color w:val="333333"/>
                <w:spacing w:val="-5"/>
                <w:sz w:val="24"/>
              </w:rPr>
              <w:t>No</w:t>
            </w:r>
          </w:p>
          <w:p w14:paraId="0D75435C" w14:textId="77777777" w:rsidR="00814875" w:rsidRDefault="00EA5180">
            <w:pPr>
              <w:pStyle w:val="TableParagraph"/>
              <w:numPr>
                <w:ilvl w:val="0"/>
                <w:numId w:val="7"/>
              </w:numPr>
              <w:tabs>
                <w:tab w:val="left" w:pos="500"/>
              </w:tabs>
              <w:spacing w:before="248" w:line="230" w:lineRule="auto"/>
              <w:ind w:right="969"/>
              <w:rPr>
                <w:rFonts w:ascii="Arial"/>
                <w:sz w:val="20"/>
              </w:rPr>
            </w:pPr>
            <w:r>
              <w:rPr>
                <w:rFonts w:ascii="Arial"/>
                <w:noProof/>
                <w:sz w:val="20"/>
              </w:rPr>
              <mc:AlternateContent>
                <mc:Choice Requires="wpg">
                  <w:drawing>
                    <wp:anchor distT="0" distB="0" distL="0" distR="0" simplePos="0" relativeHeight="486621696" behindDoc="1" locked="0" layoutInCell="1" allowOverlap="1" wp14:anchorId="6723B5FF" wp14:editId="6009D838">
                      <wp:simplePos x="0" y="0"/>
                      <wp:positionH relativeFrom="column">
                        <wp:posOffset>317500</wp:posOffset>
                      </wp:positionH>
                      <wp:positionV relativeFrom="paragraph">
                        <wp:posOffset>170239</wp:posOffset>
                      </wp:positionV>
                      <wp:extent cx="5778500" cy="55880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558800"/>
                                <a:chOff x="0" y="0"/>
                                <a:chExt cx="5778500" cy="558800"/>
                              </a:xfrm>
                            </wpg:grpSpPr>
                            <wps:wsp>
                              <wps:cNvPr id="56" name="Graphic 56"/>
                              <wps:cNvSpPr/>
                              <wps:spPr>
                                <a:xfrm>
                                  <a:off x="0" y="0"/>
                                  <a:ext cx="5778500" cy="558800"/>
                                </a:xfrm>
                                <a:custGeom>
                                  <a:avLst/>
                                  <a:gdLst/>
                                  <a:ahLst/>
                                  <a:cxnLst/>
                                  <a:rect l="l" t="t" r="r" b="b"/>
                                  <a:pathLst>
                                    <a:path w="5778500" h="558800">
                                      <a:moveTo>
                                        <a:pt x="5778500" y="0"/>
                                      </a:moveTo>
                                      <a:lnTo>
                                        <a:pt x="0" y="0"/>
                                      </a:lnTo>
                                      <a:lnTo>
                                        <a:pt x="0" y="558800"/>
                                      </a:lnTo>
                                      <a:lnTo>
                                        <a:pt x="5778500" y="5588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133B7BA2" id="Group 55" o:spid="_x0000_s1026" style="position:absolute;margin-left:25pt;margin-top:13.4pt;width:455pt;height:44pt;z-index:-16694784;mso-wrap-distance-left:0;mso-wrap-distance-right:0" coordsize="57785,5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">
                      <v:shape id="Graphic 56" o:spid="_x0000_s1027" style="position:absolute;width:57785;height:5588;visibility:visible;mso-wrap-style:square;v-text-anchor:top" coordsize="57785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" path="m5778500,l,,,558800r5778500,l5778500,xe" fillcolor="#dfebf4" stroked="f">
                        <v:path arrowok="t"/>
                      </v:shape>
                    </v:group>
                  </w:pict>
                </mc:Fallback>
              </mc:AlternateContent>
            </w:r>
            <w:r>
              <w:rPr>
                <w:rFonts w:ascii="Arial"/>
                <w:color w:val="333333"/>
                <w:sz w:val="20"/>
              </w:rPr>
              <w:t>Is</w:t>
            </w:r>
            <w:r>
              <w:rPr>
                <w:rFonts w:ascii="Arial"/>
                <w:color w:val="333333"/>
                <w:spacing w:val="-1"/>
                <w:sz w:val="20"/>
              </w:rPr>
              <w:t xml:space="preserve"> </w:t>
            </w:r>
            <w:r>
              <w:rPr>
                <w:rFonts w:ascii="Arial"/>
                <w:color w:val="333333"/>
                <w:sz w:val="20"/>
              </w:rPr>
              <w:t>the</w:t>
            </w:r>
            <w:r>
              <w:rPr>
                <w:rFonts w:ascii="Arial"/>
                <w:color w:val="333333"/>
                <w:spacing w:val="-1"/>
                <w:sz w:val="20"/>
              </w:rPr>
              <w:t xml:space="preserve"> </w:t>
            </w:r>
            <w:r>
              <w:rPr>
                <w:rFonts w:ascii="Arial"/>
                <w:color w:val="333333"/>
                <w:sz w:val="20"/>
              </w:rPr>
              <w:t>UNC</w:t>
            </w:r>
            <w:r>
              <w:rPr>
                <w:rFonts w:ascii="Arial"/>
                <w:color w:val="333333"/>
                <w:spacing w:val="-1"/>
                <w:sz w:val="20"/>
              </w:rPr>
              <w:t xml:space="preserve"> </w:t>
            </w:r>
            <w:r>
              <w:rPr>
                <w:rFonts w:ascii="Arial"/>
                <w:color w:val="333333"/>
                <w:sz w:val="20"/>
              </w:rPr>
              <w:t>Chapel</w:t>
            </w:r>
            <w:r>
              <w:rPr>
                <w:rFonts w:ascii="Arial"/>
                <w:color w:val="333333"/>
                <w:spacing w:val="-1"/>
                <w:sz w:val="20"/>
              </w:rPr>
              <w:t xml:space="preserve"> </w:t>
            </w:r>
            <w:r>
              <w:rPr>
                <w:rFonts w:ascii="Arial"/>
                <w:color w:val="333333"/>
                <w:sz w:val="20"/>
              </w:rPr>
              <w:t>Hill</w:t>
            </w:r>
            <w:r>
              <w:rPr>
                <w:rFonts w:ascii="Arial"/>
                <w:color w:val="333333"/>
                <w:spacing w:val="-1"/>
                <w:sz w:val="20"/>
              </w:rPr>
              <w:t xml:space="preserve"> </w:t>
            </w:r>
            <w:r>
              <w:rPr>
                <w:rFonts w:ascii="Arial"/>
                <w:color w:val="333333"/>
                <w:sz w:val="20"/>
              </w:rPr>
              <w:t>IRB</w:t>
            </w:r>
            <w:r>
              <w:rPr>
                <w:rFonts w:ascii="Arial"/>
                <w:color w:val="333333"/>
                <w:spacing w:val="-1"/>
                <w:sz w:val="20"/>
              </w:rPr>
              <w:t xml:space="preserve"> </w:t>
            </w:r>
            <w:r>
              <w:rPr>
                <w:rFonts w:ascii="Arial"/>
                <w:color w:val="333333"/>
                <w:sz w:val="20"/>
              </w:rPr>
              <w:t>taking</w:t>
            </w:r>
            <w:r>
              <w:rPr>
                <w:rFonts w:ascii="Arial"/>
                <w:color w:val="333333"/>
                <w:spacing w:val="-1"/>
                <w:sz w:val="20"/>
              </w:rPr>
              <w:t xml:space="preserve"> </w:t>
            </w:r>
            <w:r>
              <w:rPr>
                <w:rFonts w:ascii="Arial"/>
                <w:color w:val="333333"/>
                <w:sz w:val="20"/>
              </w:rPr>
              <w:t>or</w:t>
            </w:r>
            <w:r>
              <w:rPr>
                <w:rFonts w:ascii="Arial"/>
                <w:color w:val="333333"/>
                <w:spacing w:val="-1"/>
                <w:sz w:val="20"/>
              </w:rPr>
              <w:t xml:space="preserve"> </w:t>
            </w:r>
            <w:r>
              <w:rPr>
                <w:rFonts w:ascii="Arial"/>
                <w:color w:val="333333"/>
                <w:sz w:val="20"/>
              </w:rPr>
              <w:t>being</w:t>
            </w:r>
            <w:r>
              <w:rPr>
                <w:rFonts w:ascii="Arial"/>
                <w:color w:val="333333"/>
                <w:spacing w:val="-1"/>
                <w:sz w:val="20"/>
              </w:rPr>
              <w:t xml:space="preserve"> </w:t>
            </w:r>
            <w:r>
              <w:rPr>
                <w:rFonts w:ascii="Arial"/>
                <w:color w:val="333333"/>
                <w:sz w:val="20"/>
              </w:rPr>
              <w:t>asked</w:t>
            </w:r>
            <w:r>
              <w:rPr>
                <w:rFonts w:ascii="Arial"/>
                <w:color w:val="333333"/>
                <w:spacing w:val="-1"/>
                <w:sz w:val="20"/>
              </w:rPr>
              <w:t xml:space="preserve"> </w:t>
            </w:r>
            <w:r>
              <w:rPr>
                <w:rFonts w:ascii="Arial"/>
                <w:color w:val="333333"/>
                <w:sz w:val="20"/>
              </w:rPr>
              <w:t>to</w:t>
            </w:r>
            <w:r>
              <w:rPr>
                <w:rFonts w:ascii="Arial"/>
                <w:color w:val="333333"/>
                <w:spacing w:val="-1"/>
                <w:sz w:val="20"/>
              </w:rPr>
              <w:t xml:space="preserve"> </w:t>
            </w:r>
            <w:r>
              <w:rPr>
                <w:rFonts w:ascii="Arial"/>
                <w:color w:val="333333"/>
                <w:sz w:val="20"/>
              </w:rPr>
              <w:t>take</w:t>
            </w:r>
            <w:r>
              <w:rPr>
                <w:rFonts w:ascii="Arial"/>
                <w:color w:val="333333"/>
                <w:spacing w:val="-1"/>
                <w:sz w:val="20"/>
              </w:rPr>
              <w:t xml:space="preserve"> </w:t>
            </w:r>
            <w:r>
              <w:rPr>
                <w:rFonts w:ascii="Arial"/>
                <w:color w:val="333333"/>
                <w:sz w:val="20"/>
              </w:rPr>
              <w:t>responsibility</w:t>
            </w:r>
            <w:r>
              <w:rPr>
                <w:rFonts w:ascii="Arial"/>
                <w:color w:val="333333"/>
                <w:spacing w:val="-1"/>
                <w:sz w:val="20"/>
              </w:rPr>
              <w:t xml:space="preserve"> </w:t>
            </w:r>
            <w:r>
              <w:rPr>
                <w:rFonts w:ascii="Arial"/>
                <w:color w:val="333333"/>
                <w:sz w:val="20"/>
              </w:rPr>
              <w:t>for</w:t>
            </w:r>
            <w:r>
              <w:rPr>
                <w:rFonts w:ascii="Arial"/>
                <w:color w:val="333333"/>
                <w:spacing w:val="-1"/>
                <w:sz w:val="20"/>
              </w:rPr>
              <w:t xml:space="preserve"> </w:t>
            </w:r>
            <w:r>
              <w:rPr>
                <w:rFonts w:ascii="Arial"/>
                <w:color w:val="333333"/>
                <w:sz w:val="20"/>
              </w:rPr>
              <w:t>the</w:t>
            </w:r>
            <w:r>
              <w:rPr>
                <w:rFonts w:ascii="Arial"/>
                <w:color w:val="333333"/>
                <w:spacing w:val="-1"/>
                <w:sz w:val="20"/>
              </w:rPr>
              <w:t xml:space="preserve"> </w:t>
            </w:r>
            <w:r>
              <w:rPr>
                <w:rFonts w:ascii="Arial"/>
                <w:color w:val="333333"/>
                <w:sz w:val="20"/>
              </w:rPr>
              <w:t>oversight</w:t>
            </w:r>
            <w:r>
              <w:rPr>
                <w:rFonts w:ascii="Arial"/>
                <w:color w:val="333333"/>
                <w:spacing w:val="-1"/>
                <w:sz w:val="20"/>
              </w:rPr>
              <w:t xml:space="preserve"> </w:t>
            </w:r>
            <w:r>
              <w:rPr>
                <w:rFonts w:ascii="Arial"/>
                <w:color w:val="333333"/>
                <w:sz w:val="20"/>
              </w:rPr>
              <w:t>of</w:t>
            </w:r>
            <w:r>
              <w:rPr>
                <w:rFonts w:ascii="Arial"/>
                <w:color w:val="333333"/>
                <w:spacing w:val="-1"/>
                <w:sz w:val="20"/>
              </w:rPr>
              <w:t xml:space="preserve"> </w:t>
            </w:r>
            <w:r>
              <w:rPr>
                <w:rFonts w:ascii="Arial"/>
                <w:color w:val="333333"/>
                <w:sz w:val="20"/>
              </w:rPr>
              <w:t>research</w:t>
            </w:r>
            <w:r>
              <w:rPr>
                <w:rFonts w:ascii="Arial"/>
                <w:color w:val="333333"/>
                <w:spacing w:val="-1"/>
                <w:sz w:val="20"/>
              </w:rPr>
              <w:t xml:space="preserve"> </w:t>
            </w:r>
            <w:r>
              <w:rPr>
                <w:rFonts w:ascii="Arial"/>
                <w:color w:val="333333"/>
                <w:sz w:val="20"/>
              </w:rPr>
              <w:t>by individuals, groups or organizations outside of UNC Chapel Hill? Or you are asking the UNC Chapel Hill</w:t>
            </w:r>
            <w:r>
              <w:rPr>
                <w:rFonts w:ascii="Arial"/>
                <w:color w:val="333333"/>
                <w:spacing w:val="-2"/>
                <w:sz w:val="20"/>
              </w:rPr>
              <w:t xml:space="preserve"> </w:t>
            </w:r>
            <w:r>
              <w:rPr>
                <w:rFonts w:ascii="Arial"/>
                <w:color w:val="333333"/>
                <w:sz w:val="20"/>
              </w:rPr>
              <w:t>IRB</w:t>
            </w:r>
            <w:r>
              <w:rPr>
                <w:rFonts w:ascii="Arial"/>
                <w:color w:val="333333"/>
                <w:spacing w:val="-2"/>
                <w:sz w:val="20"/>
              </w:rPr>
              <w:t xml:space="preserve"> </w:t>
            </w:r>
            <w:r>
              <w:rPr>
                <w:rFonts w:ascii="Arial"/>
                <w:color w:val="333333"/>
                <w:sz w:val="20"/>
              </w:rPr>
              <w:t>to</w:t>
            </w:r>
            <w:r>
              <w:rPr>
                <w:rFonts w:ascii="Arial"/>
                <w:color w:val="333333"/>
                <w:spacing w:val="-2"/>
                <w:sz w:val="20"/>
              </w:rPr>
              <w:t xml:space="preserve"> </w:t>
            </w:r>
            <w:r>
              <w:rPr>
                <w:rFonts w:ascii="Arial"/>
                <w:color w:val="333333"/>
                <w:sz w:val="20"/>
              </w:rPr>
              <w:t>cede</w:t>
            </w:r>
            <w:r>
              <w:rPr>
                <w:rFonts w:ascii="Arial"/>
                <w:color w:val="333333"/>
                <w:spacing w:val="-2"/>
                <w:sz w:val="20"/>
              </w:rPr>
              <w:t xml:space="preserve"> </w:t>
            </w:r>
            <w:r>
              <w:rPr>
                <w:rFonts w:ascii="Arial"/>
                <w:color w:val="333333"/>
                <w:sz w:val="20"/>
              </w:rPr>
              <w:t>review</w:t>
            </w:r>
            <w:r>
              <w:rPr>
                <w:rFonts w:ascii="Arial"/>
                <w:color w:val="333333"/>
                <w:spacing w:val="-2"/>
                <w:sz w:val="20"/>
              </w:rPr>
              <w:t xml:space="preserve"> </w:t>
            </w:r>
            <w:r>
              <w:rPr>
                <w:rFonts w:ascii="Arial"/>
                <w:color w:val="333333"/>
                <w:sz w:val="20"/>
              </w:rPr>
              <w:t>to</w:t>
            </w:r>
            <w:r>
              <w:rPr>
                <w:rFonts w:ascii="Arial"/>
                <w:color w:val="333333"/>
                <w:spacing w:val="-2"/>
                <w:sz w:val="20"/>
              </w:rPr>
              <w:t xml:space="preserve"> </w:t>
            </w:r>
            <w:r>
              <w:rPr>
                <w:rFonts w:ascii="Arial"/>
                <w:color w:val="333333"/>
                <w:sz w:val="20"/>
              </w:rPr>
              <w:t>an</w:t>
            </w:r>
            <w:r>
              <w:rPr>
                <w:rFonts w:ascii="Arial"/>
                <w:color w:val="333333"/>
                <w:spacing w:val="-2"/>
                <w:sz w:val="20"/>
              </w:rPr>
              <w:t xml:space="preserve"> </w:t>
            </w:r>
            <w:r>
              <w:rPr>
                <w:rFonts w:ascii="Arial"/>
                <w:color w:val="333333"/>
                <w:sz w:val="20"/>
              </w:rPr>
              <w:t>External</w:t>
            </w:r>
            <w:r>
              <w:rPr>
                <w:rFonts w:ascii="Arial"/>
                <w:color w:val="333333"/>
                <w:spacing w:val="-2"/>
                <w:sz w:val="20"/>
              </w:rPr>
              <w:t xml:space="preserve"> </w:t>
            </w:r>
            <w:r>
              <w:rPr>
                <w:rFonts w:ascii="Arial"/>
                <w:color w:val="333333"/>
                <w:sz w:val="20"/>
              </w:rPr>
              <w:t>IRB.</w:t>
            </w:r>
            <w:r>
              <w:rPr>
                <w:rFonts w:ascii="Arial"/>
                <w:color w:val="333333"/>
                <w:spacing w:val="-2"/>
                <w:sz w:val="20"/>
              </w:rPr>
              <w:t xml:space="preserve"> </w:t>
            </w:r>
            <w:r>
              <w:rPr>
                <w:rFonts w:ascii="Arial"/>
                <w:color w:val="333333"/>
                <w:sz w:val="20"/>
              </w:rPr>
              <w:t>If</w:t>
            </w:r>
            <w:r>
              <w:rPr>
                <w:rFonts w:ascii="Arial"/>
                <w:color w:val="333333"/>
                <w:spacing w:val="-2"/>
                <w:sz w:val="20"/>
              </w:rPr>
              <w:t xml:space="preserve"> </w:t>
            </w:r>
            <w:r>
              <w:rPr>
                <w:rFonts w:ascii="Arial"/>
                <w:color w:val="333333"/>
                <w:sz w:val="20"/>
              </w:rPr>
              <w:t>so,</w:t>
            </w:r>
            <w:r>
              <w:rPr>
                <w:rFonts w:ascii="Arial"/>
                <w:color w:val="333333"/>
                <w:spacing w:val="-2"/>
                <w:sz w:val="20"/>
              </w:rPr>
              <w:t xml:space="preserve"> </w:t>
            </w:r>
            <w:r>
              <w:rPr>
                <w:rFonts w:ascii="Arial"/>
                <w:color w:val="333333"/>
                <w:sz w:val="20"/>
              </w:rPr>
              <w:t>a</w:t>
            </w:r>
            <w:r>
              <w:rPr>
                <w:rFonts w:ascii="Arial"/>
                <w:color w:val="333333"/>
                <w:spacing w:val="-2"/>
                <w:sz w:val="20"/>
              </w:rPr>
              <w:t xml:space="preserve"> </w:t>
            </w:r>
            <w:r>
              <w:rPr>
                <w:rFonts w:ascii="Arial"/>
                <w:color w:val="333333"/>
                <w:sz w:val="20"/>
              </w:rPr>
              <w:t>reliance</w:t>
            </w:r>
            <w:r>
              <w:rPr>
                <w:rFonts w:ascii="Arial"/>
                <w:color w:val="333333"/>
                <w:spacing w:val="-2"/>
                <w:sz w:val="20"/>
              </w:rPr>
              <w:t xml:space="preserve"> </w:t>
            </w:r>
            <w:r>
              <w:rPr>
                <w:rFonts w:ascii="Arial"/>
                <w:color w:val="333333"/>
                <w:sz w:val="20"/>
              </w:rPr>
              <w:t>agreement</w:t>
            </w:r>
            <w:r>
              <w:rPr>
                <w:rFonts w:ascii="Arial"/>
                <w:color w:val="333333"/>
                <w:spacing w:val="-2"/>
                <w:sz w:val="20"/>
              </w:rPr>
              <w:t xml:space="preserve"> </w:t>
            </w:r>
            <w:r>
              <w:rPr>
                <w:rFonts w:ascii="Arial"/>
                <w:color w:val="333333"/>
                <w:sz w:val="20"/>
              </w:rPr>
              <w:t>will</w:t>
            </w:r>
            <w:r>
              <w:rPr>
                <w:rFonts w:ascii="Arial"/>
                <w:color w:val="333333"/>
                <w:spacing w:val="-2"/>
                <w:sz w:val="20"/>
              </w:rPr>
              <w:t xml:space="preserve"> </w:t>
            </w:r>
            <w:r>
              <w:rPr>
                <w:rFonts w:ascii="Arial"/>
                <w:color w:val="333333"/>
                <w:sz w:val="20"/>
              </w:rPr>
              <w:t>need</w:t>
            </w:r>
            <w:r>
              <w:rPr>
                <w:rFonts w:ascii="Arial"/>
                <w:color w:val="333333"/>
                <w:spacing w:val="-2"/>
                <w:sz w:val="20"/>
              </w:rPr>
              <w:t xml:space="preserve"> </w:t>
            </w:r>
            <w:r>
              <w:rPr>
                <w:rFonts w:ascii="Arial"/>
                <w:color w:val="333333"/>
                <w:sz w:val="20"/>
              </w:rPr>
              <w:t>to</w:t>
            </w:r>
            <w:r>
              <w:rPr>
                <w:rFonts w:ascii="Arial"/>
                <w:color w:val="333333"/>
                <w:spacing w:val="-2"/>
                <w:sz w:val="20"/>
              </w:rPr>
              <w:t xml:space="preserve"> </w:t>
            </w:r>
            <w:r>
              <w:rPr>
                <w:rFonts w:ascii="Arial"/>
                <w:color w:val="333333"/>
                <w:sz w:val="20"/>
              </w:rPr>
              <w:t>be</w:t>
            </w:r>
            <w:r>
              <w:rPr>
                <w:rFonts w:ascii="Arial"/>
                <w:color w:val="333333"/>
                <w:spacing w:val="-2"/>
                <w:sz w:val="20"/>
              </w:rPr>
              <w:t xml:space="preserve"> </w:t>
            </w:r>
            <w:r>
              <w:rPr>
                <w:rFonts w:ascii="Arial"/>
                <w:color w:val="333333"/>
                <w:sz w:val="20"/>
              </w:rPr>
              <w:t>executed</w:t>
            </w:r>
            <w:r>
              <w:rPr>
                <w:rFonts w:ascii="Arial"/>
                <w:color w:val="333333"/>
                <w:spacing w:val="-2"/>
                <w:sz w:val="20"/>
              </w:rPr>
              <w:t xml:space="preserve"> </w:t>
            </w:r>
            <w:r>
              <w:rPr>
                <w:rFonts w:ascii="Arial"/>
                <w:color w:val="333333"/>
                <w:sz w:val="20"/>
              </w:rPr>
              <w:t>prior</w:t>
            </w:r>
            <w:r>
              <w:rPr>
                <w:rFonts w:ascii="Arial"/>
                <w:color w:val="333333"/>
                <w:spacing w:val="-2"/>
                <w:sz w:val="20"/>
              </w:rPr>
              <w:t xml:space="preserve"> </w:t>
            </w:r>
            <w:r>
              <w:rPr>
                <w:rFonts w:ascii="Arial"/>
                <w:color w:val="333333"/>
                <w:sz w:val="20"/>
              </w:rPr>
              <w:t>to conducting any research activities.</w:t>
            </w:r>
          </w:p>
          <w:p w14:paraId="66A5E2E2" w14:textId="77777777" w:rsidR="00814875" w:rsidRDefault="00EA5180">
            <w:pPr>
              <w:pStyle w:val="TableParagraph"/>
              <w:spacing w:before="53"/>
              <w:ind w:left="560"/>
              <w:rPr>
                <w:sz w:val="24"/>
              </w:rPr>
            </w:pPr>
            <w:r>
              <w:rPr>
                <w:color w:val="333333"/>
                <w:spacing w:val="-5"/>
                <w:sz w:val="24"/>
              </w:rPr>
              <w:t>No</w:t>
            </w:r>
          </w:p>
        </w:tc>
      </w:tr>
      <w:tr w:rsidR="00814875" w14:paraId="28B64E39" w14:textId="77777777">
        <w:trPr>
          <w:trHeight w:val="1455"/>
        </w:trPr>
        <w:tc>
          <w:tcPr>
            <w:tcW w:w="10540" w:type="dxa"/>
            <w:tcBorders>
              <w:top w:val="single" w:sz="18" w:space="0" w:color="CCCCCC"/>
              <w:bottom w:val="single" w:sz="18" w:space="0" w:color="CCCCCC"/>
            </w:tcBorders>
          </w:tcPr>
          <w:p w14:paraId="19157498" w14:textId="77777777" w:rsidR="00814875" w:rsidRDefault="00EA5180">
            <w:pPr>
              <w:pStyle w:val="TableParagraph"/>
              <w:spacing w:before="43"/>
              <w:ind w:left="232"/>
              <w:rPr>
                <w:rFonts w:ascii="Arial"/>
                <w:b/>
                <w:sz w:val="26"/>
              </w:rPr>
            </w:pPr>
            <w:r>
              <w:rPr>
                <w:rFonts w:ascii="Arial"/>
                <w:b/>
                <w:color w:val="333333"/>
                <w:spacing w:val="-2"/>
                <w:sz w:val="26"/>
              </w:rPr>
              <w:t>Location</w:t>
            </w:r>
          </w:p>
          <w:p w14:paraId="6726B7A5" w14:textId="77777777" w:rsidR="00814875" w:rsidRDefault="00EA5180">
            <w:pPr>
              <w:pStyle w:val="TableParagraph"/>
              <w:numPr>
                <w:ilvl w:val="0"/>
                <w:numId w:val="6"/>
              </w:numPr>
              <w:tabs>
                <w:tab w:val="left" w:pos="500"/>
              </w:tabs>
              <w:spacing w:before="85" w:line="230" w:lineRule="auto"/>
              <w:ind w:right="1145"/>
              <w:rPr>
                <w:rFonts w:ascii="Arial"/>
                <w:sz w:val="20"/>
              </w:rPr>
            </w:pPr>
            <w:r>
              <w:rPr>
                <w:rFonts w:ascii="Arial"/>
                <w:noProof/>
                <w:sz w:val="20"/>
              </w:rPr>
              <mc:AlternateContent>
                <mc:Choice Requires="wpg">
                  <w:drawing>
                    <wp:anchor distT="0" distB="0" distL="0" distR="0" simplePos="0" relativeHeight="486622208" behindDoc="1" locked="0" layoutInCell="1" allowOverlap="1" wp14:anchorId="74B8BB5A" wp14:editId="6DF851D2">
                      <wp:simplePos x="0" y="0"/>
                      <wp:positionH relativeFrom="column">
                        <wp:posOffset>317500</wp:posOffset>
                      </wp:positionH>
                      <wp:positionV relativeFrom="paragraph">
                        <wp:posOffset>66734</wp:posOffset>
                      </wp:positionV>
                      <wp:extent cx="5778500" cy="27940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79400"/>
                                <a:chOff x="0" y="0"/>
                                <a:chExt cx="5778500" cy="279400"/>
                              </a:xfrm>
                            </wpg:grpSpPr>
                            <wps:wsp>
                              <wps:cNvPr id="58" name="Graphic 58"/>
                              <wps:cNvSpPr/>
                              <wps:spPr>
                                <a:xfrm>
                                  <a:off x="0" y="0"/>
                                  <a:ext cx="5778500" cy="279400"/>
                                </a:xfrm>
                                <a:custGeom>
                                  <a:avLst/>
                                  <a:gdLst/>
                                  <a:ahLst/>
                                  <a:cxnLst/>
                                  <a:rect l="l" t="t" r="r" b="b"/>
                                  <a:pathLst>
                                    <a:path w="5778500" h="279400">
                                      <a:moveTo>
                                        <a:pt x="5778500" y="0"/>
                                      </a:moveTo>
                                      <a:lnTo>
                                        <a:pt x="0" y="0"/>
                                      </a:lnTo>
                                      <a:lnTo>
                                        <a:pt x="0" y="279400"/>
                                      </a:lnTo>
                                      <a:lnTo>
                                        <a:pt x="5778500" y="2794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30584B8E" id="Group 57" o:spid="_x0000_s1026" style="position:absolute;margin-left:25pt;margin-top:5.25pt;width:455pt;height:22pt;z-index:-16694272;mso-wrap-distance-left:0;mso-wrap-distance-right:0" coordsize="57785,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">
                      <v:shape id="Graphic 58" o:spid="_x0000_s1027" style="position:absolute;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" path="m5778500,l,,,279400r5778500,l5778500,xe" fillcolor="#dfebf4" stroked="f">
                        <v:path arrowok="t"/>
                      </v:shape>
                    </v:group>
                  </w:pict>
                </mc:Fallback>
              </mc:AlternateContent>
            </w:r>
            <w:r>
              <w:rPr>
                <w:rFonts w:ascii="Arial"/>
                <w:color w:val="333333"/>
                <w:sz w:val="20"/>
              </w:rPr>
              <w:t>Are</w:t>
            </w:r>
            <w:r>
              <w:rPr>
                <w:rFonts w:ascii="Arial"/>
                <w:color w:val="333333"/>
                <w:spacing w:val="-3"/>
                <w:sz w:val="20"/>
              </w:rPr>
              <w:t xml:space="preserve"> </w:t>
            </w:r>
            <w:r>
              <w:rPr>
                <w:rFonts w:ascii="Arial"/>
                <w:color w:val="333333"/>
                <w:sz w:val="20"/>
              </w:rPr>
              <w:t>UNC-affiliated</w:t>
            </w:r>
            <w:r>
              <w:rPr>
                <w:rFonts w:ascii="Arial"/>
                <w:color w:val="333333"/>
                <w:spacing w:val="-3"/>
                <w:sz w:val="20"/>
              </w:rPr>
              <w:t xml:space="preserve"> </w:t>
            </w:r>
            <w:r>
              <w:rPr>
                <w:rFonts w:ascii="Arial"/>
                <w:color w:val="333333"/>
                <w:sz w:val="20"/>
              </w:rPr>
              <w:t>researchers</w:t>
            </w:r>
            <w:r>
              <w:rPr>
                <w:rFonts w:ascii="Arial"/>
                <w:color w:val="333333"/>
                <w:spacing w:val="-3"/>
                <w:sz w:val="20"/>
              </w:rPr>
              <w:t xml:space="preserve"> </w:t>
            </w:r>
            <w:r>
              <w:rPr>
                <w:rFonts w:ascii="Arial"/>
                <w:color w:val="333333"/>
                <w:sz w:val="20"/>
              </w:rPr>
              <w:t>involved</w:t>
            </w:r>
            <w:r>
              <w:rPr>
                <w:rFonts w:ascii="Arial"/>
                <w:color w:val="333333"/>
                <w:spacing w:val="-3"/>
                <w:sz w:val="20"/>
              </w:rPr>
              <w:t xml:space="preserve"> </w:t>
            </w:r>
            <w:r>
              <w:rPr>
                <w:rFonts w:ascii="Arial"/>
                <w:color w:val="333333"/>
                <w:sz w:val="20"/>
              </w:rPr>
              <w:t>in</w:t>
            </w:r>
            <w:r>
              <w:rPr>
                <w:rFonts w:ascii="Arial"/>
                <w:color w:val="333333"/>
                <w:spacing w:val="-3"/>
                <w:sz w:val="20"/>
              </w:rPr>
              <w:t xml:space="preserve"> </w:t>
            </w:r>
            <w:r>
              <w:rPr>
                <w:rFonts w:ascii="Arial"/>
                <w:color w:val="333333"/>
                <w:sz w:val="20"/>
              </w:rPr>
              <w:t>research</w:t>
            </w:r>
            <w:r>
              <w:rPr>
                <w:rFonts w:ascii="Arial"/>
                <w:color w:val="333333"/>
                <w:spacing w:val="-3"/>
                <w:sz w:val="20"/>
              </w:rPr>
              <w:t xml:space="preserve"> </w:t>
            </w:r>
            <w:r>
              <w:rPr>
                <w:rFonts w:ascii="Arial"/>
                <w:color w:val="333333"/>
                <w:sz w:val="20"/>
              </w:rPr>
              <w:t>conducted</w:t>
            </w:r>
            <w:r>
              <w:rPr>
                <w:rFonts w:ascii="Arial"/>
                <w:color w:val="333333"/>
                <w:spacing w:val="-3"/>
                <w:sz w:val="20"/>
              </w:rPr>
              <w:t xml:space="preserve"> </w:t>
            </w:r>
            <w:r>
              <w:rPr>
                <w:rFonts w:ascii="Arial"/>
                <w:color w:val="333333"/>
                <w:sz w:val="20"/>
              </w:rPr>
              <w:t>at</w:t>
            </w:r>
            <w:r>
              <w:rPr>
                <w:rFonts w:ascii="Arial"/>
                <w:color w:val="333333"/>
                <w:spacing w:val="-3"/>
                <w:sz w:val="20"/>
              </w:rPr>
              <w:t xml:space="preserve"> </w:t>
            </w:r>
            <w:r>
              <w:rPr>
                <w:rFonts w:ascii="Arial"/>
                <w:color w:val="333333"/>
                <w:sz w:val="20"/>
              </w:rPr>
              <w:t>any</w:t>
            </w:r>
            <w:r>
              <w:rPr>
                <w:rFonts w:ascii="Arial"/>
                <w:color w:val="333333"/>
                <w:spacing w:val="-3"/>
                <w:sz w:val="20"/>
              </w:rPr>
              <w:t xml:space="preserve"> </w:t>
            </w:r>
            <w:r>
              <w:rPr>
                <w:rFonts w:ascii="Arial"/>
                <w:color w:val="333333"/>
                <w:sz w:val="20"/>
              </w:rPr>
              <w:t>locations</w:t>
            </w:r>
            <w:r>
              <w:rPr>
                <w:rFonts w:ascii="Arial"/>
                <w:color w:val="333333"/>
                <w:spacing w:val="-3"/>
                <w:sz w:val="20"/>
              </w:rPr>
              <w:t xml:space="preserve"> </w:t>
            </w:r>
            <w:r>
              <w:rPr>
                <w:rFonts w:ascii="Arial"/>
                <w:color w:val="333333"/>
                <w:sz w:val="20"/>
              </w:rPr>
              <w:t>outside</w:t>
            </w:r>
            <w:r>
              <w:rPr>
                <w:rFonts w:ascii="Arial"/>
                <w:color w:val="333333"/>
                <w:spacing w:val="-3"/>
                <w:sz w:val="20"/>
              </w:rPr>
              <w:t xml:space="preserve"> </w:t>
            </w:r>
            <w:r>
              <w:rPr>
                <w:rFonts w:ascii="Arial"/>
                <w:color w:val="333333"/>
                <w:sz w:val="20"/>
              </w:rPr>
              <w:t>of</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r>
              <w:rPr>
                <w:rFonts w:ascii="Arial"/>
                <w:color w:val="333333"/>
                <w:sz w:val="20"/>
              </w:rPr>
              <w:t xml:space="preserve">United </w:t>
            </w:r>
            <w:r>
              <w:rPr>
                <w:rFonts w:ascii="Arial"/>
                <w:color w:val="333333"/>
                <w:spacing w:val="-2"/>
                <w:sz w:val="20"/>
              </w:rPr>
              <w:t>States?</w:t>
            </w:r>
          </w:p>
          <w:p w14:paraId="53601945" w14:textId="77777777" w:rsidR="00814875" w:rsidRDefault="00EA5180">
            <w:pPr>
              <w:pStyle w:val="TableParagraph"/>
              <w:spacing w:before="55"/>
              <w:ind w:left="560"/>
              <w:rPr>
                <w:sz w:val="24"/>
              </w:rPr>
            </w:pPr>
            <w:r>
              <w:rPr>
                <w:color w:val="333333"/>
                <w:spacing w:val="-5"/>
                <w:sz w:val="24"/>
              </w:rPr>
              <w:t>No</w:t>
            </w:r>
          </w:p>
        </w:tc>
      </w:tr>
      <w:tr w:rsidR="00814875" w14:paraId="04011B11" w14:textId="77777777">
        <w:trPr>
          <w:trHeight w:val="1237"/>
        </w:trPr>
        <w:tc>
          <w:tcPr>
            <w:tcW w:w="10540" w:type="dxa"/>
            <w:tcBorders>
              <w:top w:val="single" w:sz="18" w:space="0" w:color="CCCCCC"/>
            </w:tcBorders>
          </w:tcPr>
          <w:p w14:paraId="74E3B898" w14:textId="77777777" w:rsidR="00814875" w:rsidRDefault="00EA5180">
            <w:pPr>
              <w:pStyle w:val="TableParagraph"/>
              <w:spacing w:before="43"/>
              <w:ind w:left="34" w:right="7370"/>
              <w:jc w:val="center"/>
              <w:rPr>
                <w:rFonts w:ascii="Arial"/>
                <w:b/>
                <w:sz w:val="26"/>
              </w:rPr>
            </w:pPr>
            <w:r>
              <w:rPr>
                <w:rFonts w:ascii="Arial"/>
                <w:b/>
                <w:color w:val="333333"/>
                <w:sz w:val="26"/>
              </w:rPr>
              <w:t xml:space="preserve">Multi-Site Intake </w:t>
            </w:r>
            <w:r>
              <w:rPr>
                <w:rFonts w:ascii="Arial"/>
                <w:b/>
                <w:color w:val="333333"/>
                <w:spacing w:val="-4"/>
                <w:sz w:val="26"/>
              </w:rPr>
              <w:t>Form</w:t>
            </w:r>
          </w:p>
          <w:p w14:paraId="5F2DA1E4" w14:textId="77777777" w:rsidR="00814875" w:rsidRDefault="00EA5180">
            <w:pPr>
              <w:pStyle w:val="TableParagraph"/>
              <w:numPr>
                <w:ilvl w:val="0"/>
                <w:numId w:val="5"/>
              </w:numPr>
              <w:tabs>
                <w:tab w:val="left" w:pos="499"/>
              </w:tabs>
              <w:spacing w:before="78"/>
              <w:ind w:left="499" w:hanging="239"/>
              <w:rPr>
                <w:rFonts w:ascii="Arial"/>
                <w:sz w:val="20"/>
              </w:rPr>
            </w:pPr>
            <w:r>
              <w:rPr>
                <w:rFonts w:ascii="Arial"/>
                <w:noProof/>
                <w:sz w:val="20"/>
              </w:rPr>
              <mc:AlternateContent>
                <mc:Choice Requires="wpg">
                  <w:drawing>
                    <wp:anchor distT="0" distB="0" distL="0" distR="0" simplePos="0" relativeHeight="486622720" behindDoc="1" locked="0" layoutInCell="1" allowOverlap="1" wp14:anchorId="6A67D54E" wp14:editId="2C6F0075">
                      <wp:simplePos x="0" y="0"/>
                      <wp:positionH relativeFrom="column">
                        <wp:posOffset>317500</wp:posOffset>
                      </wp:positionH>
                      <wp:positionV relativeFrom="paragraph">
                        <wp:posOffset>67054</wp:posOffset>
                      </wp:positionV>
                      <wp:extent cx="5778500" cy="13970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139700"/>
                                <a:chOff x="0" y="0"/>
                                <a:chExt cx="5778500" cy="139700"/>
                              </a:xfrm>
                            </wpg:grpSpPr>
                            <wps:wsp>
                              <wps:cNvPr id="60" name="Graphic 60"/>
                              <wps:cNvSpPr/>
                              <wps:spPr>
                                <a:xfrm>
                                  <a:off x="0" y="0"/>
                                  <a:ext cx="5778500" cy="139700"/>
                                </a:xfrm>
                                <a:custGeom>
                                  <a:avLst/>
                                  <a:gdLst/>
                                  <a:ahLst/>
                                  <a:cxnLst/>
                                  <a:rect l="l" t="t" r="r" b="b"/>
                                  <a:pathLst>
                                    <a:path w="5778500" h="139700">
                                      <a:moveTo>
                                        <a:pt x="5778500" y="0"/>
                                      </a:moveTo>
                                      <a:lnTo>
                                        <a:pt x="0" y="0"/>
                                      </a:lnTo>
                                      <a:lnTo>
                                        <a:pt x="0" y="139700"/>
                                      </a:lnTo>
                                      <a:lnTo>
                                        <a:pt x="5778500" y="1397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234DF320" id="Group 59" o:spid="_x0000_s1026" style="position:absolute;margin-left:25pt;margin-top:5.3pt;width:455pt;height:11pt;z-index:-16693760;mso-wrap-distance-left:0;mso-wrap-distance-right:0" coordsize="57785,1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">
                      <v:shape id="Graphic 60" o:spid="_x0000_s1027" style="position:absolute;width:57785;height:1397;visibility:visible;mso-wrap-style:square;v-text-anchor:top" coordsize="57785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" path="m5778500,l,,,139700r5778500,l5778500,xe" fillcolor="#dfebf4" stroked="f">
                        <v:path arrowok="t"/>
                      </v:shape>
                    </v:group>
                  </w:pict>
                </mc:Fallback>
              </mc:AlternateContent>
            </w:r>
            <w:proofErr w:type="spellStart"/>
            <w:r>
              <w:rPr>
                <w:rFonts w:ascii="Arial"/>
                <w:color w:val="333333"/>
                <w:spacing w:val="-2"/>
                <w:sz w:val="20"/>
              </w:rPr>
              <w:t>multisiteIntakeFormRedirect</w:t>
            </w:r>
            <w:proofErr w:type="spellEnd"/>
          </w:p>
          <w:p w14:paraId="74A89FA3" w14:textId="77777777" w:rsidR="00814875" w:rsidRDefault="00EA5180">
            <w:pPr>
              <w:pStyle w:val="TableParagraph"/>
              <w:spacing w:before="53"/>
              <w:ind w:left="0" w:right="7370"/>
              <w:jc w:val="center"/>
              <w:rPr>
                <w:sz w:val="24"/>
              </w:rPr>
            </w:pPr>
            <w:r>
              <w:rPr>
                <w:color w:val="999999"/>
                <w:sz w:val="24"/>
              </w:rPr>
              <w:t xml:space="preserve">No Answer </w:t>
            </w:r>
            <w:r>
              <w:rPr>
                <w:color w:val="999999"/>
                <w:spacing w:val="-2"/>
                <w:sz w:val="24"/>
              </w:rPr>
              <w:t>Provided</w:t>
            </w:r>
          </w:p>
        </w:tc>
      </w:tr>
    </w:tbl>
    <w:p w14:paraId="39780F8D" w14:textId="77777777" w:rsidR="00814875" w:rsidRDefault="00814875">
      <w:pPr>
        <w:pStyle w:val="BodyText"/>
        <w:spacing w:before="10"/>
        <w:rPr>
          <w:sz w:val="14"/>
        </w:rPr>
      </w:pPr>
    </w:p>
    <w:tbl>
      <w:tblPr>
        <w:tblW w:w="0" w:type="auto"/>
        <w:tblInd w:w="13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10540"/>
      </w:tblGrid>
      <w:tr w:rsidR="00814875" w14:paraId="74CF4FAE" w14:textId="77777777">
        <w:trPr>
          <w:trHeight w:val="377"/>
        </w:trPr>
        <w:tc>
          <w:tcPr>
            <w:tcW w:w="10540" w:type="dxa"/>
            <w:tcBorders>
              <w:bottom w:val="single" w:sz="18" w:space="0" w:color="CCCCCC"/>
            </w:tcBorders>
            <w:shd w:val="clear" w:color="auto" w:fill="F8F8F8"/>
          </w:tcPr>
          <w:p w14:paraId="4DF96CCA" w14:textId="77777777" w:rsidR="00814875" w:rsidRDefault="00EA5180">
            <w:pPr>
              <w:pStyle w:val="TableParagraph"/>
              <w:spacing w:before="7"/>
              <w:rPr>
                <w:rFonts w:ascii="Arial"/>
                <w:b/>
                <w:sz w:val="28"/>
              </w:rPr>
            </w:pPr>
            <w:r>
              <w:rPr>
                <w:rFonts w:ascii="Arial"/>
                <w:b/>
                <w:color w:val="31659B"/>
                <w:sz w:val="28"/>
              </w:rPr>
              <w:t xml:space="preserve">Scientific </w:t>
            </w:r>
            <w:r>
              <w:rPr>
                <w:rFonts w:ascii="Arial"/>
                <w:b/>
                <w:color w:val="31659B"/>
                <w:spacing w:val="-2"/>
                <w:sz w:val="28"/>
              </w:rPr>
              <w:t>Review</w:t>
            </w:r>
          </w:p>
        </w:tc>
      </w:tr>
      <w:tr w:rsidR="00814875" w14:paraId="770A4438" w14:textId="77777777">
        <w:trPr>
          <w:trHeight w:val="2927"/>
        </w:trPr>
        <w:tc>
          <w:tcPr>
            <w:tcW w:w="10540" w:type="dxa"/>
            <w:tcBorders>
              <w:top w:val="single" w:sz="18" w:space="0" w:color="CCCCCC"/>
              <w:left w:val="single" w:sz="8" w:space="0" w:color="CCCCCC"/>
              <w:bottom w:val="nil"/>
              <w:right w:val="single" w:sz="8" w:space="0" w:color="CCCCCC"/>
            </w:tcBorders>
          </w:tcPr>
          <w:p w14:paraId="5030BF4B" w14:textId="77777777" w:rsidR="00814875" w:rsidRDefault="00EA5180">
            <w:pPr>
              <w:pStyle w:val="TableParagraph"/>
              <w:spacing w:before="43"/>
              <w:ind w:left="232"/>
              <w:rPr>
                <w:rFonts w:ascii="Arial"/>
                <w:b/>
                <w:sz w:val="26"/>
              </w:rPr>
            </w:pPr>
            <w:r>
              <w:rPr>
                <w:rFonts w:ascii="Arial"/>
                <w:b/>
                <w:color w:val="333333"/>
                <w:sz w:val="26"/>
              </w:rPr>
              <w:t xml:space="preserve">Scientific </w:t>
            </w:r>
            <w:r>
              <w:rPr>
                <w:rFonts w:ascii="Arial"/>
                <w:b/>
                <w:color w:val="333333"/>
                <w:spacing w:val="-2"/>
                <w:sz w:val="26"/>
              </w:rPr>
              <w:t>Review</w:t>
            </w:r>
          </w:p>
          <w:p w14:paraId="79278E76" w14:textId="77777777" w:rsidR="00814875" w:rsidRDefault="00EA5180">
            <w:pPr>
              <w:pStyle w:val="TableParagraph"/>
              <w:spacing w:before="225" w:line="230" w:lineRule="auto"/>
              <w:ind w:left="260" w:right="230"/>
              <w:rPr>
                <w:rFonts w:ascii="Arial"/>
                <w:i/>
                <w:sz w:val="20"/>
              </w:rPr>
            </w:pPr>
            <w:r>
              <w:rPr>
                <w:rFonts w:ascii="Arial"/>
                <w:i/>
                <w:color w:val="333333"/>
                <w:sz w:val="20"/>
              </w:rPr>
              <w:t xml:space="preserve">All </w:t>
            </w:r>
            <w:r>
              <w:rPr>
                <w:rFonts w:ascii="Arial"/>
                <w:i/>
                <w:color w:val="333333"/>
                <w:sz w:val="20"/>
                <w:u w:val="single" w:color="333333"/>
              </w:rPr>
              <w:t>biomedical research</w:t>
            </w:r>
            <w:r>
              <w:rPr>
                <w:rFonts w:ascii="Arial"/>
                <w:i/>
                <w:color w:val="333333"/>
                <w:spacing w:val="-7"/>
                <w:sz w:val="20"/>
              </w:rPr>
              <w:t xml:space="preserve"> </w:t>
            </w:r>
            <w:r>
              <w:rPr>
                <w:rFonts w:ascii="Arial"/>
                <w:i/>
                <w:color w:val="333333"/>
                <w:sz w:val="20"/>
              </w:rPr>
              <w:t>conducted at the University of North Carolina at Chapel Hill involving procedures that pose</w:t>
            </w:r>
            <w:r>
              <w:rPr>
                <w:rFonts w:ascii="Arial"/>
                <w:i/>
                <w:color w:val="333333"/>
                <w:spacing w:val="-12"/>
                <w:sz w:val="20"/>
              </w:rPr>
              <w:t xml:space="preserve"> </w:t>
            </w:r>
            <w:r>
              <w:rPr>
                <w:rFonts w:ascii="Arial"/>
                <w:i/>
                <w:color w:val="333333"/>
                <w:sz w:val="20"/>
                <w:u w:val="single" w:color="333333"/>
              </w:rPr>
              <w:t>greater</w:t>
            </w:r>
            <w:r>
              <w:rPr>
                <w:rFonts w:ascii="Arial"/>
                <w:i/>
                <w:color w:val="333333"/>
                <w:spacing w:val="-3"/>
                <w:sz w:val="20"/>
                <w:u w:val="single" w:color="333333"/>
              </w:rPr>
              <w:t xml:space="preserve"> </w:t>
            </w:r>
            <w:r>
              <w:rPr>
                <w:rFonts w:ascii="Arial"/>
                <w:i/>
                <w:color w:val="333333"/>
                <w:sz w:val="20"/>
                <w:u w:val="single" w:color="333333"/>
              </w:rPr>
              <w:t>than</w:t>
            </w:r>
            <w:r>
              <w:rPr>
                <w:rFonts w:ascii="Arial"/>
                <w:i/>
                <w:color w:val="333333"/>
                <w:spacing w:val="-3"/>
                <w:sz w:val="20"/>
                <w:u w:val="single" w:color="333333"/>
              </w:rPr>
              <w:t xml:space="preserve"> </w:t>
            </w:r>
            <w:r>
              <w:rPr>
                <w:rFonts w:ascii="Arial"/>
                <w:i/>
                <w:color w:val="333333"/>
                <w:sz w:val="20"/>
                <w:u w:val="single" w:color="333333"/>
              </w:rPr>
              <w:t>minimal</w:t>
            </w:r>
            <w:r>
              <w:rPr>
                <w:rFonts w:ascii="Arial"/>
                <w:i/>
                <w:color w:val="333333"/>
                <w:spacing w:val="-3"/>
                <w:sz w:val="20"/>
                <w:u w:val="single" w:color="333333"/>
              </w:rPr>
              <w:t xml:space="preserve"> </w:t>
            </w:r>
            <w:r>
              <w:rPr>
                <w:rFonts w:ascii="Arial"/>
                <w:i/>
                <w:color w:val="333333"/>
                <w:sz w:val="20"/>
                <w:u w:val="single" w:color="333333"/>
              </w:rPr>
              <w:t>risk</w:t>
            </w:r>
            <w:r>
              <w:rPr>
                <w:rFonts w:ascii="Arial"/>
                <w:i/>
                <w:color w:val="333333"/>
                <w:spacing w:val="-13"/>
                <w:sz w:val="20"/>
              </w:rPr>
              <w:t xml:space="preserve"> </w:t>
            </w:r>
            <w:r>
              <w:rPr>
                <w:rFonts w:ascii="Arial"/>
                <w:i/>
                <w:color w:val="333333"/>
                <w:sz w:val="20"/>
              </w:rPr>
              <w:t>must</w:t>
            </w:r>
            <w:r>
              <w:rPr>
                <w:rFonts w:ascii="Arial"/>
                <w:i/>
                <w:color w:val="333333"/>
                <w:spacing w:val="-3"/>
                <w:sz w:val="20"/>
              </w:rPr>
              <w:t xml:space="preserve"> </w:t>
            </w:r>
            <w:r>
              <w:rPr>
                <w:rFonts w:ascii="Arial"/>
                <w:i/>
                <w:color w:val="333333"/>
                <w:sz w:val="20"/>
              </w:rPr>
              <w:t>undergo</w:t>
            </w:r>
            <w:r>
              <w:rPr>
                <w:rFonts w:ascii="Arial"/>
                <w:i/>
                <w:color w:val="333333"/>
                <w:spacing w:val="-3"/>
                <w:sz w:val="20"/>
              </w:rPr>
              <w:t xml:space="preserve"> </w:t>
            </w:r>
            <w:r>
              <w:rPr>
                <w:rFonts w:ascii="Arial"/>
                <w:i/>
                <w:color w:val="333333"/>
                <w:sz w:val="20"/>
              </w:rPr>
              <w:t>scientific</w:t>
            </w:r>
            <w:r>
              <w:rPr>
                <w:rFonts w:ascii="Arial"/>
                <w:i/>
                <w:color w:val="333333"/>
                <w:spacing w:val="-3"/>
                <w:sz w:val="20"/>
              </w:rPr>
              <w:t xml:space="preserve"> </w:t>
            </w:r>
            <w:r>
              <w:rPr>
                <w:rFonts w:ascii="Arial"/>
                <w:i/>
                <w:color w:val="333333"/>
                <w:sz w:val="20"/>
              </w:rPr>
              <w:t>review.</w:t>
            </w:r>
            <w:r>
              <w:rPr>
                <w:rFonts w:ascii="Arial"/>
                <w:i/>
                <w:color w:val="333333"/>
                <w:spacing w:val="-3"/>
                <w:sz w:val="20"/>
              </w:rPr>
              <w:t xml:space="preserve"> </w:t>
            </w:r>
            <w:r>
              <w:rPr>
                <w:rFonts w:ascii="Arial"/>
                <w:i/>
                <w:color w:val="333333"/>
                <w:sz w:val="20"/>
              </w:rPr>
              <w:t>Scientific</w:t>
            </w:r>
            <w:r>
              <w:rPr>
                <w:rFonts w:ascii="Arial"/>
                <w:i/>
                <w:color w:val="333333"/>
                <w:spacing w:val="-3"/>
                <w:sz w:val="20"/>
              </w:rPr>
              <w:t xml:space="preserve"> </w:t>
            </w:r>
            <w:r>
              <w:rPr>
                <w:rFonts w:ascii="Arial"/>
                <w:i/>
                <w:color w:val="333333"/>
                <w:sz w:val="20"/>
              </w:rPr>
              <w:t>review</w:t>
            </w:r>
            <w:r>
              <w:rPr>
                <w:rFonts w:ascii="Arial"/>
                <w:i/>
                <w:color w:val="333333"/>
                <w:spacing w:val="-3"/>
                <w:sz w:val="20"/>
              </w:rPr>
              <w:t xml:space="preserve"> </w:t>
            </w:r>
            <w:r>
              <w:rPr>
                <w:rFonts w:ascii="Arial"/>
                <w:i/>
                <w:color w:val="333333"/>
                <w:sz w:val="20"/>
              </w:rPr>
              <w:t>is</w:t>
            </w:r>
            <w:r>
              <w:rPr>
                <w:rFonts w:ascii="Arial"/>
                <w:i/>
                <w:color w:val="333333"/>
                <w:spacing w:val="-3"/>
                <w:sz w:val="20"/>
              </w:rPr>
              <w:t xml:space="preserve"> </w:t>
            </w:r>
            <w:r>
              <w:rPr>
                <w:rFonts w:ascii="Arial"/>
                <w:i/>
                <w:color w:val="333333"/>
                <w:sz w:val="20"/>
              </w:rPr>
              <w:t>a</w:t>
            </w:r>
            <w:r>
              <w:rPr>
                <w:rFonts w:ascii="Arial"/>
                <w:i/>
                <w:color w:val="333333"/>
                <w:spacing w:val="-3"/>
                <w:sz w:val="20"/>
              </w:rPr>
              <w:t xml:space="preserve"> </w:t>
            </w:r>
            <w:r>
              <w:rPr>
                <w:rFonts w:ascii="Arial"/>
                <w:i/>
                <w:color w:val="333333"/>
                <w:sz w:val="20"/>
              </w:rPr>
              <w:t>process</w:t>
            </w:r>
            <w:r>
              <w:rPr>
                <w:rFonts w:ascii="Arial"/>
                <w:i/>
                <w:color w:val="333333"/>
                <w:spacing w:val="-3"/>
                <w:sz w:val="20"/>
              </w:rPr>
              <w:t xml:space="preserve"> </w:t>
            </w:r>
            <w:r>
              <w:rPr>
                <w:rFonts w:ascii="Arial"/>
                <w:i/>
                <w:color w:val="333333"/>
                <w:sz w:val="20"/>
              </w:rPr>
              <w:t>that</w:t>
            </w:r>
            <w:r>
              <w:rPr>
                <w:rFonts w:ascii="Arial"/>
                <w:i/>
                <w:color w:val="333333"/>
                <w:spacing w:val="-3"/>
                <w:sz w:val="20"/>
              </w:rPr>
              <w:t xml:space="preserve"> </w:t>
            </w:r>
            <w:r>
              <w:rPr>
                <w:rFonts w:ascii="Arial"/>
                <w:i/>
                <w:color w:val="333333"/>
                <w:sz w:val="20"/>
              </w:rPr>
              <w:t>evaluates</w:t>
            </w:r>
            <w:r>
              <w:rPr>
                <w:rFonts w:ascii="Arial"/>
                <w:i/>
                <w:color w:val="333333"/>
                <w:spacing w:val="-3"/>
                <w:sz w:val="20"/>
              </w:rPr>
              <w:t xml:space="preserve"> </w:t>
            </w:r>
            <w:r>
              <w:rPr>
                <w:rFonts w:ascii="Arial"/>
                <w:i/>
                <w:color w:val="333333"/>
                <w:sz w:val="20"/>
              </w:rPr>
              <w:t>the</w:t>
            </w:r>
          </w:p>
          <w:p w14:paraId="7D914C7C" w14:textId="77777777" w:rsidR="00814875" w:rsidRDefault="00EA5180">
            <w:pPr>
              <w:pStyle w:val="TableParagraph"/>
              <w:spacing w:line="230" w:lineRule="auto"/>
              <w:ind w:left="260"/>
              <w:rPr>
                <w:rFonts w:ascii="Arial"/>
                <w:i/>
                <w:sz w:val="20"/>
              </w:rPr>
            </w:pPr>
            <w:r>
              <w:rPr>
                <w:rFonts w:ascii="Arial"/>
                <w:i/>
                <w:color w:val="333333"/>
                <w:sz w:val="20"/>
              </w:rPr>
              <w:t>scientific</w:t>
            </w:r>
            <w:r>
              <w:rPr>
                <w:rFonts w:ascii="Arial"/>
                <w:i/>
                <w:color w:val="333333"/>
                <w:spacing w:val="-3"/>
                <w:sz w:val="20"/>
              </w:rPr>
              <w:t xml:space="preserve"> </w:t>
            </w:r>
            <w:r>
              <w:rPr>
                <w:rFonts w:ascii="Arial"/>
                <w:i/>
                <w:color w:val="333333"/>
                <w:sz w:val="20"/>
              </w:rPr>
              <w:t>merit</w:t>
            </w:r>
            <w:r>
              <w:rPr>
                <w:rFonts w:ascii="Arial"/>
                <w:i/>
                <w:color w:val="333333"/>
                <w:spacing w:val="-3"/>
                <w:sz w:val="20"/>
              </w:rPr>
              <w:t xml:space="preserve"> </w:t>
            </w:r>
            <w:r>
              <w:rPr>
                <w:rFonts w:ascii="Arial"/>
                <w:i/>
                <w:color w:val="333333"/>
                <w:sz w:val="20"/>
              </w:rPr>
              <w:t>of</w:t>
            </w:r>
            <w:r>
              <w:rPr>
                <w:rFonts w:ascii="Arial"/>
                <w:i/>
                <w:color w:val="333333"/>
                <w:spacing w:val="-3"/>
                <w:sz w:val="20"/>
              </w:rPr>
              <w:t xml:space="preserve"> </w:t>
            </w:r>
            <w:r>
              <w:rPr>
                <w:rFonts w:ascii="Arial"/>
                <w:i/>
                <w:color w:val="333333"/>
                <w:sz w:val="20"/>
              </w:rPr>
              <w:t>a</w:t>
            </w:r>
            <w:r>
              <w:rPr>
                <w:rFonts w:ascii="Arial"/>
                <w:i/>
                <w:color w:val="333333"/>
                <w:spacing w:val="-3"/>
                <w:sz w:val="20"/>
              </w:rPr>
              <w:t xml:space="preserve"> </w:t>
            </w:r>
            <w:r>
              <w:rPr>
                <w:rFonts w:ascii="Arial"/>
                <w:i/>
                <w:color w:val="333333"/>
                <w:sz w:val="20"/>
              </w:rPr>
              <w:t>protocol</w:t>
            </w:r>
            <w:r>
              <w:rPr>
                <w:rFonts w:ascii="Arial"/>
                <w:i/>
                <w:color w:val="333333"/>
                <w:spacing w:val="-3"/>
                <w:sz w:val="20"/>
              </w:rPr>
              <w:t xml:space="preserve"> </w:t>
            </w:r>
            <w:r>
              <w:rPr>
                <w:rFonts w:ascii="Arial"/>
                <w:i/>
                <w:color w:val="333333"/>
                <w:sz w:val="20"/>
              </w:rPr>
              <w:t>ensuring</w:t>
            </w:r>
            <w:r>
              <w:rPr>
                <w:rFonts w:ascii="Arial"/>
                <w:i/>
                <w:color w:val="333333"/>
                <w:spacing w:val="-3"/>
                <w:sz w:val="20"/>
              </w:rPr>
              <w:t xml:space="preserve"> </w:t>
            </w:r>
            <w:r>
              <w:rPr>
                <w:rFonts w:ascii="Arial"/>
                <w:i/>
                <w:color w:val="333333"/>
                <w:sz w:val="20"/>
              </w:rPr>
              <w:t>that</w:t>
            </w:r>
            <w:r>
              <w:rPr>
                <w:rFonts w:ascii="Arial"/>
                <w:i/>
                <w:color w:val="333333"/>
                <w:spacing w:val="-3"/>
                <w:sz w:val="20"/>
              </w:rPr>
              <w:t xml:space="preserve"> </w:t>
            </w:r>
            <w:r>
              <w:rPr>
                <w:rFonts w:ascii="Arial"/>
                <w:i/>
                <w:color w:val="333333"/>
                <w:sz w:val="20"/>
              </w:rPr>
              <w:t>only</w:t>
            </w:r>
            <w:r>
              <w:rPr>
                <w:rFonts w:ascii="Arial"/>
                <w:i/>
                <w:color w:val="333333"/>
                <w:spacing w:val="-3"/>
                <w:sz w:val="20"/>
              </w:rPr>
              <w:t xml:space="preserve"> </w:t>
            </w:r>
            <w:r>
              <w:rPr>
                <w:rFonts w:ascii="Arial"/>
                <w:i/>
                <w:color w:val="333333"/>
                <w:sz w:val="20"/>
              </w:rPr>
              <w:t>scientifically</w:t>
            </w:r>
            <w:r>
              <w:rPr>
                <w:rFonts w:ascii="Arial"/>
                <w:i/>
                <w:color w:val="333333"/>
                <w:spacing w:val="-3"/>
                <w:sz w:val="20"/>
              </w:rPr>
              <w:t xml:space="preserve"> </w:t>
            </w:r>
            <w:r>
              <w:rPr>
                <w:rFonts w:ascii="Arial"/>
                <w:i/>
                <w:color w:val="333333"/>
                <w:sz w:val="20"/>
              </w:rPr>
              <w:t>sound</w:t>
            </w:r>
            <w:r>
              <w:rPr>
                <w:rFonts w:ascii="Arial"/>
                <w:i/>
                <w:color w:val="333333"/>
                <w:spacing w:val="-3"/>
                <w:sz w:val="20"/>
              </w:rPr>
              <w:t xml:space="preserve"> </w:t>
            </w:r>
            <w:r>
              <w:rPr>
                <w:rFonts w:ascii="Arial"/>
                <w:i/>
                <w:color w:val="333333"/>
                <w:sz w:val="20"/>
              </w:rPr>
              <w:t>protocols</w:t>
            </w:r>
            <w:r>
              <w:rPr>
                <w:rFonts w:ascii="Arial"/>
                <w:i/>
                <w:color w:val="333333"/>
                <w:spacing w:val="-3"/>
                <w:sz w:val="20"/>
              </w:rPr>
              <w:t xml:space="preserve"> </w:t>
            </w:r>
            <w:r>
              <w:rPr>
                <w:rFonts w:ascii="Arial"/>
                <w:i/>
                <w:color w:val="333333"/>
                <w:sz w:val="20"/>
              </w:rPr>
              <w:t>are</w:t>
            </w:r>
            <w:r>
              <w:rPr>
                <w:rFonts w:ascii="Arial"/>
                <w:i/>
                <w:color w:val="333333"/>
                <w:spacing w:val="-3"/>
                <w:sz w:val="20"/>
              </w:rPr>
              <w:t xml:space="preserve"> </w:t>
            </w:r>
            <w:r>
              <w:rPr>
                <w:rFonts w:ascii="Arial"/>
                <w:i/>
                <w:color w:val="333333"/>
                <w:sz w:val="20"/>
              </w:rPr>
              <w:t>submitted</w:t>
            </w:r>
            <w:r>
              <w:rPr>
                <w:rFonts w:ascii="Arial"/>
                <w:i/>
                <w:color w:val="333333"/>
                <w:spacing w:val="-3"/>
                <w:sz w:val="20"/>
              </w:rPr>
              <w:t xml:space="preserve"> </w:t>
            </w:r>
            <w:r>
              <w:rPr>
                <w:rFonts w:ascii="Arial"/>
                <w:i/>
                <w:color w:val="333333"/>
                <w:sz w:val="20"/>
              </w:rPr>
              <w:t>for</w:t>
            </w:r>
            <w:r>
              <w:rPr>
                <w:rFonts w:ascii="Arial"/>
                <w:i/>
                <w:color w:val="333333"/>
                <w:spacing w:val="-3"/>
                <w:sz w:val="20"/>
              </w:rPr>
              <w:t xml:space="preserve"> </w:t>
            </w:r>
            <w:r>
              <w:rPr>
                <w:rFonts w:ascii="Arial"/>
                <w:i/>
                <w:color w:val="333333"/>
                <w:sz w:val="20"/>
              </w:rPr>
              <w:t>IRB</w:t>
            </w:r>
            <w:r>
              <w:rPr>
                <w:rFonts w:ascii="Arial"/>
                <w:i/>
                <w:color w:val="333333"/>
                <w:spacing w:val="-3"/>
                <w:sz w:val="20"/>
              </w:rPr>
              <w:t xml:space="preserve"> </w:t>
            </w:r>
            <w:r>
              <w:rPr>
                <w:rFonts w:ascii="Arial"/>
                <w:i/>
                <w:color w:val="333333"/>
                <w:sz w:val="20"/>
              </w:rPr>
              <w:t>review.</w:t>
            </w:r>
            <w:r>
              <w:rPr>
                <w:rFonts w:ascii="Arial"/>
                <w:i/>
                <w:color w:val="333333"/>
                <w:spacing w:val="-3"/>
                <w:sz w:val="20"/>
              </w:rPr>
              <w:t xml:space="preserve"> </w:t>
            </w:r>
            <w:r>
              <w:rPr>
                <w:rFonts w:ascii="Arial"/>
                <w:i/>
                <w:color w:val="333333"/>
                <w:sz w:val="20"/>
              </w:rPr>
              <w:t>Scientific review ensures that the research uses procedures consistent with sound research design and the research</w:t>
            </w:r>
          </w:p>
          <w:p w14:paraId="4A30288F" w14:textId="77777777" w:rsidR="00814875" w:rsidRDefault="00EA5180">
            <w:pPr>
              <w:pStyle w:val="TableParagraph"/>
              <w:spacing w:line="221" w:lineRule="exact"/>
              <w:ind w:left="260"/>
              <w:rPr>
                <w:rFonts w:ascii="Arial"/>
                <w:i/>
                <w:sz w:val="20"/>
              </w:rPr>
            </w:pPr>
            <w:r>
              <w:rPr>
                <w:rFonts w:ascii="Arial"/>
                <w:i/>
                <w:color w:val="333333"/>
                <w:sz w:val="20"/>
              </w:rPr>
              <w:t>design</w:t>
            </w:r>
            <w:r>
              <w:rPr>
                <w:rFonts w:ascii="Arial"/>
                <w:i/>
                <w:color w:val="333333"/>
                <w:spacing w:val="-2"/>
                <w:sz w:val="20"/>
              </w:rPr>
              <w:t xml:space="preserve"> </w:t>
            </w:r>
            <w:r>
              <w:rPr>
                <w:rFonts w:ascii="Arial"/>
                <w:i/>
                <w:color w:val="333333"/>
                <w:sz w:val="20"/>
              </w:rPr>
              <w:t>is</w:t>
            </w:r>
            <w:r>
              <w:rPr>
                <w:rFonts w:ascii="Arial"/>
                <w:i/>
                <w:color w:val="333333"/>
                <w:spacing w:val="-1"/>
                <w:sz w:val="20"/>
              </w:rPr>
              <w:t xml:space="preserve"> </w:t>
            </w:r>
            <w:r>
              <w:rPr>
                <w:rFonts w:ascii="Arial"/>
                <w:i/>
                <w:color w:val="333333"/>
                <w:sz w:val="20"/>
              </w:rPr>
              <w:t>sound</w:t>
            </w:r>
            <w:r>
              <w:rPr>
                <w:rFonts w:ascii="Arial"/>
                <w:i/>
                <w:color w:val="333333"/>
                <w:spacing w:val="-2"/>
                <w:sz w:val="20"/>
              </w:rPr>
              <w:t xml:space="preserve"> </w:t>
            </w:r>
            <w:r>
              <w:rPr>
                <w:rFonts w:ascii="Arial"/>
                <w:i/>
                <w:color w:val="333333"/>
                <w:sz w:val="20"/>
              </w:rPr>
              <w:t>enough</w:t>
            </w:r>
            <w:r>
              <w:rPr>
                <w:rFonts w:ascii="Arial"/>
                <w:i/>
                <w:color w:val="333333"/>
                <w:spacing w:val="-1"/>
                <w:sz w:val="20"/>
              </w:rPr>
              <w:t xml:space="preserve"> </w:t>
            </w:r>
            <w:r>
              <w:rPr>
                <w:rFonts w:ascii="Arial"/>
                <w:i/>
                <w:color w:val="333333"/>
                <w:sz w:val="20"/>
              </w:rPr>
              <w:t>to</w:t>
            </w:r>
            <w:r>
              <w:rPr>
                <w:rFonts w:ascii="Arial"/>
                <w:i/>
                <w:color w:val="333333"/>
                <w:spacing w:val="-1"/>
                <w:sz w:val="20"/>
              </w:rPr>
              <w:t xml:space="preserve"> </w:t>
            </w:r>
            <w:r>
              <w:rPr>
                <w:rFonts w:ascii="Arial"/>
                <w:i/>
                <w:color w:val="333333"/>
                <w:sz w:val="20"/>
              </w:rPr>
              <w:t>reasonably</w:t>
            </w:r>
            <w:r>
              <w:rPr>
                <w:rFonts w:ascii="Arial"/>
                <w:i/>
                <w:color w:val="333333"/>
                <w:spacing w:val="-2"/>
                <w:sz w:val="20"/>
              </w:rPr>
              <w:t xml:space="preserve"> </w:t>
            </w:r>
            <w:r>
              <w:rPr>
                <w:rFonts w:ascii="Arial"/>
                <w:i/>
                <w:color w:val="333333"/>
                <w:sz w:val="20"/>
              </w:rPr>
              <w:t>expect</w:t>
            </w:r>
            <w:r>
              <w:rPr>
                <w:rFonts w:ascii="Arial"/>
                <w:i/>
                <w:color w:val="333333"/>
                <w:spacing w:val="-1"/>
                <w:sz w:val="20"/>
              </w:rPr>
              <w:t xml:space="preserve"> </w:t>
            </w:r>
            <w:r>
              <w:rPr>
                <w:rFonts w:ascii="Arial"/>
                <w:i/>
                <w:color w:val="333333"/>
                <w:sz w:val="20"/>
              </w:rPr>
              <w:t>the</w:t>
            </w:r>
            <w:r>
              <w:rPr>
                <w:rFonts w:ascii="Arial"/>
                <w:i/>
                <w:color w:val="333333"/>
                <w:spacing w:val="-2"/>
                <w:sz w:val="20"/>
              </w:rPr>
              <w:t xml:space="preserve"> </w:t>
            </w:r>
            <w:r>
              <w:rPr>
                <w:rFonts w:ascii="Arial"/>
                <w:i/>
                <w:color w:val="333333"/>
                <w:sz w:val="20"/>
              </w:rPr>
              <w:t>research</w:t>
            </w:r>
            <w:r>
              <w:rPr>
                <w:rFonts w:ascii="Arial"/>
                <w:i/>
                <w:color w:val="333333"/>
                <w:spacing w:val="-1"/>
                <w:sz w:val="20"/>
              </w:rPr>
              <w:t xml:space="preserve"> </w:t>
            </w:r>
            <w:r>
              <w:rPr>
                <w:rFonts w:ascii="Arial"/>
                <w:i/>
                <w:color w:val="333333"/>
                <w:sz w:val="20"/>
              </w:rPr>
              <w:t>to</w:t>
            </w:r>
            <w:r>
              <w:rPr>
                <w:rFonts w:ascii="Arial"/>
                <w:i/>
                <w:color w:val="333333"/>
                <w:spacing w:val="-1"/>
                <w:sz w:val="20"/>
              </w:rPr>
              <w:t xml:space="preserve"> </w:t>
            </w:r>
            <w:r>
              <w:rPr>
                <w:rFonts w:ascii="Arial"/>
                <w:i/>
                <w:color w:val="333333"/>
                <w:sz w:val="20"/>
              </w:rPr>
              <w:t>answer</w:t>
            </w:r>
            <w:r>
              <w:rPr>
                <w:rFonts w:ascii="Arial"/>
                <w:i/>
                <w:color w:val="333333"/>
                <w:spacing w:val="-2"/>
                <w:sz w:val="20"/>
              </w:rPr>
              <w:t xml:space="preserve"> </w:t>
            </w:r>
            <w:r>
              <w:rPr>
                <w:rFonts w:ascii="Arial"/>
                <w:i/>
                <w:color w:val="333333"/>
                <w:sz w:val="20"/>
              </w:rPr>
              <w:t>its</w:t>
            </w:r>
            <w:r>
              <w:rPr>
                <w:rFonts w:ascii="Arial"/>
                <w:i/>
                <w:color w:val="333333"/>
                <w:spacing w:val="-1"/>
                <w:sz w:val="20"/>
              </w:rPr>
              <w:t xml:space="preserve"> </w:t>
            </w:r>
            <w:r>
              <w:rPr>
                <w:rFonts w:ascii="Arial"/>
                <w:i/>
                <w:color w:val="333333"/>
                <w:sz w:val="20"/>
              </w:rPr>
              <w:t>proposed</w:t>
            </w:r>
            <w:r>
              <w:rPr>
                <w:rFonts w:ascii="Arial"/>
                <w:i/>
                <w:color w:val="333333"/>
                <w:spacing w:val="-1"/>
                <w:sz w:val="20"/>
              </w:rPr>
              <w:t xml:space="preserve"> </w:t>
            </w:r>
            <w:r>
              <w:rPr>
                <w:rFonts w:ascii="Arial"/>
                <w:i/>
                <w:color w:val="333333"/>
                <w:spacing w:val="-2"/>
                <w:sz w:val="20"/>
              </w:rPr>
              <w:t>question.</w:t>
            </w:r>
          </w:p>
          <w:p w14:paraId="3490C500" w14:textId="77777777" w:rsidR="00814875" w:rsidRDefault="00EA5180">
            <w:pPr>
              <w:pStyle w:val="TableParagraph"/>
              <w:spacing w:before="136" w:line="230" w:lineRule="auto"/>
              <w:ind w:left="260" w:right="230"/>
              <w:rPr>
                <w:rFonts w:ascii="Arial"/>
                <w:i/>
                <w:sz w:val="20"/>
              </w:rPr>
            </w:pPr>
            <w:r>
              <w:rPr>
                <w:rFonts w:ascii="Arial"/>
                <w:i/>
                <w:color w:val="333333"/>
                <w:sz w:val="20"/>
              </w:rPr>
              <w:t>For</w:t>
            </w:r>
            <w:r>
              <w:rPr>
                <w:rFonts w:ascii="Arial"/>
                <w:i/>
                <w:color w:val="333333"/>
                <w:spacing w:val="-3"/>
                <w:sz w:val="20"/>
              </w:rPr>
              <w:t xml:space="preserve"> </w:t>
            </w:r>
            <w:r>
              <w:rPr>
                <w:rFonts w:ascii="Arial"/>
                <w:i/>
                <w:color w:val="333333"/>
                <w:sz w:val="20"/>
              </w:rPr>
              <w:t>example,</w:t>
            </w:r>
            <w:r>
              <w:rPr>
                <w:rFonts w:ascii="Arial"/>
                <w:i/>
                <w:color w:val="333333"/>
                <w:spacing w:val="-3"/>
                <w:sz w:val="20"/>
              </w:rPr>
              <w:t xml:space="preserve"> </w:t>
            </w:r>
            <w:r>
              <w:rPr>
                <w:rFonts w:ascii="Arial"/>
                <w:i/>
                <w:color w:val="333333"/>
                <w:sz w:val="20"/>
              </w:rPr>
              <w:t>research</w:t>
            </w:r>
            <w:r>
              <w:rPr>
                <w:rFonts w:ascii="Arial"/>
                <w:i/>
                <w:color w:val="333333"/>
                <w:spacing w:val="-3"/>
                <w:sz w:val="20"/>
              </w:rPr>
              <w:t xml:space="preserve"> </w:t>
            </w:r>
            <w:r>
              <w:rPr>
                <w:rFonts w:ascii="Arial"/>
                <w:i/>
                <w:color w:val="333333"/>
                <w:sz w:val="20"/>
              </w:rPr>
              <w:t>that</w:t>
            </w:r>
            <w:r>
              <w:rPr>
                <w:rFonts w:ascii="Arial"/>
                <w:i/>
                <w:color w:val="333333"/>
                <w:spacing w:val="-3"/>
                <w:sz w:val="20"/>
              </w:rPr>
              <w:t xml:space="preserve"> </w:t>
            </w:r>
            <w:r>
              <w:rPr>
                <w:rFonts w:ascii="Arial"/>
                <w:i/>
                <w:color w:val="333333"/>
                <w:sz w:val="20"/>
              </w:rPr>
              <w:t>involves</w:t>
            </w:r>
            <w:r>
              <w:rPr>
                <w:rFonts w:ascii="Arial"/>
                <w:i/>
                <w:color w:val="333333"/>
                <w:spacing w:val="-3"/>
                <w:sz w:val="20"/>
              </w:rPr>
              <w:t xml:space="preserve"> </w:t>
            </w:r>
            <w:r>
              <w:rPr>
                <w:rFonts w:ascii="Arial"/>
                <w:i/>
                <w:color w:val="333333"/>
                <w:sz w:val="20"/>
              </w:rPr>
              <w:t>experimental</w:t>
            </w:r>
            <w:r>
              <w:rPr>
                <w:rFonts w:ascii="Arial"/>
                <w:i/>
                <w:color w:val="333333"/>
                <w:spacing w:val="-3"/>
                <w:sz w:val="20"/>
              </w:rPr>
              <w:t xml:space="preserve"> </w:t>
            </w:r>
            <w:r>
              <w:rPr>
                <w:rFonts w:ascii="Arial"/>
                <w:i/>
                <w:color w:val="333333"/>
                <w:sz w:val="20"/>
              </w:rPr>
              <w:t>drugs</w:t>
            </w:r>
            <w:r>
              <w:rPr>
                <w:rFonts w:ascii="Arial"/>
                <w:i/>
                <w:color w:val="333333"/>
                <w:spacing w:val="-3"/>
                <w:sz w:val="20"/>
              </w:rPr>
              <w:t xml:space="preserve"> </w:t>
            </w:r>
            <w:r>
              <w:rPr>
                <w:rFonts w:ascii="Arial"/>
                <w:i/>
                <w:color w:val="333333"/>
                <w:sz w:val="20"/>
              </w:rPr>
              <w:t>or</w:t>
            </w:r>
            <w:r>
              <w:rPr>
                <w:rFonts w:ascii="Arial"/>
                <w:i/>
                <w:color w:val="333333"/>
                <w:spacing w:val="-3"/>
                <w:sz w:val="20"/>
              </w:rPr>
              <w:t xml:space="preserve"> </w:t>
            </w:r>
            <w:r>
              <w:rPr>
                <w:rFonts w:ascii="Arial"/>
                <w:i/>
                <w:color w:val="333333"/>
                <w:sz w:val="20"/>
              </w:rPr>
              <w:t>devices</w:t>
            </w:r>
            <w:r>
              <w:rPr>
                <w:rFonts w:ascii="Arial"/>
                <w:i/>
                <w:color w:val="333333"/>
                <w:spacing w:val="-3"/>
                <w:sz w:val="20"/>
              </w:rPr>
              <w:t xml:space="preserve"> </w:t>
            </w:r>
            <w:r>
              <w:rPr>
                <w:rFonts w:ascii="Arial"/>
                <w:i/>
                <w:color w:val="333333"/>
                <w:sz w:val="20"/>
              </w:rPr>
              <w:t>or</w:t>
            </w:r>
            <w:r>
              <w:rPr>
                <w:rFonts w:ascii="Arial"/>
                <w:i/>
                <w:color w:val="333333"/>
                <w:spacing w:val="-3"/>
                <w:sz w:val="20"/>
              </w:rPr>
              <w:t xml:space="preserve"> </w:t>
            </w:r>
            <w:r>
              <w:rPr>
                <w:rFonts w:ascii="Arial"/>
                <w:i/>
                <w:color w:val="333333"/>
                <w:sz w:val="20"/>
              </w:rPr>
              <w:t>invasive</w:t>
            </w:r>
            <w:r>
              <w:rPr>
                <w:rFonts w:ascii="Arial"/>
                <w:i/>
                <w:color w:val="333333"/>
                <w:spacing w:val="-3"/>
                <w:sz w:val="20"/>
              </w:rPr>
              <w:t xml:space="preserve"> </w:t>
            </w:r>
            <w:r>
              <w:rPr>
                <w:rFonts w:ascii="Arial"/>
                <w:i/>
                <w:color w:val="333333"/>
                <w:sz w:val="20"/>
              </w:rPr>
              <w:t>procedures</w:t>
            </w:r>
            <w:r>
              <w:rPr>
                <w:rFonts w:ascii="Arial"/>
                <w:i/>
                <w:color w:val="333333"/>
                <w:spacing w:val="-3"/>
                <w:sz w:val="20"/>
              </w:rPr>
              <w:t xml:space="preserve"> </w:t>
            </w:r>
            <w:r>
              <w:rPr>
                <w:rFonts w:ascii="Arial"/>
                <w:i/>
                <w:color w:val="333333"/>
                <w:sz w:val="20"/>
              </w:rPr>
              <w:t>requires</w:t>
            </w:r>
            <w:r>
              <w:rPr>
                <w:rFonts w:ascii="Arial"/>
                <w:i/>
                <w:color w:val="333333"/>
                <w:spacing w:val="-3"/>
                <w:sz w:val="20"/>
              </w:rPr>
              <w:t xml:space="preserve"> </w:t>
            </w:r>
            <w:r>
              <w:rPr>
                <w:rFonts w:ascii="Arial"/>
                <w:i/>
                <w:color w:val="333333"/>
                <w:sz w:val="20"/>
              </w:rPr>
              <w:t xml:space="preserve">scientific review. Additional examples can be found </w:t>
            </w:r>
            <w:hyperlink r:id="rId32">
              <w:r>
                <w:rPr>
                  <w:rFonts w:ascii="Arial"/>
                  <w:i/>
                  <w:color w:val="0000FF"/>
                  <w:sz w:val="20"/>
                  <w:u w:val="single" w:color="0000FF"/>
                </w:rPr>
                <w:t>here</w:t>
              </w:r>
            </w:hyperlink>
            <w:r>
              <w:rPr>
                <w:rFonts w:ascii="Arial"/>
                <w:i/>
                <w:color w:val="333333"/>
                <w:sz w:val="20"/>
              </w:rPr>
              <w:t>.</w:t>
            </w:r>
          </w:p>
          <w:p w14:paraId="30E25CAE" w14:textId="77777777" w:rsidR="00814875" w:rsidRDefault="00EA5180">
            <w:pPr>
              <w:pStyle w:val="TableParagraph"/>
              <w:spacing w:before="219" w:line="220" w:lineRule="exact"/>
              <w:ind w:left="260"/>
              <w:rPr>
                <w:rFonts w:ascii="Arial"/>
                <w:i/>
                <w:sz w:val="20"/>
              </w:rPr>
            </w:pPr>
            <w:r>
              <w:rPr>
                <w:rFonts w:ascii="Arial"/>
                <w:i/>
                <w:color w:val="333333"/>
                <w:sz w:val="20"/>
              </w:rPr>
              <w:t>At</w:t>
            </w:r>
            <w:r>
              <w:rPr>
                <w:rFonts w:ascii="Arial"/>
                <w:i/>
                <w:color w:val="333333"/>
                <w:spacing w:val="-3"/>
                <w:sz w:val="20"/>
              </w:rPr>
              <w:t xml:space="preserve"> </w:t>
            </w:r>
            <w:r>
              <w:rPr>
                <w:rFonts w:ascii="Arial"/>
                <w:i/>
                <w:color w:val="333333"/>
                <w:sz w:val="20"/>
              </w:rPr>
              <w:t>UNC,</w:t>
            </w:r>
            <w:r>
              <w:rPr>
                <w:rFonts w:ascii="Arial"/>
                <w:i/>
                <w:color w:val="333333"/>
                <w:spacing w:val="-3"/>
                <w:sz w:val="20"/>
              </w:rPr>
              <w:t xml:space="preserve"> </w:t>
            </w:r>
            <w:r>
              <w:rPr>
                <w:rFonts w:ascii="Arial"/>
                <w:i/>
                <w:color w:val="333333"/>
                <w:sz w:val="20"/>
              </w:rPr>
              <w:t>the</w:t>
            </w:r>
            <w:r>
              <w:rPr>
                <w:rFonts w:ascii="Arial"/>
                <w:i/>
                <w:color w:val="333333"/>
                <w:spacing w:val="-3"/>
                <w:sz w:val="20"/>
              </w:rPr>
              <w:t xml:space="preserve"> </w:t>
            </w:r>
            <w:r>
              <w:rPr>
                <w:rFonts w:ascii="Arial"/>
                <w:i/>
                <w:color w:val="333333"/>
                <w:sz w:val="20"/>
              </w:rPr>
              <w:t>Protocol</w:t>
            </w:r>
            <w:r>
              <w:rPr>
                <w:rFonts w:ascii="Arial"/>
                <w:i/>
                <w:color w:val="333333"/>
                <w:spacing w:val="-3"/>
                <w:sz w:val="20"/>
              </w:rPr>
              <w:t xml:space="preserve"> </w:t>
            </w:r>
            <w:r>
              <w:rPr>
                <w:rFonts w:ascii="Arial"/>
                <w:i/>
                <w:color w:val="333333"/>
                <w:sz w:val="20"/>
              </w:rPr>
              <w:t>Review</w:t>
            </w:r>
            <w:r>
              <w:rPr>
                <w:rFonts w:ascii="Arial"/>
                <w:i/>
                <w:color w:val="333333"/>
                <w:spacing w:val="-3"/>
                <w:sz w:val="20"/>
              </w:rPr>
              <w:t xml:space="preserve"> </w:t>
            </w:r>
            <w:r>
              <w:rPr>
                <w:rFonts w:ascii="Arial"/>
                <w:i/>
                <w:color w:val="333333"/>
                <w:sz w:val="20"/>
              </w:rPr>
              <w:t>Committee</w:t>
            </w:r>
            <w:r>
              <w:rPr>
                <w:rFonts w:ascii="Arial"/>
                <w:i/>
                <w:color w:val="333333"/>
                <w:spacing w:val="-3"/>
                <w:sz w:val="20"/>
              </w:rPr>
              <w:t xml:space="preserve"> </w:t>
            </w:r>
            <w:r>
              <w:rPr>
                <w:rFonts w:ascii="Arial"/>
                <w:i/>
                <w:color w:val="333333"/>
                <w:sz w:val="20"/>
              </w:rPr>
              <w:t>provides</w:t>
            </w:r>
            <w:r>
              <w:rPr>
                <w:rFonts w:ascii="Arial"/>
                <w:i/>
                <w:color w:val="333333"/>
                <w:spacing w:val="-3"/>
                <w:sz w:val="20"/>
              </w:rPr>
              <w:t xml:space="preserve"> </w:t>
            </w:r>
            <w:r>
              <w:rPr>
                <w:rFonts w:ascii="Arial"/>
                <w:i/>
                <w:color w:val="333333"/>
                <w:sz w:val="20"/>
              </w:rPr>
              <w:t>scientific</w:t>
            </w:r>
            <w:r>
              <w:rPr>
                <w:rFonts w:ascii="Arial"/>
                <w:i/>
                <w:color w:val="333333"/>
                <w:spacing w:val="-3"/>
                <w:sz w:val="20"/>
              </w:rPr>
              <w:t xml:space="preserve"> </w:t>
            </w:r>
            <w:r>
              <w:rPr>
                <w:rFonts w:ascii="Arial"/>
                <w:i/>
                <w:color w:val="333333"/>
                <w:sz w:val="20"/>
              </w:rPr>
              <w:t>review</w:t>
            </w:r>
            <w:r>
              <w:rPr>
                <w:rFonts w:ascii="Arial"/>
                <w:i/>
                <w:color w:val="333333"/>
                <w:spacing w:val="-3"/>
                <w:sz w:val="20"/>
              </w:rPr>
              <w:t xml:space="preserve"> </w:t>
            </w:r>
            <w:r>
              <w:rPr>
                <w:rFonts w:ascii="Arial"/>
                <w:i/>
                <w:color w:val="333333"/>
                <w:sz w:val="20"/>
              </w:rPr>
              <w:t>for</w:t>
            </w:r>
            <w:r>
              <w:rPr>
                <w:rFonts w:ascii="Arial"/>
                <w:i/>
                <w:color w:val="333333"/>
                <w:spacing w:val="-3"/>
                <w:sz w:val="20"/>
              </w:rPr>
              <w:t xml:space="preserve"> </w:t>
            </w:r>
            <w:r>
              <w:rPr>
                <w:rFonts w:ascii="Arial"/>
                <w:i/>
                <w:color w:val="333333"/>
                <w:sz w:val="20"/>
              </w:rPr>
              <w:t>oncology</w:t>
            </w:r>
            <w:r>
              <w:rPr>
                <w:rFonts w:ascii="Arial"/>
                <w:i/>
                <w:color w:val="333333"/>
                <w:spacing w:val="-3"/>
                <w:sz w:val="20"/>
              </w:rPr>
              <w:t xml:space="preserve"> </w:t>
            </w:r>
            <w:r>
              <w:rPr>
                <w:rFonts w:ascii="Arial"/>
                <w:i/>
                <w:color w:val="333333"/>
                <w:sz w:val="20"/>
              </w:rPr>
              <w:t>studies.</w:t>
            </w:r>
            <w:r>
              <w:rPr>
                <w:rFonts w:ascii="Arial"/>
                <w:i/>
                <w:color w:val="333333"/>
                <w:spacing w:val="-3"/>
                <w:sz w:val="20"/>
              </w:rPr>
              <w:t xml:space="preserve"> </w:t>
            </w:r>
            <w:r>
              <w:rPr>
                <w:rFonts w:ascii="Arial"/>
                <w:i/>
                <w:color w:val="333333"/>
                <w:sz w:val="20"/>
              </w:rPr>
              <w:t>For</w:t>
            </w:r>
            <w:r>
              <w:rPr>
                <w:rFonts w:ascii="Arial"/>
                <w:i/>
                <w:color w:val="333333"/>
                <w:spacing w:val="-3"/>
                <w:sz w:val="20"/>
              </w:rPr>
              <w:t xml:space="preserve"> </w:t>
            </w:r>
            <w:r>
              <w:rPr>
                <w:rFonts w:ascii="Arial"/>
                <w:i/>
                <w:color w:val="333333"/>
                <w:sz w:val="20"/>
              </w:rPr>
              <w:t>all</w:t>
            </w:r>
            <w:r>
              <w:rPr>
                <w:rFonts w:ascii="Arial"/>
                <w:i/>
                <w:color w:val="333333"/>
                <w:spacing w:val="-3"/>
                <w:sz w:val="20"/>
              </w:rPr>
              <w:t xml:space="preserve"> </w:t>
            </w:r>
            <w:r>
              <w:rPr>
                <w:rFonts w:ascii="Arial"/>
                <w:i/>
                <w:color w:val="333333"/>
                <w:sz w:val="20"/>
              </w:rPr>
              <w:t>other</w:t>
            </w:r>
            <w:r>
              <w:rPr>
                <w:rFonts w:ascii="Arial"/>
                <w:i/>
                <w:color w:val="333333"/>
                <w:spacing w:val="-3"/>
                <w:sz w:val="20"/>
              </w:rPr>
              <w:t xml:space="preserve"> </w:t>
            </w:r>
            <w:r>
              <w:rPr>
                <w:rFonts w:ascii="Arial"/>
                <w:i/>
                <w:color w:val="333333"/>
                <w:sz w:val="20"/>
              </w:rPr>
              <w:t>studies, scientific review can be conducted:</w:t>
            </w:r>
          </w:p>
        </w:tc>
      </w:tr>
    </w:tbl>
    <w:p w14:paraId="5FE7FD58" w14:textId="77777777" w:rsidR="00814875" w:rsidRDefault="00814875">
      <w:pPr>
        <w:pStyle w:val="TableParagraph"/>
        <w:spacing w:line="220" w:lineRule="exact"/>
        <w:rPr>
          <w:rFonts w:ascii="Arial"/>
          <w:i/>
          <w:sz w:val="20"/>
        </w:rPr>
        <w:sectPr w:rsidR="00814875">
          <w:pgSz w:w="12240" w:h="15840"/>
          <w:pgMar w:top="580" w:right="720" w:bottom="460" w:left="720" w:header="170" w:footer="270" w:gutter="0"/>
          <w:cols w:space="720"/>
        </w:sectPr>
      </w:pPr>
    </w:p>
    <w:p w14:paraId="61EF137A" w14:textId="77777777" w:rsidR="00814875" w:rsidRDefault="00814875">
      <w:pPr>
        <w:pStyle w:val="BodyText"/>
        <w:spacing w:before="13"/>
      </w:pPr>
    </w:p>
    <w:p w14:paraId="2BCB087D" w14:textId="77777777" w:rsidR="00814875" w:rsidRDefault="00EA5180">
      <w:pPr>
        <w:pStyle w:val="ListParagraph"/>
        <w:numPr>
          <w:ilvl w:val="0"/>
          <w:numId w:val="1"/>
        </w:numPr>
        <w:tabs>
          <w:tab w:val="left" w:pos="1000"/>
        </w:tabs>
        <w:spacing w:line="230" w:lineRule="auto"/>
        <w:ind w:right="863"/>
        <w:rPr>
          <w:i/>
          <w:sz w:val="20"/>
        </w:rPr>
      </w:pPr>
      <w:r>
        <w:rPr>
          <w:i/>
          <w:noProof/>
          <w:sz w:val="20"/>
        </w:rPr>
        <mc:AlternateContent>
          <mc:Choice Requires="wpg">
            <w:drawing>
              <wp:anchor distT="0" distB="0" distL="0" distR="0" simplePos="0" relativeHeight="486623232" behindDoc="1" locked="0" layoutInCell="1" allowOverlap="1" wp14:anchorId="39714A4B" wp14:editId="4A3BE527">
                <wp:simplePos x="0" y="0"/>
                <wp:positionH relativeFrom="page">
                  <wp:posOffset>527050</wp:posOffset>
                </wp:positionH>
                <wp:positionV relativeFrom="paragraph">
                  <wp:posOffset>-75636</wp:posOffset>
                </wp:positionV>
                <wp:extent cx="6705600" cy="815975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159750"/>
                          <a:chOff x="0" y="0"/>
                          <a:chExt cx="6705600" cy="8159750"/>
                        </a:xfrm>
                      </wpg:grpSpPr>
                      <wps:wsp>
                        <wps:cNvPr id="62" name="Graphic 62"/>
                        <wps:cNvSpPr/>
                        <wps:spPr>
                          <a:xfrm>
                            <a:off x="6350" y="8153400"/>
                            <a:ext cx="6692900" cy="1270"/>
                          </a:xfrm>
                          <a:custGeom>
                            <a:avLst/>
                            <a:gdLst/>
                            <a:ahLst/>
                            <a:cxnLst/>
                            <a:rect l="l" t="t" r="r" b="b"/>
                            <a:pathLst>
                              <a:path w="6692900">
                                <a:moveTo>
                                  <a:pt x="0" y="0"/>
                                </a:moveTo>
                                <a:lnTo>
                                  <a:pt x="6692900" y="0"/>
                                </a:lnTo>
                              </a:path>
                            </a:pathLst>
                          </a:custGeom>
                          <a:ln w="12700">
                            <a:solidFill>
                              <a:srgbClr val="CCCCCC"/>
                            </a:solidFill>
                            <a:prstDash val="solid"/>
                          </a:ln>
                        </wps:spPr>
                        <wps:bodyPr wrap="square" lIns="0" tIns="0" rIns="0" bIns="0" rtlCol="0">
                          <a:prstTxWarp prst="textNoShape">
                            <a:avLst/>
                          </a:prstTxWarp>
                          <a:noAutofit/>
                        </wps:bodyPr>
                      </wps:wsp>
                      <wps:wsp>
                        <wps:cNvPr id="63" name="Graphic 63"/>
                        <wps:cNvSpPr/>
                        <wps:spPr>
                          <a:xfrm>
                            <a:off x="0" y="0"/>
                            <a:ext cx="6705600" cy="8153400"/>
                          </a:xfrm>
                          <a:custGeom>
                            <a:avLst/>
                            <a:gdLst/>
                            <a:ahLst/>
                            <a:cxnLst/>
                            <a:rect l="l" t="t" r="r" b="b"/>
                            <a:pathLst>
                              <a:path w="6705600" h="8153400">
                                <a:moveTo>
                                  <a:pt x="12700" y="0"/>
                                </a:moveTo>
                                <a:lnTo>
                                  <a:pt x="0" y="0"/>
                                </a:lnTo>
                                <a:lnTo>
                                  <a:pt x="0" y="8153400"/>
                                </a:lnTo>
                                <a:lnTo>
                                  <a:pt x="12700" y="8153400"/>
                                </a:lnTo>
                                <a:lnTo>
                                  <a:pt x="12700" y="0"/>
                                </a:lnTo>
                                <a:close/>
                              </a:path>
                              <a:path w="6705600" h="8153400">
                                <a:moveTo>
                                  <a:pt x="6705600" y="0"/>
                                </a:moveTo>
                                <a:lnTo>
                                  <a:pt x="6692900" y="0"/>
                                </a:lnTo>
                                <a:lnTo>
                                  <a:pt x="6692900" y="8153400"/>
                                </a:lnTo>
                                <a:lnTo>
                                  <a:pt x="6705600" y="8153400"/>
                                </a:lnTo>
                                <a:lnTo>
                                  <a:pt x="6705600" y="0"/>
                                </a:lnTo>
                                <a:close/>
                              </a:path>
                            </a:pathLst>
                          </a:custGeom>
                          <a:solidFill>
                            <a:srgbClr val="CCCCCC"/>
                          </a:solidFill>
                        </wps:spPr>
                        <wps:bodyPr wrap="square" lIns="0" tIns="0" rIns="0" bIns="0" rtlCol="0">
                          <a:prstTxWarp prst="textNoShape">
                            <a:avLst/>
                          </a:prstTxWarp>
                          <a:noAutofit/>
                        </wps:bodyPr>
                      </wps:wsp>
                      <wps:wsp>
                        <wps:cNvPr id="64" name="Graphic 64"/>
                        <wps:cNvSpPr/>
                        <wps:spPr>
                          <a:xfrm>
                            <a:off x="476250" y="2387599"/>
                            <a:ext cx="50800" cy="609600"/>
                          </a:xfrm>
                          <a:custGeom>
                            <a:avLst/>
                            <a:gdLst/>
                            <a:ahLst/>
                            <a:cxnLst/>
                            <a:rect l="l" t="t" r="r" b="b"/>
                            <a:pathLst>
                              <a:path w="50800" h="609600">
                                <a:moveTo>
                                  <a:pt x="50800" y="584200"/>
                                </a:moveTo>
                                <a:lnTo>
                                  <a:pt x="48793" y="574344"/>
                                </a:lnTo>
                                <a:lnTo>
                                  <a:pt x="43332" y="566267"/>
                                </a:lnTo>
                                <a:lnTo>
                                  <a:pt x="35255" y="560806"/>
                                </a:lnTo>
                                <a:lnTo>
                                  <a:pt x="25400" y="558800"/>
                                </a:lnTo>
                                <a:lnTo>
                                  <a:pt x="15532" y="560806"/>
                                </a:lnTo>
                                <a:lnTo>
                                  <a:pt x="7454" y="566267"/>
                                </a:lnTo>
                                <a:lnTo>
                                  <a:pt x="1993" y="574344"/>
                                </a:lnTo>
                                <a:lnTo>
                                  <a:pt x="0" y="584200"/>
                                </a:lnTo>
                                <a:lnTo>
                                  <a:pt x="1993" y="594067"/>
                                </a:lnTo>
                                <a:lnTo>
                                  <a:pt x="7454" y="602145"/>
                                </a:lnTo>
                                <a:lnTo>
                                  <a:pt x="15532" y="607606"/>
                                </a:lnTo>
                                <a:lnTo>
                                  <a:pt x="25400" y="609600"/>
                                </a:lnTo>
                                <a:lnTo>
                                  <a:pt x="35255" y="607606"/>
                                </a:lnTo>
                                <a:lnTo>
                                  <a:pt x="43332" y="602145"/>
                                </a:lnTo>
                                <a:lnTo>
                                  <a:pt x="48793" y="594067"/>
                                </a:lnTo>
                                <a:lnTo>
                                  <a:pt x="50800" y="584200"/>
                                </a:lnTo>
                                <a:close/>
                              </a:path>
                              <a:path w="50800" h="609600">
                                <a:moveTo>
                                  <a:pt x="50800" y="444500"/>
                                </a:moveTo>
                                <a:lnTo>
                                  <a:pt x="48793" y="434644"/>
                                </a:lnTo>
                                <a:lnTo>
                                  <a:pt x="43332" y="426567"/>
                                </a:lnTo>
                                <a:lnTo>
                                  <a:pt x="35255" y="421106"/>
                                </a:lnTo>
                                <a:lnTo>
                                  <a:pt x="25400" y="419100"/>
                                </a:lnTo>
                                <a:lnTo>
                                  <a:pt x="15532" y="421106"/>
                                </a:lnTo>
                                <a:lnTo>
                                  <a:pt x="7454" y="426567"/>
                                </a:lnTo>
                                <a:lnTo>
                                  <a:pt x="1993" y="434644"/>
                                </a:lnTo>
                                <a:lnTo>
                                  <a:pt x="0" y="444500"/>
                                </a:lnTo>
                                <a:lnTo>
                                  <a:pt x="1993" y="454367"/>
                                </a:lnTo>
                                <a:lnTo>
                                  <a:pt x="7454" y="462445"/>
                                </a:lnTo>
                                <a:lnTo>
                                  <a:pt x="15532" y="467906"/>
                                </a:lnTo>
                                <a:lnTo>
                                  <a:pt x="25400" y="469900"/>
                                </a:lnTo>
                                <a:lnTo>
                                  <a:pt x="35255" y="467906"/>
                                </a:lnTo>
                                <a:lnTo>
                                  <a:pt x="43332" y="462445"/>
                                </a:lnTo>
                                <a:lnTo>
                                  <a:pt x="48793" y="454367"/>
                                </a:lnTo>
                                <a:lnTo>
                                  <a:pt x="50800" y="444500"/>
                                </a:lnTo>
                                <a:close/>
                              </a:path>
                              <a:path w="50800" h="6096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609600">
                                <a:moveTo>
                                  <a:pt x="50800" y="165100"/>
                                </a:moveTo>
                                <a:lnTo>
                                  <a:pt x="48793" y="155244"/>
                                </a:lnTo>
                                <a:lnTo>
                                  <a:pt x="43332" y="147167"/>
                                </a:lnTo>
                                <a:lnTo>
                                  <a:pt x="35255" y="141706"/>
                                </a:lnTo>
                                <a:lnTo>
                                  <a:pt x="25400" y="139700"/>
                                </a:lnTo>
                                <a:lnTo>
                                  <a:pt x="15532" y="141706"/>
                                </a:lnTo>
                                <a:lnTo>
                                  <a:pt x="7454" y="147167"/>
                                </a:lnTo>
                                <a:lnTo>
                                  <a:pt x="1993" y="155244"/>
                                </a:lnTo>
                                <a:lnTo>
                                  <a:pt x="0" y="165100"/>
                                </a:lnTo>
                                <a:lnTo>
                                  <a:pt x="1993" y="174967"/>
                                </a:lnTo>
                                <a:lnTo>
                                  <a:pt x="7454" y="183045"/>
                                </a:lnTo>
                                <a:lnTo>
                                  <a:pt x="15532" y="188506"/>
                                </a:lnTo>
                                <a:lnTo>
                                  <a:pt x="25400" y="190500"/>
                                </a:lnTo>
                                <a:lnTo>
                                  <a:pt x="35255" y="188506"/>
                                </a:lnTo>
                                <a:lnTo>
                                  <a:pt x="43332" y="183045"/>
                                </a:lnTo>
                                <a:lnTo>
                                  <a:pt x="48793" y="174967"/>
                                </a:lnTo>
                                <a:lnTo>
                                  <a:pt x="50800" y="165100"/>
                                </a:lnTo>
                                <a:close/>
                              </a:path>
                              <a:path w="50800" h="6096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2F8C381D" id="Group 61" o:spid="_x0000_s1026" style="position:absolute;margin-left:41.5pt;margin-top:-5.95pt;width:528pt;height:642.5pt;z-index:-16693248;mso-wrap-distance-left:0;mso-wrap-distance-right:0;mso-position-horizontal-relative:page" coordsize="67056,81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">
                <v:shape id="Graphic 62" o:spid="_x0000_s1027" style="position:absolute;left:63;top:81534;width:66929;height:12;visibility:visible;mso-wrap-style:square;v-text-anchor:top" coordsize="6692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" path="m,l6692900,e" filled="f" strokecolor="#ccc" strokeweight="1pt">
                  <v:path arrowok="t"/>
                </v:shape>
                <v:shape id="Graphic 63" o:spid="_x0000_s1028" style="position:absolute;width:67056;height:81534;visibility:visible;mso-wrap-style:square;v-text-anchor:top" coordsize="6705600,815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" path="m12700,l,,,8153400r12700,l12700,xem6705600,r-12700,l6692900,8153400r12700,l6705600,xe" fillcolor="#ccc" stroked="f">
                  <v:path arrowok="t"/>
                </v:shape>
                <v:shape id="Graphic 64" o:spid="_x0000_s1029" style="position:absolute;left:4762;top:23875;width:508;height:6096;visibility:visible;mso-wrap-style:square;v-text-anchor:top" coordsize="508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" path="m50800,584200r-2007,-9856l43332,566267r-8077,-5461l25400,558800r-9868,2006l7454,566267r-5461,8077l,584200r1993,9867l7454,602145r8078,5461l25400,609600r9855,-1994l43332,602145r5461,-8078l50800,584200xem50800,444500r-2007,-9856l43332,426567r-8077,-5461l25400,419100r-9868,2006l7454,426567r-5461,8077l,444500r1993,9867l7454,462445r8078,5461l25400,469900r9855,-1994l43332,462445r5461,-8078l50800,444500xem50800,304800r-2007,-9856l43332,286867r-8077,-5461l25400,279400r-9868,2006l7454,286867r-5461,8077l,304800r1993,9867l7454,322745r8078,5461l25400,330200r9855,-1994l43332,322745r5461,-8078l50800,304800xem50800,165100r-2007,-9856l43332,147167r-8077,-5461l25400,139700r-9868,2006l7454,147167r-5461,8077l,165100r1993,9867l7454,183045r8078,5461l25400,190500r9855,-1994l43332,183045r5461,-8078l50800,165100xem50800,25400l48793,15544,43332,7467,35255,2006,25400,,15532,2006,7454,7467,1993,15544,,25400r1993,9867l7454,43345r8078,5461l25400,50800r9855,-1994l43332,43345r5461,-8078l50800,25400xe" fillcolor="#333" stroked="f">
                  <v:path arrowok="t"/>
                </v:shape>
                <w10:wrap anchorx="page"/>
              </v:group>
            </w:pict>
          </mc:Fallback>
        </mc:AlternateContent>
      </w:r>
      <w:r>
        <w:rPr>
          <w:i/>
          <w:color w:val="333333"/>
          <w:sz w:val="20"/>
        </w:rPr>
        <w:t>Externally,</w:t>
      </w:r>
      <w:r>
        <w:rPr>
          <w:i/>
          <w:color w:val="333333"/>
          <w:spacing w:val="-3"/>
          <w:sz w:val="20"/>
        </w:rPr>
        <w:t xml:space="preserve"> </w:t>
      </w:r>
      <w:r>
        <w:rPr>
          <w:i/>
          <w:color w:val="333333"/>
          <w:sz w:val="20"/>
        </w:rPr>
        <w:t>by</w:t>
      </w:r>
      <w:r>
        <w:rPr>
          <w:i/>
          <w:color w:val="333333"/>
          <w:spacing w:val="-3"/>
          <w:sz w:val="20"/>
        </w:rPr>
        <w:t xml:space="preserve"> </w:t>
      </w:r>
      <w:r>
        <w:rPr>
          <w:i/>
          <w:color w:val="333333"/>
          <w:sz w:val="20"/>
        </w:rPr>
        <w:t>an</w:t>
      </w:r>
      <w:r>
        <w:rPr>
          <w:i/>
          <w:color w:val="333333"/>
          <w:spacing w:val="-3"/>
          <w:sz w:val="20"/>
        </w:rPr>
        <w:t xml:space="preserve"> </w:t>
      </w:r>
      <w:r>
        <w:rPr>
          <w:i/>
          <w:color w:val="333333"/>
          <w:sz w:val="20"/>
        </w:rPr>
        <w:t>independent</w:t>
      </w:r>
      <w:r>
        <w:rPr>
          <w:i/>
          <w:color w:val="333333"/>
          <w:spacing w:val="-3"/>
          <w:sz w:val="20"/>
        </w:rPr>
        <w:t xml:space="preserve"> </w:t>
      </w:r>
      <w:r>
        <w:rPr>
          <w:i/>
          <w:color w:val="333333"/>
          <w:sz w:val="20"/>
        </w:rPr>
        <w:t>organization</w:t>
      </w:r>
      <w:r>
        <w:rPr>
          <w:i/>
          <w:color w:val="333333"/>
          <w:spacing w:val="-3"/>
          <w:sz w:val="20"/>
        </w:rPr>
        <w:t xml:space="preserve"> </w:t>
      </w:r>
      <w:r>
        <w:rPr>
          <w:i/>
          <w:color w:val="333333"/>
          <w:sz w:val="20"/>
        </w:rPr>
        <w:t>that</w:t>
      </w:r>
      <w:r>
        <w:rPr>
          <w:i/>
          <w:color w:val="333333"/>
          <w:spacing w:val="-3"/>
          <w:sz w:val="20"/>
        </w:rPr>
        <w:t xml:space="preserve"> </w:t>
      </w:r>
      <w:r>
        <w:rPr>
          <w:i/>
          <w:color w:val="333333"/>
          <w:sz w:val="20"/>
        </w:rPr>
        <w:t>has</w:t>
      </w:r>
      <w:r>
        <w:rPr>
          <w:i/>
          <w:color w:val="333333"/>
          <w:spacing w:val="-3"/>
          <w:sz w:val="20"/>
        </w:rPr>
        <w:t xml:space="preserve"> </w:t>
      </w:r>
      <w:r>
        <w:rPr>
          <w:i/>
          <w:color w:val="333333"/>
          <w:sz w:val="20"/>
        </w:rPr>
        <w:t>no</w:t>
      </w:r>
      <w:r>
        <w:rPr>
          <w:i/>
          <w:color w:val="333333"/>
          <w:spacing w:val="-3"/>
          <w:sz w:val="20"/>
        </w:rPr>
        <w:t xml:space="preserve"> </w:t>
      </w:r>
      <w:r>
        <w:rPr>
          <w:i/>
          <w:color w:val="333333"/>
          <w:sz w:val="20"/>
        </w:rPr>
        <w:t>conflict</w:t>
      </w:r>
      <w:r>
        <w:rPr>
          <w:i/>
          <w:color w:val="333333"/>
          <w:spacing w:val="-3"/>
          <w:sz w:val="20"/>
        </w:rPr>
        <w:t xml:space="preserve"> </w:t>
      </w:r>
      <w:r>
        <w:rPr>
          <w:i/>
          <w:color w:val="333333"/>
          <w:sz w:val="20"/>
        </w:rPr>
        <w:t>of</w:t>
      </w:r>
      <w:r>
        <w:rPr>
          <w:i/>
          <w:color w:val="333333"/>
          <w:spacing w:val="-3"/>
          <w:sz w:val="20"/>
        </w:rPr>
        <w:t xml:space="preserve"> </w:t>
      </w:r>
      <w:r>
        <w:rPr>
          <w:i/>
          <w:color w:val="333333"/>
          <w:sz w:val="20"/>
        </w:rPr>
        <w:t>interest</w:t>
      </w:r>
      <w:r>
        <w:rPr>
          <w:i/>
          <w:color w:val="333333"/>
          <w:spacing w:val="-3"/>
          <w:sz w:val="20"/>
        </w:rPr>
        <w:t xml:space="preserve"> </w:t>
      </w:r>
      <w:r>
        <w:rPr>
          <w:i/>
          <w:color w:val="333333"/>
          <w:sz w:val="20"/>
        </w:rPr>
        <w:t>with</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submitted</w:t>
      </w:r>
      <w:r>
        <w:rPr>
          <w:i/>
          <w:color w:val="333333"/>
          <w:spacing w:val="-3"/>
          <w:sz w:val="20"/>
        </w:rPr>
        <w:t xml:space="preserve"> </w:t>
      </w:r>
      <w:r>
        <w:rPr>
          <w:i/>
          <w:color w:val="333333"/>
          <w:sz w:val="20"/>
        </w:rPr>
        <w:t xml:space="preserve">research activity </w:t>
      </w:r>
      <w:proofErr w:type="gramStart"/>
      <w:r>
        <w:rPr>
          <w:i/>
          <w:color w:val="333333"/>
          <w:sz w:val="20"/>
        </w:rPr>
        <w:t>or;</w:t>
      </w:r>
      <w:proofErr w:type="gramEnd"/>
    </w:p>
    <w:p w14:paraId="27115CBB" w14:textId="77777777" w:rsidR="00814875" w:rsidRDefault="00EA5180">
      <w:pPr>
        <w:pStyle w:val="ListParagraph"/>
        <w:numPr>
          <w:ilvl w:val="0"/>
          <w:numId w:val="1"/>
        </w:numPr>
        <w:tabs>
          <w:tab w:val="left" w:pos="999"/>
        </w:tabs>
        <w:spacing w:line="376" w:lineRule="auto"/>
        <w:ind w:left="380" w:right="4639" w:firstLine="400"/>
        <w:rPr>
          <w:i/>
          <w:sz w:val="20"/>
        </w:rPr>
      </w:pPr>
      <w:r>
        <w:rPr>
          <w:i/>
          <w:color w:val="333333"/>
          <w:sz w:val="20"/>
        </w:rPr>
        <w:t>Internally</w:t>
      </w:r>
      <w:r>
        <w:rPr>
          <w:i/>
          <w:color w:val="333333"/>
          <w:spacing w:val="-6"/>
          <w:sz w:val="20"/>
        </w:rPr>
        <w:t xml:space="preserve"> </w:t>
      </w:r>
      <w:r>
        <w:rPr>
          <w:i/>
          <w:color w:val="333333"/>
          <w:sz w:val="20"/>
        </w:rPr>
        <w:t>by</w:t>
      </w:r>
      <w:r>
        <w:rPr>
          <w:i/>
          <w:color w:val="333333"/>
          <w:spacing w:val="-6"/>
          <w:sz w:val="20"/>
        </w:rPr>
        <w:t xml:space="preserve"> </w:t>
      </w:r>
      <w:r>
        <w:rPr>
          <w:i/>
          <w:color w:val="333333"/>
          <w:sz w:val="20"/>
        </w:rPr>
        <w:t>the</w:t>
      </w:r>
      <w:r>
        <w:rPr>
          <w:i/>
          <w:color w:val="333333"/>
          <w:spacing w:val="-6"/>
          <w:sz w:val="20"/>
        </w:rPr>
        <w:t xml:space="preserve"> </w:t>
      </w:r>
      <w:r>
        <w:rPr>
          <w:i/>
          <w:color w:val="333333"/>
          <w:sz w:val="20"/>
        </w:rPr>
        <w:t>UNC</w:t>
      </w:r>
      <w:r>
        <w:rPr>
          <w:i/>
          <w:color w:val="333333"/>
          <w:spacing w:val="-6"/>
          <w:sz w:val="20"/>
        </w:rPr>
        <w:t xml:space="preserve"> </w:t>
      </w:r>
      <w:r>
        <w:rPr>
          <w:i/>
          <w:color w:val="333333"/>
          <w:sz w:val="20"/>
        </w:rPr>
        <w:t>Scientific</w:t>
      </w:r>
      <w:r>
        <w:rPr>
          <w:i/>
          <w:color w:val="333333"/>
          <w:spacing w:val="-6"/>
          <w:sz w:val="20"/>
        </w:rPr>
        <w:t xml:space="preserve"> </w:t>
      </w:r>
      <w:r>
        <w:rPr>
          <w:i/>
          <w:color w:val="333333"/>
          <w:sz w:val="20"/>
        </w:rPr>
        <w:t>Review</w:t>
      </w:r>
      <w:r>
        <w:rPr>
          <w:i/>
          <w:color w:val="333333"/>
          <w:spacing w:val="-6"/>
          <w:sz w:val="20"/>
        </w:rPr>
        <w:t xml:space="preserve"> </w:t>
      </w:r>
      <w:r>
        <w:rPr>
          <w:i/>
          <w:color w:val="333333"/>
          <w:sz w:val="20"/>
        </w:rPr>
        <w:t>Committee</w:t>
      </w:r>
      <w:r>
        <w:rPr>
          <w:i/>
          <w:color w:val="333333"/>
          <w:spacing w:val="-6"/>
          <w:sz w:val="20"/>
        </w:rPr>
        <w:t xml:space="preserve"> </w:t>
      </w:r>
      <w:r>
        <w:rPr>
          <w:i/>
          <w:color w:val="333333"/>
          <w:sz w:val="20"/>
        </w:rPr>
        <w:t xml:space="preserve">(SRC). </w:t>
      </w:r>
      <w:r>
        <w:rPr>
          <w:i/>
          <w:color w:val="333333"/>
          <w:spacing w:val="-2"/>
          <w:sz w:val="20"/>
          <w:u w:val="single" w:color="333333"/>
        </w:rPr>
        <w:t>Examples:</w:t>
      </w:r>
    </w:p>
    <w:p w14:paraId="601F4A0C" w14:textId="77777777" w:rsidR="00814875" w:rsidRDefault="00EA5180">
      <w:pPr>
        <w:pStyle w:val="ListParagraph"/>
        <w:numPr>
          <w:ilvl w:val="1"/>
          <w:numId w:val="1"/>
        </w:numPr>
        <w:tabs>
          <w:tab w:val="left" w:pos="1000"/>
        </w:tabs>
        <w:spacing w:line="230" w:lineRule="auto"/>
        <w:ind w:right="403"/>
        <w:rPr>
          <w:i/>
          <w:sz w:val="20"/>
        </w:rPr>
      </w:pPr>
      <w:r>
        <w:rPr>
          <w:i/>
          <w:color w:val="333333"/>
          <w:sz w:val="20"/>
        </w:rPr>
        <w:t>An investigator-initiated study (with greater than minimal risk) regardless of the funding source must undergo</w:t>
      </w:r>
      <w:r>
        <w:rPr>
          <w:i/>
          <w:color w:val="333333"/>
          <w:spacing w:val="-3"/>
          <w:sz w:val="20"/>
        </w:rPr>
        <w:t xml:space="preserve"> </w:t>
      </w:r>
      <w:r>
        <w:rPr>
          <w:i/>
          <w:color w:val="333333"/>
          <w:sz w:val="20"/>
        </w:rPr>
        <w:t>scientific</w:t>
      </w:r>
      <w:r>
        <w:rPr>
          <w:i/>
          <w:color w:val="333333"/>
          <w:spacing w:val="-3"/>
          <w:sz w:val="20"/>
        </w:rPr>
        <w:t xml:space="preserve"> </w:t>
      </w:r>
      <w:r>
        <w:rPr>
          <w:i/>
          <w:color w:val="333333"/>
          <w:sz w:val="20"/>
        </w:rPr>
        <w:t>review</w:t>
      </w:r>
      <w:r>
        <w:rPr>
          <w:i/>
          <w:color w:val="333333"/>
          <w:spacing w:val="-3"/>
          <w:sz w:val="20"/>
        </w:rPr>
        <w:t xml:space="preserve"> </w:t>
      </w:r>
      <w:r>
        <w:rPr>
          <w:i/>
          <w:color w:val="333333"/>
          <w:sz w:val="20"/>
        </w:rPr>
        <w:t>by</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UNC</w:t>
      </w:r>
      <w:r>
        <w:rPr>
          <w:i/>
          <w:color w:val="333333"/>
          <w:spacing w:val="-3"/>
          <w:sz w:val="20"/>
        </w:rPr>
        <w:t xml:space="preserve"> </w:t>
      </w:r>
      <w:r>
        <w:rPr>
          <w:i/>
          <w:color w:val="333333"/>
          <w:sz w:val="20"/>
        </w:rPr>
        <w:t>SRC</w:t>
      </w:r>
      <w:r>
        <w:rPr>
          <w:i/>
          <w:color w:val="333333"/>
          <w:spacing w:val="-3"/>
          <w:sz w:val="20"/>
        </w:rPr>
        <w:t xml:space="preserve"> </w:t>
      </w:r>
      <w:r>
        <w:rPr>
          <w:i/>
          <w:color w:val="333333"/>
          <w:sz w:val="20"/>
        </w:rPr>
        <w:t>unless</w:t>
      </w:r>
      <w:r>
        <w:rPr>
          <w:i/>
          <w:color w:val="333333"/>
          <w:spacing w:val="-3"/>
          <w:sz w:val="20"/>
        </w:rPr>
        <w:t xml:space="preserve"> </w:t>
      </w:r>
      <w:r>
        <w:rPr>
          <w:i/>
          <w:color w:val="333333"/>
          <w:sz w:val="20"/>
        </w:rPr>
        <w:t>it</w:t>
      </w:r>
      <w:r>
        <w:rPr>
          <w:i/>
          <w:color w:val="333333"/>
          <w:spacing w:val="-3"/>
          <w:sz w:val="20"/>
        </w:rPr>
        <w:t xml:space="preserve"> </w:t>
      </w:r>
      <w:r>
        <w:rPr>
          <w:i/>
          <w:color w:val="333333"/>
          <w:sz w:val="20"/>
        </w:rPr>
        <w:t>has</w:t>
      </w:r>
      <w:r>
        <w:rPr>
          <w:i/>
          <w:color w:val="333333"/>
          <w:spacing w:val="-3"/>
          <w:sz w:val="20"/>
        </w:rPr>
        <w:t xml:space="preserve"> </w:t>
      </w:r>
      <w:r>
        <w:rPr>
          <w:i/>
          <w:color w:val="333333"/>
          <w:sz w:val="20"/>
        </w:rPr>
        <w:t>been</w:t>
      </w:r>
      <w:r>
        <w:rPr>
          <w:i/>
          <w:color w:val="333333"/>
          <w:spacing w:val="-3"/>
          <w:sz w:val="20"/>
        </w:rPr>
        <w:t xml:space="preserve"> </w:t>
      </w:r>
      <w:r>
        <w:rPr>
          <w:i/>
          <w:color w:val="333333"/>
          <w:sz w:val="20"/>
        </w:rPr>
        <w:t>reviewed</w:t>
      </w:r>
      <w:r>
        <w:rPr>
          <w:i/>
          <w:color w:val="333333"/>
          <w:spacing w:val="-3"/>
          <w:sz w:val="20"/>
        </w:rPr>
        <w:t xml:space="preserve"> </w:t>
      </w:r>
      <w:r>
        <w:rPr>
          <w:i/>
          <w:color w:val="333333"/>
          <w:sz w:val="20"/>
        </w:rPr>
        <w:t>and</w:t>
      </w:r>
      <w:r>
        <w:rPr>
          <w:i/>
          <w:color w:val="333333"/>
          <w:spacing w:val="-3"/>
          <w:sz w:val="20"/>
        </w:rPr>
        <w:t xml:space="preserve"> </w:t>
      </w:r>
      <w:r>
        <w:rPr>
          <w:i/>
          <w:color w:val="333333"/>
          <w:sz w:val="20"/>
        </w:rPr>
        <w:t>approved</w:t>
      </w:r>
      <w:r>
        <w:rPr>
          <w:i/>
          <w:color w:val="333333"/>
          <w:spacing w:val="-3"/>
          <w:sz w:val="20"/>
        </w:rPr>
        <w:t xml:space="preserve"> </w:t>
      </w:r>
      <w:r>
        <w:rPr>
          <w:i/>
          <w:color w:val="333333"/>
          <w:sz w:val="20"/>
        </w:rPr>
        <w:t>by</w:t>
      </w:r>
      <w:r>
        <w:rPr>
          <w:i/>
          <w:color w:val="333333"/>
          <w:spacing w:val="-3"/>
          <w:sz w:val="20"/>
        </w:rPr>
        <w:t xml:space="preserve"> </w:t>
      </w:r>
      <w:r>
        <w:rPr>
          <w:i/>
          <w:color w:val="333333"/>
          <w:sz w:val="20"/>
        </w:rPr>
        <w:t>a</w:t>
      </w:r>
      <w:r>
        <w:rPr>
          <w:i/>
          <w:color w:val="333333"/>
          <w:spacing w:val="-3"/>
          <w:sz w:val="20"/>
        </w:rPr>
        <w:t xml:space="preserve"> </w:t>
      </w:r>
      <w:r>
        <w:rPr>
          <w:i/>
          <w:color w:val="333333"/>
          <w:sz w:val="20"/>
        </w:rPr>
        <w:t>protocol</w:t>
      </w:r>
      <w:r>
        <w:rPr>
          <w:i/>
          <w:color w:val="333333"/>
          <w:spacing w:val="-3"/>
          <w:sz w:val="20"/>
        </w:rPr>
        <w:t xml:space="preserve"> </w:t>
      </w:r>
      <w:r>
        <w:rPr>
          <w:i/>
          <w:color w:val="333333"/>
          <w:sz w:val="20"/>
        </w:rPr>
        <w:t xml:space="preserve">review committee empaneled for this purpose by Federal-funding agency (e.g., NIH, CDC, DOD) or a national </w:t>
      </w:r>
      <w:r>
        <w:rPr>
          <w:i/>
          <w:color w:val="333333"/>
          <w:spacing w:val="-2"/>
          <w:sz w:val="20"/>
        </w:rPr>
        <w:t>foundation.</w:t>
      </w:r>
    </w:p>
    <w:p w14:paraId="2B689F94" w14:textId="77777777" w:rsidR="00814875" w:rsidRDefault="00EA5180">
      <w:pPr>
        <w:pStyle w:val="ListParagraph"/>
        <w:numPr>
          <w:ilvl w:val="1"/>
          <w:numId w:val="1"/>
        </w:numPr>
        <w:tabs>
          <w:tab w:val="left" w:pos="999"/>
        </w:tabs>
        <w:spacing w:line="376" w:lineRule="auto"/>
        <w:ind w:left="380" w:right="560" w:firstLine="400"/>
        <w:rPr>
          <w:i/>
          <w:sz w:val="20"/>
        </w:rPr>
      </w:pPr>
      <w:r>
        <w:rPr>
          <w:i/>
          <w:color w:val="333333"/>
          <w:sz w:val="20"/>
        </w:rPr>
        <w:t>A</w:t>
      </w:r>
      <w:r>
        <w:rPr>
          <w:i/>
          <w:color w:val="333333"/>
          <w:spacing w:val="-3"/>
          <w:sz w:val="20"/>
        </w:rPr>
        <w:t xml:space="preserve"> </w:t>
      </w:r>
      <w:r>
        <w:rPr>
          <w:i/>
          <w:color w:val="333333"/>
          <w:sz w:val="20"/>
        </w:rPr>
        <w:t>multicenter</w:t>
      </w:r>
      <w:r>
        <w:rPr>
          <w:i/>
          <w:color w:val="333333"/>
          <w:spacing w:val="-3"/>
          <w:sz w:val="20"/>
        </w:rPr>
        <w:t xml:space="preserve"> </w:t>
      </w:r>
      <w:r>
        <w:rPr>
          <w:i/>
          <w:color w:val="333333"/>
          <w:sz w:val="20"/>
        </w:rPr>
        <w:t>industry/foundation</w:t>
      </w:r>
      <w:r>
        <w:rPr>
          <w:i/>
          <w:color w:val="333333"/>
          <w:spacing w:val="-3"/>
          <w:sz w:val="20"/>
        </w:rPr>
        <w:t xml:space="preserve"> </w:t>
      </w:r>
      <w:r>
        <w:rPr>
          <w:i/>
          <w:color w:val="333333"/>
          <w:sz w:val="20"/>
        </w:rPr>
        <w:t>sponsored</w:t>
      </w:r>
      <w:r>
        <w:rPr>
          <w:i/>
          <w:color w:val="333333"/>
          <w:spacing w:val="-3"/>
          <w:sz w:val="20"/>
        </w:rPr>
        <w:t xml:space="preserve"> </w:t>
      </w:r>
      <w:r>
        <w:rPr>
          <w:i/>
          <w:color w:val="333333"/>
          <w:sz w:val="20"/>
        </w:rPr>
        <w:t>protocol</w:t>
      </w:r>
      <w:r>
        <w:rPr>
          <w:i/>
          <w:color w:val="333333"/>
          <w:spacing w:val="-8"/>
          <w:sz w:val="20"/>
        </w:rPr>
        <w:t xml:space="preserve"> </w:t>
      </w:r>
      <w:r>
        <w:rPr>
          <w:i/>
          <w:color w:val="333333"/>
          <w:sz w:val="20"/>
        </w:rPr>
        <w:t>does</w:t>
      </w:r>
      <w:r>
        <w:rPr>
          <w:i/>
          <w:color w:val="333333"/>
          <w:spacing w:val="-3"/>
          <w:sz w:val="20"/>
        </w:rPr>
        <w:t xml:space="preserve"> </w:t>
      </w:r>
      <w:r>
        <w:rPr>
          <w:i/>
          <w:color w:val="333333"/>
          <w:sz w:val="20"/>
        </w:rPr>
        <w:t>not</w:t>
      </w:r>
      <w:r>
        <w:rPr>
          <w:i/>
          <w:color w:val="333333"/>
          <w:spacing w:val="-10"/>
          <w:sz w:val="20"/>
        </w:rPr>
        <w:t xml:space="preserve"> </w:t>
      </w:r>
      <w:r>
        <w:rPr>
          <w:i/>
          <w:color w:val="333333"/>
          <w:sz w:val="20"/>
        </w:rPr>
        <w:t>require</w:t>
      </w:r>
      <w:r>
        <w:rPr>
          <w:i/>
          <w:color w:val="333333"/>
          <w:spacing w:val="-3"/>
          <w:sz w:val="20"/>
        </w:rPr>
        <w:t xml:space="preserve"> </w:t>
      </w:r>
      <w:r>
        <w:rPr>
          <w:i/>
          <w:color w:val="333333"/>
          <w:sz w:val="20"/>
        </w:rPr>
        <w:t>scientific</w:t>
      </w:r>
      <w:r>
        <w:rPr>
          <w:i/>
          <w:color w:val="333333"/>
          <w:spacing w:val="-3"/>
          <w:sz w:val="20"/>
        </w:rPr>
        <w:t xml:space="preserve"> </w:t>
      </w:r>
      <w:r>
        <w:rPr>
          <w:i/>
          <w:color w:val="333333"/>
          <w:sz w:val="20"/>
        </w:rPr>
        <w:t>review</w:t>
      </w:r>
      <w:r>
        <w:rPr>
          <w:i/>
          <w:color w:val="333333"/>
          <w:spacing w:val="-3"/>
          <w:sz w:val="20"/>
        </w:rPr>
        <w:t xml:space="preserve"> </w:t>
      </w:r>
      <w:r>
        <w:rPr>
          <w:i/>
          <w:color w:val="333333"/>
          <w:sz w:val="20"/>
        </w:rPr>
        <w:t>by</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UNC</w:t>
      </w:r>
      <w:r>
        <w:rPr>
          <w:i/>
          <w:color w:val="333333"/>
          <w:spacing w:val="-3"/>
          <w:sz w:val="20"/>
        </w:rPr>
        <w:t xml:space="preserve"> </w:t>
      </w:r>
      <w:r>
        <w:rPr>
          <w:i/>
          <w:color w:val="333333"/>
          <w:sz w:val="20"/>
        </w:rPr>
        <w:t>SRC. Note: Study section or FDA IND/IDE review is not adequate review to supplant review by the UNC SRC.</w:t>
      </w:r>
    </w:p>
    <w:p w14:paraId="67BEB5D9" w14:textId="77777777" w:rsidR="00814875" w:rsidRDefault="00EA5180">
      <w:pPr>
        <w:spacing w:line="230" w:lineRule="auto"/>
        <w:ind w:left="380" w:right="453"/>
        <w:rPr>
          <w:i/>
          <w:sz w:val="20"/>
        </w:rPr>
      </w:pPr>
      <w:r>
        <w:rPr>
          <w:b/>
          <w:i/>
          <w:color w:val="333333"/>
          <w:sz w:val="20"/>
        </w:rPr>
        <w:t xml:space="preserve">Note: </w:t>
      </w:r>
      <w:r>
        <w:rPr>
          <w:i/>
          <w:color w:val="333333"/>
          <w:sz w:val="20"/>
        </w:rPr>
        <w:t>Beyond satisfying the UNC requirement for scientific review, other agencies/entities are increasingly mandating</w:t>
      </w:r>
      <w:r>
        <w:rPr>
          <w:i/>
          <w:color w:val="333333"/>
          <w:spacing w:val="-4"/>
          <w:sz w:val="20"/>
        </w:rPr>
        <w:t xml:space="preserve"> </w:t>
      </w:r>
      <w:r>
        <w:rPr>
          <w:i/>
          <w:color w:val="333333"/>
          <w:sz w:val="20"/>
        </w:rPr>
        <w:t>submission</w:t>
      </w:r>
      <w:r>
        <w:rPr>
          <w:i/>
          <w:color w:val="333333"/>
          <w:spacing w:val="-4"/>
          <w:sz w:val="20"/>
        </w:rPr>
        <w:t xml:space="preserve"> </w:t>
      </w:r>
      <w:r>
        <w:rPr>
          <w:i/>
          <w:color w:val="333333"/>
          <w:sz w:val="20"/>
        </w:rPr>
        <w:t>of</w:t>
      </w:r>
      <w:r>
        <w:rPr>
          <w:i/>
          <w:color w:val="333333"/>
          <w:spacing w:val="-4"/>
          <w:sz w:val="20"/>
        </w:rPr>
        <w:t xml:space="preserve"> </w:t>
      </w:r>
      <w:r>
        <w:rPr>
          <w:i/>
          <w:color w:val="333333"/>
          <w:sz w:val="20"/>
        </w:rPr>
        <w:t>a</w:t>
      </w:r>
      <w:r>
        <w:rPr>
          <w:i/>
          <w:color w:val="333333"/>
          <w:spacing w:val="-4"/>
          <w:sz w:val="20"/>
        </w:rPr>
        <w:t xml:space="preserve"> </w:t>
      </w:r>
      <w:r>
        <w:rPr>
          <w:i/>
          <w:color w:val="333333"/>
          <w:sz w:val="20"/>
        </w:rPr>
        <w:t>standardized,</w:t>
      </w:r>
      <w:r>
        <w:rPr>
          <w:i/>
          <w:color w:val="333333"/>
          <w:spacing w:val="-4"/>
          <w:sz w:val="20"/>
        </w:rPr>
        <w:t xml:space="preserve"> </w:t>
      </w:r>
      <w:r>
        <w:rPr>
          <w:i/>
          <w:color w:val="333333"/>
          <w:sz w:val="20"/>
        </w:rPr>
        <w:t>comprehensive</w:t>
      </w:r>
      <w:r>
        <w:rPr>
          <w:i/>
          <w:color w:val="333333"/>
          <w:spacing w:val="-4"/>
          <w:sz w:val="20"/>
        </w:rPr>
        <w:t xml:space="preserve"> </w:t>
      </w:r>
      <w:r>
        <w:rPr>
          <w:i/>
          <w:color w:val="333333"/>
          <w:sz w:val="20"/>
        </w:rPr>
        <w:t>protocol</w:t>
      </w:r>
      <w:r>
        <w:rPr>
          <w:i/>
          <w:color w:val="333333"/>
          <w:spacing w:val="-4"/>
          <w:sz w:val="20"/>
        </w:rPr>
        <w:t xml:space="preserve"> </w:t>
      </w:r>
      <w:r>
        <w:rPr>
          <w:i/>
          <w:color w:val="333333"/>
          <w:sz w:val="20"/>
        </w:rPr>
        <w:t>as</w:t>
      </w:r>
      <w:r>
        <w:rPr>
          <w:i/>
          <w:color w:val="333333"/>
          <w:spacing w:val="-4"/>
          <w:sz w:val="20"/>
        </w:rPr>
        <w:t xml:space="preserve"> </w:t>
      </w:r>
      <w:r>
        <w:rPr>
          <w:i/>
          <w:color w:val="333333"/>
          <w:sz w:val="20"/>
        </w:rPr>
        <w:t>part</w:t>
      </w:r>
      <w:r>
        <w:rPr>
          <w:i/>
          <w:color w:val="333333"/>
          <w:spacing w:val="-4"/>
          <w:sz w:val="20"/>
        </w:rPr>
        <w:t xml:space="preserve"> </w:t>
      </w:r>
      <w:r>
        <w:rPr>
          <w:i/>
          <w:color w:val="333333"/>
          <w:sz w:val="20"/>
        </w:rPr>
        <w:t>of</w:t>
      </w:r>
      <w:r>
        <w:rPr>
          <w:i/>
          <w:color w:val="333333"/>
          <w:spacing w:val="-4"/>
          <w:sz w:val="20"/>
        </w:rPr>
        <w:t xml:space="preserve"> </w:t>
      </w:r>
      <w:r>
        <w:rPr>
          <w:i/>
          <w:color w:val="333333"/>
          <w:sz w:val="20"/>
        </w:rPr>
        <w:t>their</w:t>
      </w:r>
      <w:r>
        <w:rPr>
          <w:i/>
          <w:color w:val="333333"/>
          <w:spacing w:val="-4"/>
          <w:sz w:val="20"/>
        </w:rPr>
        <w:t xml:space="preserve"> </w:t>
      </w:r>
      <w:r>
        <w:rPr>
          <w:i/>
          <w:color w:val="333333"/>
          <w:sz w:val="20"/>
        </w:rPr>
        <w:t xml:space="preserve">application/registration/review </w:t>
      </w:r>
      <w:r>
        <w:rPr>
          <w:i/>
          <w:color w:val="333333"/>
          <w:spacing w:val="-2"/>
          <w:sz w:val="20"/>
        </w:rPr>
        <w:t>processes:</w:t>
      </w:r>
    </w:p>
    <w:p w14:paraId="1A5331CE" w14:textId="77777777" w:rsidR="00814875" w:rsidRDefault="00EA5180">
      <w:pPr>
        <w:spacing w:before="122" w:line="225" w:lineRule="exact"/>
        <w:ind w:left="1000"/>
        <w:rPr>
          <w:i/>
          <w:sz w:val="20"/>
        </w:rPr>
      </w:pPr>
      <w:r>
        <w:rPr>
          <w:i/>
          <w:color w:val="333333"/>
          <w:sz w:val="20"/>
        </w:rPr>
        <w:t>FDA</w:t>
      </w:r>
      <w:r>
        <w:rPr>
          <w:i/>
          <w:color w:val="333333"/>
          <w:spacing w:val="-2"/>
          <w:sz w:val="20"/>
        </w:rPr>
        <w:t xml:space="preserve"> </w:t>
      </w:r>
      <w:r>
        <w:rPr>
          <w:i/>
          <w:color w:val="333333"/>
          <w:sz w:val="20"/>
        </w:rPr>
        <w:t>IND</w:t>
      </w:r>
      <w:r>
        <w:rPr>
          <w:i/>
          <w:color w:val="333333"/>
          <w:spacing w:val="-2"/>
          <w:sz w:val="20"/>
        </w:rPr>
        <w:t xml:space="preserve"> </w:t>
      </w:r>
      <w:r>
        <w:rPr>
          <w:i/>
          <w:color w:val="333333"/>
          <w:sz w:val="20"/>
        </w:rPr>
        <w:t>or</w:t>
      </w:r>
      <w:r>
        <w:rPr>
          <w:i/>
          <w:color w:val="333333"/>
          <w:spacing w:val="-1"/>
          <w:sz w:val="20"/>
        </w:rPr>
        <w:t xml:space="preserve"> </w:t>
      </w:r>
      <w:r>
        <w:rPr>
          <w:i/>
          <w:color w:val="333333"/>
          <w:sz w:val="20"/>
        </w:rPr>
        <w:t>IDE</w:t>
      </w:r>
      <w:r>
        <w:rPr>
          <w:i/>
          <w:color w:val="333333"/>
          <w:spacing w:val="-2"/>
          <w:sz w:val="20"/>
        </w:rPr>
        <w:t xml:space="preserve"> submission</w:t>
      </w:r>
    </w:p>
    <w:p w14:paraId="04AA7BDD" w14:textId="77777777" w:rsidR="00814875" w:rsidRDefault="00EA5180">
      <w:pPr>
        <w:spacing w:before="2" w:line="230" w:lineRule="auto"/>
        <w:ind w:left="1000" w:right="6180"/>
        <w:rPr>
          <w:i/>
          <w:sz w:val="20"/>
        </w:rPr>
      </w:pPr>
      <w:r>
        <w:rPr>
          <w:i/>
          <w:color w:val="333333"/>
          <w:sz w:val="20"/>
        </w:rPr>
        <w:t>NIH</w:t>
      </w:r>
      <w:r>
        <w:rPr>
          <w:i/>
          <w:color w:val="333333"/>
          <w:spacing w:val="-10"/>
          <w:sz w:val="20"/>
        </w:rPr>
        <w:t xml:space="preserve"> </w:t>
      </w:r>
      <w:r>
        <w:rPr>
          <w:i/>
          <w:color w:val="333333"/>
          <w:sz w:val="20"/>
        </w:rPr>
        <w:t>clinical</w:t>
      </w:r>
      <w:r>
        <w:rPr>
          <w:i/>
          <w:color w:val="333333"/>
          <w:spacing w:val="-10"/>
          <w:sz w:val="20"/>
        </w:rPr>
        <w:t xml:space="preserve"> </w:t>
      </w:r>
      <w:r>
        <w:rPr>
          <w:i/>
          <w:color w:val="333333"/>
          <w:sz w:val="20"/>
        </w:rPr>
        <w:t>trial</w:t>
      </w:r>
      <w:r>
        <w:rPr>
          <w:i/>
          <w:color w:val="333333"/>
          <w:spacing w:val="-10"/>
          <w:sz w:val="20"/>
        </w:rPr>
        <w:t xml:space="preserve"> </w:t>
      </w:r>
      <w:r>
        <w:rPr>
          <w:i/>
          <w:color w:val="333333"/>
          <w:sz w:val="20"/>
        </w:rPr>
        <w:t>grant</w:t>
      </w:r>
      <w:r>
        <w:rPr>
          <w:i/>
          <w:color w:val="333333"/>
          <w:spacing w:val="-10"/>
          <w:sz w:val="20"/>
        </w:rPr>
        <w:t xml:space="preserve"> </w:t>
      </w:r>
      <w:r>
        <w:rPr>
          <w:i/>
          <w:color w:val="333333"/>
          <w:sz w:val="20"/>
        </w:rPr>
        <w:t xml:space="preserve">submission External (single) IRB review </w:t>
      </w:r>
      <w:hyperlink r:id="rId33">
        <w:r>
          <w:rPr>
            <w:i/>
            <w:color w:val="13284B"/>
            <w:sz w:val="20"/>
            <w:u w:val="single" w:color="13284B"/>
          </w:rPr>
          <w:t>ClinicalTrials.gov</w:t>
        </w:r>
      </w:hyperlink>
      <w:r>
        <w:rPr>
          <w:i/>
          <w:color w:val="13284B"/>
          <w:sz w:val="20"/>
        </w:rPr>
        <w:t xml:space="preserve"> </w:t>
      </w:r>
      <w:r>
        <w:rPr>
          <w:i/>
          <w:color w:val="333333"/>
          <w:sz w:val="20"/>
        </w:rPr>
        <w:t>registration</w:t>
      </w:r>
    </w:p>
    <w:p w14:paraId="1B5E8077" w14:textId="77777777" w:rsidR="00814875" w:rsidRDefault="00EA5180">
      <w:pPr>
        <w:spacing w:line="230" w:lineRule="auto"/>
        <w:ind w:left="1000" w:right="453"/>
        <w:rPr>
          <w:i/>
          <w:sz w:val="20"/>
        </w:rPr>
      </w:pPr>
      <w:r>
        <w:rPr>
          <w:i/>
          <w:color w:val="333333"/>
          <w:sz w:val="20"/>
        </w:rPr>
        <w:t>Scientific</w:t>
      </w:r>
      <w:r>
        <w:rPr>
          <w:i/>
          <w:color w:val="333333"/>
          <w:spacing w:val="-3"/>
          <w:sz w:val="20"/>
        </w:rPr>
        <w:t xml:space="preserve"> </w:t>
      </w:r>
      <w:r>
        <w:rPr>
          <w:i/>
          <w:color w:val="333333"/>
          <w:sz w:val="20"/>
        </w:rPr>
        <w:t>journals</w:t>
      </w:r>
      <w:r>
        <w:rPr>
          <w:i/>
          <w:color w:val="333333"/>
          <w:spacing w:val="-3"/>
          <w:sz w:val="20"/>
        </w:rPr>
        <w:t xml:space="preserve"> </w:t>
      </w:r>
      <w:r>
        <w:rPr>
          <w:i/>
          <w:color w:val="333333"/>
          <w:sz w:val="20"/>
        </w:rPr>
        <w:t>(per</w:t>
      </w:r>
      <w:r>
        <w:rPr>
          <w:i/>
          <w:color w:val="333333"/>
          <w:spacing w:val="-3"/>
          <w:sz w:val="20"/>
        </w:rPr>
        <w:t xml:space="preserve"> </w:t>
      </w:r>
      <w:r>
        <w:rPr>
          <w:i/>
          <w:color w:val="333333"/>
          <w:sz w:val="20"/>
        </w:rPr>
        <w:t>ICMJE:</w:t>
      </w:r>
      <w:r>
        <w:rPr>
          <w:i/>
          <w:color w:val="333333"/>
          <w:spacing w:val="-3"/>
          <w:sz w:val="20"/>
        </w:rPr>
        <w:t xml:space="preserve"> </w:t>
      </w:r>
      <w:r>
        <w:rPr>
          <w:i/>
          <w:color w:val="333333"/>
          <w:sz w:val="20"/>
        </w:rPr>
        <w:t>“As</w:t>
      </w:r>
      <w:r>
        <w:rPr>
          <w:i/>
          <w:color w:val="333333"/>
          <w:spacing w:val="-3"/>
          <w:sz w:val="20"/>
        </w:rPr>
        <w:t xml:space="preserve"> </w:t>
      </w:r>
      <w:r>
        <w:rPr>
          <w:i/>
          <w:color w:val="333333"/>
          <w:sz w:val="20"/>
        </w:rPr>
        <w:t>part</w:t>
      </w:r>
      <w:r>
        <w:rPr>
          <w:i/>
          <w:color w:val="333333"/>
          <w:spacing w:val="-3"/>
          <w:sz w:val="20"/>
        </w:rPr>
        <w:t xml:space="preserve"> </w:t>
      </w:r>
      <w:r>
        <w:rPr>
          <w:i/>
          <w:color w:val="333333"/>
          <w:sz w:val="20"/>
        </w:rPr>
        <w:t>of</w:t>
      </w:r>
      <w:r>
        <w:rPr>
          <w:i/>
          <w:color w:val="333333"/>
          <w:spacing w:val="-3"/>
          <w:sz w:val="20"/>
        </w:rPr>
        <w:t xml:space="preserve"> </w:t>
      </w:r>
      <w:r>
        <w:rPr>
          <w:i/>
          <w:color w:val="333333"/>
          <w:sz w:val="20"/>
        </w:rPr>
        <w:t>peer</w:t>
      </w:r>
      <w:r>
        <w:rPr>
          <w:i/>
          <w:color w:val="333333"/>
          <w:spacing w:val="-3"/>
          <w:sz w:val="20"/>
        </w:rPr>
        <w:t xml:space="preserve"> </w:t>
      </w:r>
      <w:r>
        <w:rPr>
          <w:i/>
          <w:color w:val="333333"/>
          <w:sz w:val="20"/>
        </w:rPr>
        <w:t>review,</w:t>
      </w:r>
      <w:r>
        <w:rPr>
          <w:i/>
          <w:color w:val="333333"/>
          <w:spacing w:val="-3"/>
          <w:sz w:val="20"/>
        </w:rPr>
        <w:t xml:space="preserve"> </w:t>
      </w:r>
      <w:r>
        <w:rPr>
          <w:i/>
          <w:color w:val="333333"/>
          <w:sz w:val="20"/>
        </w:rPr>
        <w:t>editors</w:t>
      </w:r>
      <w:r>
        <w:rPr>
          <w:i/>
          <w:color w:val="333333"/>
          <w:spacing w:val="-3"/>
          <w:sz w:val="20"/>
        </w:rPr>
        <w:t xml:space="preserve"> </w:t>
      </w:r>
      <w:r>
        <w:rPr>
          <w:i/>
          <w:color w:val="333333"/>
          <w:sz w:val="20"/>
        </w:rPr>
        <w:t>are</w:t>
      </w:r>
      <w:r>
        <w:rPr>
          <w:i/>
          <w:color w:val="333333"/>
          <w:spacing w:val="-3"/>
          <w:sz w:val="20"/>
        </w:rPr>
        <w:t xml:space="preserve"> </w:t>
      </w:r>
      <w:r>
        <w:rPr>
          <w:i/>
          <w:color w:val="333333"/>
          <w:sz w:val="20"/>
        </w:rPr>
        <w:t>encouraged</w:t>
      </w:r>
      <w:r>
        <w:rPr>
          <w:i/>
          <w:color w:val="333333"/>
          <w:spacing w:val="-3"/>
          <w:sz w:val="20"/>
        </w:rPr>
        <w:t xml:space="preserve"> </w:t>
      </w:r>
      <w:r>
        <w:rPr>
          <w:i/>
          <w:color w:val="333333"/>
          <w:sz w:val="20"/>
        </w:rPr>
        <w:t>to</w:t>
      </w:r>
      <w:r>
        <w:rPr>
          <w:i/>
          <w:color w:val="333333"/>
          <w:spacing w:val="-3"/>
          <w:sz w:val="20"/>
        </w:rPr>
        <w:t xml:space="preserve"> </w:t>
      </w:r>
      <w:r>
        <w:rPr>
          <w:i/>
          <w:color w:val="333333"/>
          <w:sz w:val="20"/>
        </w:rPr>
        <w:t>review</w:t>
      </w:r>
      <w:r>
        <w:rPr>
          <w:i/>
          <w:color w:val="333333"/>
          <w:spacing w:val="-3"/>
          <w:sz w:val="20"/>
        </w:rPr>
        <w:t xml:space="preserve"> </w:t>
      </w:r>
      <w:r>
        <w:rPr>
          <w:i/>
          <w:color w:val="333333"/>
          <w:sz w:val="20"/>
        </w:rPr>
        <w:t>research protocols, plans for statistical analysis if separate from the protocol…”)</w:t>
      </w:r>
    </w:p>
    <w:p w14:paraId="13730B08" w14:textId="77777777" w:rsidR="00814875" w:rsidRDefault="00814875">
      <w:pPr>
        <w:pStyle w:val="BodyText"/>
        <w:spacing w:before="59"/>
        <w:rPr>
          <w:i/>
        </w:rPr>
      </w:pPr>
    </w:p>
    <w:p w14:paraId="3F7AF56B" w14:textId="77777777" w:rsidR="00814875" w:rsidRDefault="00EA5180">
      <w:pPr>
        <w:pStyle w:val="BodyText"/>
        <w:ind w:left="380"/>
      </w:pPr>
      <w:r>
        <w:rPr>
          <w:noProof/>
        </w:rPr>
        <mc:AlternateContent>
          <mc:Choice Requires="wpg">
            <w:drawing>
              <wp:anchor distT="0" distB="0" distL="0" distR="0" simplePos="0" relativeHeight="15739904" behindDoc="0" locked="0" layoutInCell="1" allowOverlap="1" wp14:anchorId="76D2F510" wp14:editId="1610563C">
                <wp:simplePos x="0" y="0"/>
                <wp:positionH relativeFrom="page">
                  <wp:posOffset>850900</wp:posOffset>
                </wp:positionH>
                <wp:positionV relativeFrom="paragraph">
                  <wp:posOffset>17590</wp:posOffset>
                </wp:positionV>
                <wp:extent cx="5778500" cy="157480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1574800"/>
                          <a:chOff x="0" y="0"/>
                          <a:chExt cx="5778500" cy="1574800"/>
                        </a:xfrm>
                      </wpg:grpSpPr>
                      <wps:wsp>
                        <wps:cNvPr id="66" name="Graphic 66"/>
                        <wps:cNvSpPr/>
                        <wps:spPr>
                          <a:xfrm>
                            <a:off x="0" y="0"/>
                            <a:ext cx="5778500" cy="1574800"/>
                          </a:xfrm>
                          <a:custGeom>
                            <a:avLst/>
                            <a:gdLst/>
                            <a:ahLst/>
                            <a:cxnLst/>
                            <a:rect l="l" t="t" r="r" b="b"/>
                            <a:pathLst>
                              <a:path w="5778500" h="1574800">
                                <a:moveTo>
                                  <a:pt x="5778500" y="0"/>
                                </a:moveTo>
                                <a:lnTo>
                                  <a:pt x="0" y="0"/>
                                </a:lnTo>
                                <a:lnTo>
                                  <a:pt x="0" y="1574800"/>
                                </a:lnTo>
                                <a:lnTo>
                                  <a:pt x="5778500" y="1574800"/>
                                </a:lnTo>
                                <a:lnTo>
                                  <a:pt x="5778500" y="0"/>
                                </a:lnTo>
                                <a:close/>
                              </a:path>
                            </a:pathLst>
                          </a:custGeom>
                          <a:solidFill>
                            <a:srgbClr val="DFEBF4"/>
                          </a:solidFill>
                        </wps:spPr>
                        <wps:bodyPr wrap="square" lIns="0" tIns="0" rIns="0" bIns="0" rtlCol="0">
                          <a:prstTxWarp prst="textNoShape">
                            <a:avLst/>
                          </a:prstTxWarp>
                          <a:noAutofit/>
                        </wps:bodyPr>
                      </wps:wsp>
                      <wps:wsp>
                        <wps:cNvPr id="67" name="Graphic 67"/>
                        <wps:cNvSpPr/>
                        <wps:spPr>
                          <a:xfrm>
                            <a:off x="304800" y="825499"/>
                            <a:ext cx="50800" cy="609600"/>
                          </a:xfrm>
                          <a:custGeom>
                            <a:avLst/>
                            <a:gdLst/>
                            <a:ahLst/>
                            <a:cxnLst/>
                            <a:rect l="l" t="t" r="r" b="b"/>
                            <a:pathLst>
                              <a:path w="50800" h="609600">
                                <a:moveTo>
                                  <a:pt x="50800" y="584200"/>
                                </a:moveTo>
                                <a:lnTo>
                                  <a:pt x="48793" y="574344"/>
                                </a:lnTo>
                                <a:lnTo>
                                  <a:pt x="43332" y="566267"/>
                                </a:lnTo>
                                <a:lnTo>
                                  <a:pt x="35255" y="560806"/>
                                </a:lnTo>
                                <a:lnTo>
                                  <a:pt x="25400" y="558800"/>
                                </a:lnTo>
                                <a:lnTo>
                                  <a:pt x="15532" y="560806"/>
                                </a:lnTo>
                                <a:lnTo>
                                  <a:pt x="7454" y="566267"/>
                                </a:lnTo>
                                <a:lnTo>
                                  <a:pt x="1993" y="574344"/>
                                </a:lnTo>
                                <a:lnTo>
                                  <a:pt x="0" y="584200"/>
                                </a:lnTo>
                                <a:lnTo>
                                  <a:pt x="1993" y="594067"/>
                                </a:lnTo>
                                <a:lnTo>
                                  <a:pt x="7454" y="602145"/>
                                </a:lnTo>
                                <a:lnTo>
                                  <a:pt x="15532" y="607606"/>
                                </a:lnTo>
                                <a:lnTo>
                                  <a:pt x="25400" y="609600"/>
                                </a:lnTo>
                                <a:lnTo>
                                  <a:pt x="35255" y="607606"/>
                                </a:lnTo>
                                <a:lnTo>
                                  <a:pt x="43332" y="602145"/>
                                </a:lnTo>
                                <a:lnTo>
                                  <a:pt x="48793" y="594067"/>
                                </a:lnTo>
                                <a:lnTo>
                                  <a:pt x="50800" y="584200"/>
                                </a:lnTo>
                                <a:close/>
                              </a:path>
                              <a:path w="50800" h="6096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609600">
                                <a:moveTo>
                                  <a:pt x="50800" y="165100"/>
                                </a:moveTo>
                                <a:lnTo>
                                  <a:pt x="48793" y="155244"/>
                                </a:lnTo>
                                <a:lnTo>
                                  <a:pt x="43332" y="147167"/>
                                </a:lnTo>
                                <a:lnTo>
                                  <a:pt x="35255" y="141706"/>
                                </a:lnTo>
                                <a:lnTo>
                                  <a:pt x="25400" y="139700"/>
                                </a:lnTo>
                                <a:lnTo>
                                  <a:pt x="15532" y="141706"/>
                                </a:lnTo>
                                <a:lnTo>
                                  <a:pt x="7454" y="147167"/>
                                </a:lnTo>
                                <a:lnTo>
                                  <a:pt x="1993" y="155244"/>
                                </a:lnTo>
                                <a:lnTo>
                                  <a:pt x="0" y="165100"/>
                                </a:lnTo>
                                <a:lnTo>
                                  <a:pt x="1993" y="174967"/>
                                </a:lnTo>
                                <a:lnTo>
                                  <a:pt x="7454" y="183045"/>
                                </a:lnTo>
                                <a:lnTo>
                                  <a:pt x="15532" y="188506"/>
                                </a:lnTo>
                                <a:lnTo>
                                  <a:pt x="25400" y="190500"/>
                                </a:lnTo>
                                <a:lnTo>
                                  <a:pt x="35255" y="188506"/>
                                </a:lnTo>
                                <a:lnTo>
                                  <a:pt x="43332" y="183045"/>
                                </a:lnTo>
                                <a:lnTo>
                                  <a:pt x="48793" y="174967"/>
                                </a:lnTo>
                                <a:lnTo>
                                  <a:pt x="50800" y="165100"/>
                                </a:lnTo>
                                <a:close/>
                              </a:path>
                              <a:path w="50800" h="6096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s:wsp>
                        <wps:cNvPr id="68" name="Textbox 68"/>
                        <wps:cNvSpPr txBox="1"/>
                        <wps:spPr>
                          <a:xfrm>
                            <a:off x="0" y="0"/>
                            <a:ext cx="5778500" cy="1574800"/>
                          </a:xfrm>
                          <a:prstGeom prst="rect">
                            <a:avLst/>
                          </a:prstGeom>
                        </wps:spPr>
                        <wps:txbx>
                          <w:txbxContent>
                            <w:p w14:paraId="2408BC60" w14:textId="77777777" w:rsidR="00814875" w:rsidRDefault="00EA5180">
                              <w:pPr>
                                <w:spacing w:line="197" w:lineRule="exact"/>
                                <w:rPr>
                                  <w:sz w:val="20"/>
                                </w:rPr>
                              </w:pPr>
                              <w:r>
                                <w:rPr>
                                  <w:color w:val="333333"/>
                                  <w:sz w:val="20"/>
                                </w:rPr>
                                <w:t>Does</w:t>
                              </w:r>
                              <w:r>
                                <w:rPr>
                                  <w:color w:val="333333"/>
                                  <w:spacing w:val="-1"/>
                                  <w:sz w:val="20"/>
                                </w:rPr>
                                <w:t xml:space="preserve"> </w:t>
                              </w:r>
                              <w:r>
                                <w:rPr>
                                  <w:color w:val="333333"/>
                                  <w:sz w:val="20"/>
                                </w:rPr>
                                <w:t>your</w:t>
                              </w:r>
                              <w:r>
                                <w:rPr>
                                  <w:color w:val="333333"/>
                                  <w:spacing w:val="-1"/>
                                  <w:sz w:val="20"/>
                                </w:rPr>
                                <w:t xml:space="preserve"> </w:t>
                              </w:r>
                              <w:r>
                                <w:rPr>
                                  <w:color w:val="333333"/>
                                  <w:sz w:val="20"/>
                                </w:rPr>
                                <w:t>research</w:t>
                              </w:r>
                              <w:r>
                                <w:rPr>
                                  <w:color w:val="333333"/>
                                  <w:spacing w:val="-1"/>
                                  <w:sz w:val="20"/>
                                </w:rPr>
                                <w:t xml:space="preserve"> </w:t>
                              </w:r>
                              <w:r>
                                <w:rPr>
                                  <w:color w:val="333333"/>
                                  <w:sz w:val="20"/>
                                </w:rPr>
                                <w:t>study</w:t>
                              </w:r>
                              <w:r>
                                <w:rPr>
                                  <w:color w:val="333333"/>
                                  <w:spacing w:val="-1"/>
                                  <w:sz w:val="20"/>
                                </w:rPr>
                                <w:t xml:space="preserve"> </w:t>
                              </w:r>
                              <w:r>
                                <w:rPr>
                                  <w:color w:val="333333"/>
                                  <w:sz w:val="20"/>
                                </w:rPr>
                                <w:t>require</w:t>
                              </w:r>
                              <w:r>
                                <w:rPr>
                                  <w:color w:val="333333"/>
                                  <w:spacing w:val="-1"/>
                                  <w:sz w:val="20"/>
                                </w:rPr>
                                <w:t xml:space="preserve"> </w:t>
                              </w:r>
                              <w:r>
                                <w:rPr>
                                  <w:color w:val="333333"/>
                                  <w:sz w:val="20"/>
                                </w:rPr>
                                <w:t>review</w:t>
                              </w:r>
                              <w:r>
                                <w:rPr>
                                  <w:color w:val="333333"/>
                                  <w:spacing w:val="-1"/>
                                  <w:sz w:val="20"/>
                                </w:rPr>
                                <w:t xml:space="preserve"> </w:t>
                              </w:r>
                              <w:r>
                                <w:rPr>
                                  <w:color w:val="333333"/>
                                  <w:sz w:val="20"/>
                                </w:rPr>
                                <w:t>by</w:t>
                              </w:r>
                              <w:r>
                                <w:rPr>
                                  <w:color w:val="333333"/>
                                  <w:spacing w:val="-1"/>
                                  <w:sz w:val="20"/>
                                </w:rPr>
                                <w:t xml:space="preserve"> </w:t>
                              </w:r>
                              <w:r>
                                <w:rPr>
                                  <w:color w:val="333333"/>
                                  <w:sz w:val="20"/>
                                </w:rPr>
                                <w:t>the</w:t>
                              </w:r>
                              <w:r>
                                <w:rPr>
                                  <w:color w:val="333333"/>
                                  <w:spacing w:val="-1"/>
                                  <w:sz w:val="20"/>
                                </w:rPr>
                                <w:t xml:space="preserve"> </w:t>
                              </w:r>
                              <w:r>
                                <w:rPr>
                                  <w:color w:val="333333"/>
                                  <w:sz w:val="20"/>
                                </w:rPr>
                                <w:t>Scientific</w:t>
                              </w:r>
                              <w:r>
                                <w:rPr>
                                  <w:color w:val="333333"/>
                                  <w:spacing w:val="-1"/>
                                  <w:sz w:val="20"/>
                                </w:rPr>
                                <w:t xml:space="preserve"> </w:t>
                              </w:r>
                              <w:r>
                                <w:rPr>
                                  <w:color w:val="333333"/>
                                  <w:sz w:val="20"/>
                                </w:rPr>
                                <w:t>Review</w:t>
                              </w:r>
                              <w:r>
                                <w:rPr>
                                  <w:color w:val="333333"/>
                                  <w:spacing w:val="-1"/>
                                  <w:sz w:val="20"/>
                                </w:rPr>
                                <w:t xml:space="preserve"> </w:t>
                              </w:r>
                              <w:r>
                                <w:rPr>
                                  <w:color w:val="333333"/>
                                  <w:spacing w:val="-2"/>
                                  <w:sz w:val="20"/>
                                </w:rPr>
                                <w:t>Committee?</w:t>
                              </w:r>
                            </w:p>
                            <w:p w14:paraId="7E2F7262" w14:textId="77777777" w:rsidR="00814875" w:rsidRDefault="00EA5180">
                              <w:pPr>
                                <w:spacing w:line="225" w:lineRule="exact"/>
                                <w:rPr>
                                  <w:sz w:val="20"/>
                                </w:rPr>
                              </w:pPr>
                              <w:r>
                                <w:rPr>
                                  <w:color w:val="333333"/>
                                  <w:sz w:val="20"/>
                                </w:rPr>
                                <w:t>If</w:t>
                              </w:r>
                              <w:r>
                                <w:rPr>
                                  <w:color w:val="333333"/>
                                  <w:spacing w:val="-5"/>
                                  <w:sz w:val="20"/>
                                </w:rPr>
                                <w:t xml:space="preserve"> </w:t>
                              </w:r>
                              <w:r>
                                <w:rPr>
                                  <w:color w:val="333333"/>
                                  <w:sz w:val="20"/>
                                </w:rPr>
                                <w:t>you</w:t>
                              </w:r>
                              <w:r>
                                <w:rPr>
                                  <w:color w:val="333333"/>
                                  <w:spacing w:val="-2"/>
                                  <w:sz w:val="20"/>
                                </w:rPr>
                                <w:t xml:space="preserve"> </w:t>
                              </w:r>
                              <w:r>
                                <w:rPr>
                                  <w:color w:val="333333"/>
                                  <w:sz w:val="20"/>
                                </w:rPr>
                                <w:t>are</w:t>
                              </w:r>
                              <w:r>
                                <w:rPr>
                                  <w:color w:val="333333"/>
                                  <w:spacing w:val="-2"/>
                                  <w:sz w:val="20"/>
                                </w:rPr>
                                <w:t xml:space="preserve"> </w:t>
                              </w:r>
                              <w:r>
                                <w:rPr>
                                  <w:color w:val="333333"/>
                                  <w:sz w:val="20"/>
                                </w:rPr>
                                <w:t>unsure</w:t>
                              </w:r>
                              <w:r>
                                <w:rPr>
                                  <w:color w:val="333333"/>
                                  <w:spacing w:val="-2"/>
                                  <w:sz w:val="20"/>
                                </w:rPr>
                                <w:t xml:space="preserve"> </w:t>
                              </w:r>
                              <w:r>
                                <w:rPr>
                                  <w:color w:val="333333"/>
                                  <w:sz w:val="20"/>
                                </w:rPr>
                                <w:t>if</w:t>
                              </w:r>
                              <w:r>
                                <w:rPr>
                                  <w:color w:val="333333"/>
                                  <w:spacing w:val="-2"/>
                                  <w:sz w:val="20"/>
                                </w:rPr>
                                <w:t xml:space="preserve"> </w:t>
                              </w:r>
                              <w:r>
                                <w:rPr>
                                  <w:color w:val="333333"/>
                                  <w:sz w:val="20"/>
                                </w:rPr>
                                <w:t>your</w:t>
                              </w:r>
                              <w:r>
                                <w:rPr>
                                  <w:color w:val="333333"/>
                                  <w:spacing w:val="-2"/>
                                  <w:sz w:val="20"/>
                                </w:rPr>
                                <w:t xml:space="preserve"> </w:t>
                              </w:r>
                              <w:r>
                                <w:rPr>
                                  <w:color w:val="333333"/>
                                  <w:sz w:val="20"/>
                                </w:rPr>
                                <w:t>project</w:t>
                              </w:r>
                              <w:r>
                                <w:rPr>
                                  <w:color w:val="333333"/>
                                  <w:spacing w:val="-2"/>
                                  <w:sz w:val="20"/>
                                </w:rPr>
                                <w:t xml:space="preserve"> </w:t>
                              </w:r>
                              <w:r>
                                <w:rPr>
                                  <w:color w:val="333333"/>
                                  <w:sz w:val="20"/>
                                </w:rPr>
                                <w:t>requires</w:t>
                              </w:r>
                              <w:r>
                                <w:rPr>
                                  <w:color w:val="333333"/>
                                  <w:spacing w:val="-2"/>
                                  <w:sz w:val="20"/>
                                </w:rPr>
                                <w:t xml:space="preserve"> </w:t>
                              </w:r>
                              <w:r>
                                <w:rPr>
                                  <w:color w:val="333333"/>
                                  <w:sz w:val="20"/>
                                </w:rPr>
                                <w:t>SRC</w:t>
                              </w:r>
                              <w:r>
                                <w:rPr>
                                  <w:color w:val="333333"/>
                                  <w:spacing w:val="-2"/>
                                  <w:sz w:val="20"/>
                                </w:rPr>
                                <w:t xml:space="preserve"> </w:t>
                              </w:r>
                              <w:r>
                                <w:rPr>
                                  <w:color w:val="333333"/>
                                  <w:sz w:val="20"/>
                                </w:rPr>
                                <w:t>review,</w:t>
                              </w:r>
                              <w:r>
                                <w:rPr>
                                  <w:color w:val="333333"/>
                                  <w:spacing w:val="-2"/>
                                  <w:sz w:val="20"/>
                                </w:rPr>
                                <w:t xml:space="preserve"> </w:t>
                              </w:r>
                              <w:r>
                                <w:rPr>
                                  <w:color w:val="333333"/>
                                  <w:sz w:val="20"/>
                                </w:rPr>
                                <w:t>please</w:t>
                              </w:r>
                              <w:r>
                                <w:rPr>
                                  <w:color w:val="333333"/>
                                  <w:spacing w:val="-2"/>
                                  <w:sz w:val="20"/>
                                </w:rPr>
                                <w:t xml:space="preserve"> </w:t>
                              </w:r>
                              <w:r>
                                <w:rPr>
                                  <w:color w:val="333333"/>
                                  <w:sz w:val="20"/>
                                </w:rPr>
                                <w:t>email</w:t>
                              </w:r>
                              <w:r>
                                <w:rPr>
                                  <w:color w:val="333333"/>
                                  <w:spacing w:val="-3"/>
                                  <w:sz w:val="20"/>
                                </w:rPr>
                                <w:t xml:space="preserve"> </w:t>
                              </w:r>
                              <w:r>
                                <w:rPr>
                                  <w:color w:val="333333"/>
                                  <w:sz w:val="20"/>
                                </w:rPr>
                                <w:t>the</w:t>
                              </w:r>
                              <w:r>
                                <w:rPr>
                                  <w:color w:val="333333"/>
                                  <w:spacing w:val="-9"/>
                                  <w:sz w:val="20"/>
                                </w:rPr>
                                <w:t xml:space="preserve"> </w:t>
                              </w:r>
                              <w:hyperlink r:id="rId34">
                                <w:r>
                                  <w:rPr>
                                    <w:color w:val="0000FF"/>
                                    <w:spacing w:val="-4"/>
                                    <w:sz w:val="20"/>
                                    <w:u w:val="single" w:color="0000FF"/>
                                  </w:rPr>
                                  <w:t>SRC.</w:t>
                                </w:r>
                              </w:hyperlink>
                            </w:p>
                            <w:p w14:paraId="7D440CB0" w14:textId="77777777" w:rsidR="00814875" w:rsidRDefault="00EA5180">
                              <w:pPr>
                                <w:spacing w:before="217" w:line="230" w:lineRule="auto"/>
                                <w:ind w:right="107"/>
                                <w:rPr>
                                  <w:sz w:val="20"/>
                                </w:rPr>
                              </w:pPr>
                              <w:r>
                                <w:rPr>
                                  <w:color w:val="333333"/>
                                  <w:sz w:val="20"/>
                                </w:rPr>
                                <w:t>Respond</w:t>
                              </w:r>
                              <w:r>
                                <w:rPr>
                                  <w:color w:val="333333"/>
                                  <w:spacing w:val="-3"/>
                                  <w:sz w:val="20"/>
                                </w:rPr>
                                <w:t xml:space="preserve"> </w:t>
                              </w:r>
                              <w:r>
                                <w:rPr>
                                  <w:color w:val="333333"/>
                                  <w:sz w:val="20"/>
                                </w:rPr>
                                <w:t>“no”</w:t>
                              </w:r>
                              <w:r>
                                <w:rPr>
                                  <w:color w:val="333333"/>
                                  <w:spacing w:val="-3"/>
                                  <w:sz w:val="20"/>
                                </w:rPr>
                                <w:t xml:space="preserve"> </w:t>
                              </w:r>
                              <w:r>
                                <w:rPr>
                                  <w:color w:val="333333"/>
                                  <w:sz w:val="20"/>
                                </w:rPr>
                                <w:t>if</w:t>
                              </w:r>
                              <w:r>
                                <w:rPr>
                                  <w:color w:val="333333"/>
                                  <w:spacing w:val="-3"/>
                                  <w:sz w:val="20"/>
                                </w:rPr>
                                <w:t xml:space="preserve"> </w:t>
                              </w:r>
                              <w:r>
                                <w:rPr>
                                  <w:color w:val="333333"/>
                                  <w:sz w:val="20"/>
                                </w:rPr>
                                <w:t>your</w:t>
                              </w:r>
                              <w:r>
                                <w:rPr>
                                  <w:color w:val="333333"/>
                                  <w:spacing w:val="-3"/>
                                  <w:sz w:val="20"/>
                                </w:rPr>
                                <w:t xml:space="preserve"> </w:t>
                              </w:r>
                              <w:r>
                                <w:rPr>
                                  <w:color w:val="333333"/>
                                  <w:sz w:val="20"/>
                                </w:rPr>
                                <w:t>study</w:t>
                              </w:r>
                              <w:r>
                                <w:rPr>
                                  <w:color w:val="333333"/>
                                  <w:spacing w:val="-3"/>
                                  <w:sz w:val="20"/>
                                </w:rPr>
                                <w:t xml:space="preserve"> </w:t>
                              </w:r>
                              <w:r>
                                <w:rPr>
                                  <w:color w:val="333333"/>
                                  <w:sz w:val="20"/>
                                </w:rPr>
                                <w:t>will</w:t>
                              </w:r>
                              <w:r>
                                <w:rPr>
                                  <w:color w:val="333333"/>
                                  <w:spacing w:val="-3"/>
                                  <w:sz w:val="20"/>
                                </w:rPr>
                                <w:t xml:space="preserve"> </w:t>
                              </w:r>
                              <w:r>
                                <w:rPr>
                                  <w:color w:val="333333"/>
                                  <w:sz w:val="20"/>
                                </w:rPr>
                                <w:t>not</w:t>
                              </w:r>
                              <w:r>
                                <w:rPr>
                                  <w:color w:val="333333"/>
                                  <w:spacing w:val="-3"/>
                                  <w:sz w:val="20"/>
                                </w:rPr>
                                <w:t xml:space="preserve"> </w:t>
                              </w:r>
                              <w:r>
                                <w:rPr>
                                  <w:color w:val="333333"/>
                                  <w:sz w:val="20"/>
                                </w:rPr>
                                <w:t>be</w:t>
                              </w:r>
                              <w:r>
                                <w:rPr>
                                  <w:color w:val="333333"/>
                                  <w:spacing w:val="-3"/>
                                  <w:sz w:val="20"/>
                                </w:rPr>
                                <w:t xml:space="preserve"> </w:t>
                              </w:r>
                              <w:r>
                                <w:rPr>
                                  <w:color w:val="333333"/>
                                  <w:sz w:val="20"/>
                                </w:rPr>
                                <w:t>listed</w:t>
                              </w:r>
                              <w:r>
                                <w:rPr>
                                  <w:color w:val="333333"/>
                                  <w:spacing w:val="-3"/>
                                  <w:sz w:val="20"/>
                                </w:rPr>
                                <w:t xml:space="preserve"> </w:t>
                              </w:r>
                              <w:r>
                                <w:rPr>
                                  <w:color w:val="333333"/>
                                  <w:sz w:val="20"/>
                                </w:rPr>
                                <w:t>on</w:t>
                              </w:r>
                              <w:r>
                                <w:rPr>
                                  <w:color w:val="333333"/>
                                  <w:spacing w:val="-3"/>
                                  <w:sz w:val="20"/>
                                </w:rPr>
                                <w:t xml:space="preserve"> </w:t>
                              </w:r>
                              <w:r>
                                <w:rPr>
                                  <w:color w:val="333333"/>
                                  <w:sz w:val="20"/>
                                </w:rPr>
                                <w:t>clinicaltrials.gov</w:t>
                              </w:r>
                              <w:r>
                                <w:rPr>
                                  <w:color w:val="333333"/>
                                  <w:spacing w:val="-3"/>
                                  <w:sz w:val="20"/>
                                </w:rPr>
                                <w:t xml:space="preserve"> </w:t>
                              </w:r>
                              <w:r>
                                <w:rPr>
                                  <w:color w:val="333333"/>
                                  <w:sz w:val="20"/>
                                </w:rPr>
                                <w:t>and</w:t>
                              </w:r>
                              <w:r>
                                <w:rPr>
                                  <w:color w:val="333333"/>
                                  <w:spacing w:val="-3"/>
                                  <w:sz w:val="20"/>
                                </w:rPr>
                                <w:t xml:space="preserve"> </w:t>
                              </w:r>
                              <w:r>
                                <w:rPr>
                                  <w:color w:val="333333"/>
                                  <w:sz w:val="20"/>
                                </w:rPr>
                                <w:t>the</w:t>
                              </w:r>
                              <w:r>
                                <w:rPr>
                                  <w:color w:val="333333"/>
                                  <w:spacing w:val="-3"/>
                                  <w:sz w:val="20"/>
                                </w:rPr>
                                <w:t xml:space="preserve"> </w:t>
                              </w:r>
                              <w:r>
                                <w:rPr>
                                  <w:color w:val="333333"/>
                                  <w:sz w:val="20"/>
                                </w:rPr>
                                <w:t>research</w:t>
                              </w:r>
                              <w:r>
                                <w:rPr>
                                  <w:color w:val="333333"/>
                                  <w:spacing w:val="-3"/>
                                  <w:sz w:val="20"/>
                                </w:rPr>
                                <w:t xml:space="preserve"> </w:t>
                              </w:r>
                              <w:r>
                                <w:rPr>
                                  <w:color w:val="333333"/>
                                  <w:sz w:val="20"/>
                                </w:rPr>
                                <w:t>methods</w:t>
                              </w:r>
                              <w:r>
                                <w:rPr>
                                  <w:color w:val="333333"/>
                                  <w:spacing w:val="-3"/>
                                  <w:sz w:val="20"/>
                                </w:rPr>
                                <w:t xml:space="preserve"> </w:t>
                              </w:r>
                              <w:r>
                                <w:rPr>
                                  <w:color w:val="333333"/>
                                  <w:sz w:val="20"/>
                                </w:rPr>
                                <w:t>are</w:t>
                              </w:r>
                              <w:r>
                                <w:rPr>
                                  <w:color w:val="333333"/>
                                  <w:spacing w:val="-3"/>
                                  <w:sz w:val="20"/>
                                </w:rPr>
                                <w:t xml:space="preserve"> </w:t>
                              </w:r>
                              <w:r>
                                <w:rPr>
                                  <w:color w:val="333333"/>
                                  <w:sz w:val="20"/>
                                </w:rPr>
                                <w:t xml:space="preserve">limited </w:t>
                              </w:r>
                              <w:r>
                                <w:rPr>
                                  <w:color w:val="333333"/>
                                  <w:spacing w:val="-4"/>
                                  <w:sz w:val="20"/>
                                </w:rPr>
                                <w:t>to:</w:t>
                              </w:r>
                            </w:p>
                            <w:p w14:paraId="36A7BC24" w14:textId="77777777" w:rsidR="00814875" w:rsidRDefault="00EA5180">
                              <w:pPr>
                                <w:spacing w:before="139" w:line="230" w:lineRule="auto"/>
                                <w:ind w:left="620" w:right="1420"/>
                                <w:rPr>
                                  <w:sz w:val="20"/>
                                </w:rPr>
                              </w:pPr>
                              <w:r>
                                <w:rPr>
                                  <w:color w:val="333333"/>
                                  <w:sz w:val="20"/>
                                </w:rPr>
                                <w:t>the</w:t>
                              </w:r>
                              <w:r>
                                <w:rPr>
                                  <w:color w:val="333333"/>
                                  <w:spacing w:val="-4"/>
                                  <w:sz w:val="20"/>
                                </w:rPr>
                                <w:t xml:space="preserve"> </w:t>
                              </w:r>
                              <w:r>
                                <w:rPr>
                                  <w:color w:val="333333"/>
                                  <w:sz w:val="20"/>
                                </w:rPr>
                                <w:t>collection</w:t>
                              </w:r>
                              <w:r>
                                <w:rPr>
                                  <w:color w:val="333333"/>
                                  <w:spacing w:val="-4"/>
                                  <w:sz w:val="20"/>
                                </w:rPr>
                                <w:t xml:space="preserve"> </w:t>
                              </w:r>
                              <w:r>
                                <w:rPr>
                                  <w:color w:val="333333"/>
                                  <w:sz w:val="20"/>
                                </w:rPr>
                                <w:t>and/or</w:t>
                              </w:r>
                              <w:r>
                                <w:rPr>
                                  <w:color w:val="333333"/>
                                  <w:spacing w:val="-4"/>
                                  <w:sz w:val="20"/>
                                </w:rPr>
                                <w:t xml:space="preserve"> </w:t>
                              </w:r>
                              <w:r>
                                <w:rPr>
                                  <w:color w:val="333333"/>
                                  <w:sz w:val="20"/>
                                </w:rPr>
                                <w:t>use</w:t>
                              </w:r>
                              <w:r>
                                <w:rPr>
                                  <w:color w:val="333333"/>
                                  <w:spacing w:val="-4"/>
                                  <w:sz w:val="20"/>
                                </w:rPr>
                                <w:t xml:space="preserve"> </w:t>
                              </w:r>
                              <w:r>
                                <w:rPr>
                                  <w:color w:val="333333"/>
                                  <w:sz w:val="20"/>
                                </w:rPr>
                                <w:t>of</w:t>
                              </w:r>
                              <w:r>
                                <w:rPr>
                                  <w:color w:val="333333"/>
                                  <w:spacing w:val="-4"/>
                                  <w:sz w:val="20"/>
                                </w:rPr>
                                <w:t xml:space="preserve"> </w:t>
                              </w:r>
                              <w:r>
                                <w:rPr>
                                  <w:color w:val="333333"/>
                                  <w:sz w:val="20"/>
                                </w:rPr>
                                <w:t>existing</w:t>
                              </w:r>
                              <w:r>
                                <w:rPr>
                                  <w:color w:val="333333"/>
                                  <w:spacing w:val="-4"/>
                                  <w:sz w:val="20"/>
                                </w:rPr>
                                <w:t xml:space="preserve"> </w:t>
                              </w:r>
                              <w:r>
                                <w:rPr>
                                  <w:color w:val="333333"/>
                                  <w:sz w:val="20"/>
                                </w:rPr>
                                <w:t>data,</w:t>
                              </w:r>
                              <w:r>
                                <w:rPr>
                                  <w:color w:val="333333"/>
                                  <w:spacing w:val="-4"/>
                                  <w:sz w:val="20"/>
                                </w:rPr>
                                <w:t xml:space="preserve"> </w:t>
                              </w:r>
                              <w:r>
                                <w:rPr>
                                  <w:color w:val="333333"/>
                                  <w:sz w:val="20"/>
                                </w:rPr>
                                <w:t>documents</w:t>
                              </w:r>
                              <w:r>
                                <w:rPr>
                                  <w:color w:val="333333"/>
                                  <w:spacing w:val="-4"/>
                                  <w:sz w:val="20"/>
                                </w:rPr>
                                <w:t xml:space="preserve"> </w:t>
                              </w:r>
                              <w:r>
                                <w:rPr>
                                  <w:color w:val="333333"/>
                                  <w:sz w:val="20"/>
                                </w:rPr>
                                <w:t>or</w:t>
                              </w:r>
                              <w:r>
                                <w:rPr>
                                  <w:color w:val="333333"/>
                                  <w:spacing w:val="-4"/>
                                  <w:sz w:val="20"/>
                                </w:rPr>
                                <w:t xml:space="preserve"> </w:t>
                              </w:r>
                              <w:r>
                                <w:rPr>
                                  <w:color w:val="333333"/>
                                  <w:sz w:val="20"/>
                                </w:rPr>
                                <w:t>specimens</w:t>
                              </w:r>
                              <w:r>
                                <w:rPr>
                                  <w:color w:val="333333"/>
                                  <w:spacing w:val="-4"/>
                                  <w:sz w:val="20"/>
                                </w:rPr>
                                <w:t xml:space="preserve"> </w:t>
                              </w:r>
                              <w:r>
                                <w:rPr>
                                  <w:color w:val="333333"/>
                                  <w:sz w:val="20"/>
                                </w:rPr>
                                <w:t>and/</w:t>
                              </w:r>
                              <w:r>
                                <w:rPr>
                                  <w:color w:val="333333"/>
                                  <w:spacing w:val="-4"/>
                                  <w:sz w:val="20"/>
                                </w:rPr>
                                <w:t xml:space="preserve"> </w:t>
                              </w:r>
                              <w:r>
                                <w:rPr>
                                  <w:color w:val="333333"/>
                                  <w:sz w:val="20"/>
                                </w:rPr>
                                <w:t>or, administering surveys; conducting interviews or focus groups, and/or</w:t>
                              </w:r>
                            </w:p>
                            <w:p w14:paraId="5BE982D3" w14:textId="77777777" w:rsidR="00814875" w:rsidRDefault="00EA5180">
                              <w:pPr>
                                <w:spacing w:line="230" w:lineRule="auto"/>
                                <w:ind w:left="620"/>
                                <w:rPr>
                                  <w:sz w:val="20"/>
                                </w:rPr>
                              </w:pPr>
                              <w:r>
                                <w:rPr>
                                  <w:color w:val="333333"/>
                                  <w:sz w:val="20"/>
                                </w:rPr>
                                <w:t>prospective</w:t>
                              </w:r>
                              <w:r>
                                <w:rPr>
                                  <w:color w:val="333333"/>
                                  <w:spacing w:val="-4"/>
                                  <w:sz w:val="20"/>
                                </w:rPr>
                                <w:t xml:space="preserve"> </w:t>
                              </w:r>
                              <w:r>
                                <w:rPr>
                                  <w:color w:val="333333"/>
                                  <w:sz w:val="20"/>
                                </w:rPr>
                                <w:t>collection</w:t>
                              </w:r>
                              <w:r>
                                <w:rPr>
                                  <w:color w:val="333333"/>
                                  <w:spacing w:val="-4"/>
                                  <w:sz w:val="20"/>
                                </w:rPr>
                                <w:t xml:space="preserve"> </w:t>
                              </w:r>
                              <w:r>
                                <w:rPr>
                                  <w:color w:val="333333"/>
                                  <w:sz w:val="20"/>
                                </w:rPr>
                                <w:t>of</w:t>
                              </w:r>
                              <w:r>
                                <w:rPr>
                                  <w:color w:val="333333"/>
                                  <w:spacing w:val="-4"/>
                                  <w:sz w:val="20"/>
                                </w:rPr>
                                <w:t xml:space="preserve"> </w:t>
                              </w:r>
                              <w:r>
                                <w:rPr>
                                  <w:color w:val="333333"/>
                                  <w:sz w:val="20"/>
                                </w:rPr>
                                <w:t>biological</w:t>
                              </w:r>
                              <w:r>
                                <w:rPr>
                                  <w:color w:val="333333"/>
                                  <w:spacing w:val="-4"/>
                                  <w:sz w:val="20"/>
                                </w:rPr>
                                <w:t xml:space="preserve"> </w:t>
                              </w:r>
                              <w:r>
                                <w:rPr>
                                  <w:color w:val="333333"/>
                                  <w:sz w:val="20"/>
                                </w:rPr>
                                <w:t>specimens</w:t>
                              </w:r>
                              <w:r>
                                <w:rPr>
                                  <w:color w:val="333333"/>
                                  <w:spacing w:val="-4"/>
                                  <w:sz w:val="20"/>
                                </w:rPr>
                                <w:t xml:space="preserve"> </w:t>
                              </w:r>
                              <w:r>
                                <w:rPr>
                                  <w:color w:val="333333"/>
                                  <w:sz w:val="20"/>
                                </w:rPr>
                                <w:t>by</w:t>
                              </w:r>
                              <w:r>
                                <w:rPr>
                                  <w:color w:val="333333"/>
                                  <w:spacing w:val="-4"/>
                                  <w:sz w:val="20"/>
                                </w:rPr>
                                <w:t xml:space="preserve"> </w:t>
                              </w:r>
                              <w:r>
                                <w:rPr>
                                  <w:color w:val="333333"/>
                                  <w:sz w:val="20"/>
                                </w:rPr>
                                <w:t>non-invasive</w:t>
                              </w:r>
                              <w:r>
                                <w:rPr>
                                  <w:color w:val="333333"/>
                                  <w:spacing w:val="-4"/>
                                  <w:sz w:val="20"/>
                                </w:rPr>
                                <w:t xml:space="preserve"> </w:t>
                              </w:r>
                              <w:r>
                                <w:rPr>
                                  <w:color w:val="333333"/>
                                  <w:sz w:val="20"/>
                                </w:rPr>
                                <w:t>means</w:t>
                              </w:r>
                              <w:r>
                                <w:rPr>
                                  <w:color w:val="333333"/>
                                  <w:spacing w:val="-4"/>
                                  <w:sz w:val="20"/>
                                </w:rPr>
                                <w:t xml:space="preserve"> </w:t>
                              </w:r>
                              <w:r>
                                <w:rPr>
                                  <w:color w:val="333333"/>
                                  <w:sz w:val="20"/>
                                </w:rPr>
                                <w:t>(hair</w:t>
                              </w:r>
                              <w:r>
                                <w:rPr>
                                  <w:color w:val="333333"/>
                                  <w:spacing w:val="-4"/>
                                  <w:sz w:val="20"/>
                                </w:rPr>
                                <w:t xml:space="preserve"> </w:t>
                              </w:r>
                              <w:r>
                                <w:rPr>
                                  <w:color w:val="333333"/>
                                  <w:sz w:val="20"/>
                                </w:rPr>
                                <w:t>and</w:t>
                              </w:r>
                              <w:r>
                                <w:rPr>
                                  <w:color w:val="333333"/>
                                  <w:spacing w:val="-4"/>
                                  <w:sz w:val="20"/>
                                </w:rPr>
                                <w:t xml:space="preserve"> </w:t>
                              </w:r>
                              <w:r>
                                <w:rPr>
                                  <w:color w:val="333333"/>
                                  <w:sz w:val="20"/>
                                </w:rPr>
                                <w:t>nail</w:t>
                              </w:r>
                              <w:r>
                                <w:rPr>
                                  <w:color w:val="333333"/>
                                  <w:spacing w:val="-4"/>
                                  <w:sz w:val="20"/>
                                </w:rPr>
                                <w:t xml:space="preserve"> </w:t>
                              </w:r>
                              <w:r>
                                <w:rPr>
                                  <w:color w:val="333333"/>
                                  <w:sz w:val="20"/>
                                </w:rPr>
                                <w:t>clippings, sweat, dental plaque and calculus, saliva, sputum).</w:t>
                              </w:r>
                            </w:p>
                            <w:p w14:paraId="284CB903" w14:textId="77777777" w:rsidR="00814875" w:rsidRDefault="00EA5180">
                              <w:pPr>
                                <w:spacing w:line="221" w:lineRule="exact"/>
                                <w:ind w:left="620"/>
                                <w:rPr>
                                  <w:sz w:val="20"/>
                                </w:rPr>
                              </w:pPr>
                              <w:r>
                                <w:rPr>
                                  <w:color w:val="333333"/>
                                  <w:sz w:val="20"/>
                                </w:rPr>
                                <w:t>Collection</w:t>
                              </w:r>
                              <w:r>
                                <w:rPr>
                                  <w:color w:val="333333"/>
                                  <w:spacing w:val="-2"/>
                                  <w:sz w:val="20"/>
                                </w:rPr>
                                <w:t xml:space="preserve"> </w:t>
                              </w:r>
                              <w:r>
                                <w:rPr>
                                  <w:color w:val="333333"/>
                                  <w:sz w:val="20"/>
                                </w:rPr>
                                <w:t>of</w:t>
                              </w:r>
                              <w:r>
                                <w:rPr>
                                  <w:color w:val="333333"/>
                                  <w:spacing w:val="-1"/>
                                  <w:sz w:val="20"/>
                                </w:rPr>
                                <w:t xml:space="preserve"> </w:t>
                              </w:r>
                              <w:r>
                                <w:rPr>
                                  <w:color w:val="333333"/>
                                  <w:sz w:val="20"/>
                                </w:rPr>
                                <w:t>blood</w:t>
                              </w:r>
                              <w:r>
                                <w:rPr>
                                  <w:color w:val="333333"/>
                                  <w:spacing w:val="-1"/>
                                  <w:sz w:val="20"/>
                                </w:rPr>
                                <w:t xml:space="preserve"> </w:t>
                              </w:r>
                              <w:r>
                                <w:rPr>
                                  <w:color w:val="333333"/>
                                  <w:sz w:val="20"/>
                                </w:rPr>
                                <w:t>from</w:t>
                              </w:r>
                              <w:r>
                                <w:rPr>
                                  <w:color w:val="333333"/>
                                  <w:spacing w:val="-1"/>
                                  <w:sz w:val="20"/>
                                </w:rPr>
                                <w:t xml:space="preserve"> </w:t>
                              </w:r>
                              <w:r>
                                <w:rPr>
                                  <w:color w:val="333333"/>
                                  <w:sz w:val="20"/>
                                </w:rPr>
                                <w:t>healthy</w:t>
                              </w:r>
                              <w:r>
                                <w:rPr>
                                  <w:color w:val="333333"/>
                                  <w:spacing w:val="-1"/>
                                  <w:sz w:val="20"/>
                                </w:rPr>
                                <w:t xml:space="preserve"> </w:t>
                              </w:r>
                              <w:r>
                                <w:rPr>
                                  <w:color w:val="333333"/>
                                  <w:sz w:val="20"/>
                                </w:rPr>
                                <w:t>adults</w:t>
                              </w:r>
                              <w:r>
                                <w:rPr>
                                  <w:color w:val="333333"/>
                                  <w:spacing w:val="-1"/>
                                  <w:sz w:val="20"/>
                                </w:rPr>
                                <w:t xml:space="preserve"> </w:t>
                              </w:r>
                              <w:r>
                                <w:rPr>
                                  <w:color w:val="333333"/>
                                  <w:sz w:val="20"/>
                                </w:rPr>
                                <w:t>by</w:t>
                              </w:r>
                              <w:r>
                                <w:rPr>
                                  <w:color w:val="333333"/>
                                  <w:spacing w:val="-1"/>
                                  <w:sz w:val="20"/>
                                </w:rPr>
                                <w:t xml:space="preserve"> </w:t>
                              </w:r>
                              <w:r>
                                <w:rPr>
                                  <w:color w:val="333333"/>
                                  <w:sz w:val="20"/>
                                </w:rPr>
                                <w:t>finger</w:t>
                              </w:r>
                              <w:r>
                                <w:rPr>
                                  <w:color w:val="333333"/>
                                  <w:spacing w:val="-1"/>
                                  <w:sz w:val="20"/>
                                </w:rPr>
                                <w:t xml:space="preserve"> </w:t>
                              </w:r>
                              <w:r>
                                <w:rPr>
                                  <w:color w:val="333333"/>
                                  <w:spacing w:val="-2"/>
                                  <w:sz w:val="20"/>
                                </w:rPr>
                                <w:t>stick.</w:t>
                              </w:r>
                            </w:p>
                          </w:txbxContent>
                        </wps:txbx>
                        <wps:bodyPr wrap="square" lIns="0" tIns="0" rIns="0" bIns="0" rtlCol="0">
                          <a:noAutofit/>
                        </wps:bodyPr>
                      </wps:wsp>
                    </wpg:wgp>
                  </a:graphicData>
                </a:graphic>
              </wp:anchor>
            </w:drawing>
          </mc:Choice>
          <mc:Fallback>
            <w:pict>
              <v:group w14:anchorId="76D2F510" id="Group 65" o:spid="_x0000_s1041" style="position:absolute;left:0;text-align:left;margin-left:67pt;margin-top:1.4pt;width:455pt;height:124pt;z-index:15739904;mso-wrap-distance-left:0;mso-wrap-distance-right:0;mso-position-horizontal-relative:page;mso-position-vertical-relative:text" coordsize="57785,15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">
                <v:shape id="Graphic 66" o:spid="_x0000_s1042" style="position:absolute;width:57785;height:15748;visibility:visible;mso-wrap-style:square;v-text-anchor:top" coordsize="5778500,157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" path="m5778500,l,,,1574800r5778500,l5778500,xe" fillcolor="#dfebf4" stroked="f">
                  <v:path arrowok="t"/>
                </v:shape>
                <v:shape id="Graphic 67" o:spid="_x0000_s1043" style="position:absolute;left:3048;top:8254;width:508;height:6096;visibility:visible;mso-wrap-style:square;v-text-anchor:top" coordsize="508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" path="m50800,584200r-2007,-9856l43332,566267r-8077,-5461l25400,558800r-9868,2006l7454,566267r-5461,8077l,584200r1993,9867l7454,602145r8078,5461l25400,609600r9855,-1994l43332,602145r5461,-8078l50800,584200xem50800,304800r-2007,-9856l43332,286867r-8077,-5461l25400,279400r-9868,2006l7454,286867r-5461,8077l,304800r1993,9867l7454,322745r8078,5461l25400,330200r9855,-1994l43332,322745r5461,-8078l50800,304800xem50800,165100r-2007,-9856l43332,147167r-8077,-5461l25400,139700r-9868,2006l7454,147167r-5461,8077l,165100r1993,9867l7454,183045r8078,5461l25400,190500r9855,-1994l43332,183045r5461,-8078l50800,165100xem50800,25400l48793,15544,43332,7467,35255,2006,25400,,15532,2006,7454,7467,1993,15544,,25400r1993,9867l7454,43345r8078,5461l25400,50800r9855,-1994l43332,43345r5461,-8078l50800,25400xe" fillcolor="#333" stroked="f">
                  <v:path arrowok="t"/>
                </v:shape>
                <v:shape id="Textbox 68" o:spid="_x0000_s1044" type="#_x0000_t202" style="position:absolute;width:57785;height:15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408BC60" w14:textId="77777777" w:rsidR="00814875" w:rsidRDefault="00EA5180">
                        <w:pPr>
                          <w:spacing w:line="197" w:lineRule="exact"/>
                          <w:rPr>
                            <w:sz w:val="20"/>
                          </w:rPr>
                        </w:pPr>
                        <w:r>
                          <w:rPr>
                            <w:color w:val="333333"/>
                            <w:sz w:val="20"/>
                          </w:rPr>
                          <w:t>Does</w:t>
                        </w:r>
                        <w:r>
                          <w:rPr>
                            <w:color w:val="333333"/>
                            <w:spacing w:val="-1"/>
                            <w:sz w:val="20"/>
                          </w:rPr>
                          <w:t xml:space="preserve"> </w:t>
                        </w:r>
                        <w:r>
                          <w:rPr>
                            <w:color w:val="333333"/>
                            <w:sz w:val="20"/>
                          </w:rPr>
                          <w:t>your</w:t>
                        </w:r>
                        <w:r>
                          <w:rPr>
                            <w:color w:val="333333"/>
                            <w:spacing w:val="-1"/>
                            <w:sz w:val="20"/>
                          </w:rPr>
                          <w:t xml:space="preserve"> </w:t>
                        </w:r>
                        <w:r>
                          <w:rPr>
                            <w:color w:val="333333"/>
                            <w:sz w:val="20"/>
                          </w:rPr>
                          <w:t>research</w:t>
                        </w:r>
                        <w:r>
                          <w:rPr>
                            <w:color w:val="333333"/>
                            <w:spacing w:val="-1"/>
                            <w:sz w:val="20"/>
                          </w:rPr>
                          <w:t xml:space="preserve"> </w:t>
                        </w:r>
                        <w:r>
                          <w:rPr>
                            <w:color w:val="333333"/>
                            <w:sz w:val="20"/>
                          </w:rPr>
                          <w:t>study</w:t>
                        </w:r>
                        <w:r>
                          <w:rPr>
                            <w:color w:val="333333"/>
                            <w:spacing w:val="-1"/>
                            <w:sz w:val="20"/>
                          </w:rPr>
                          <w:t xml:space="preserve"> </w:t>
                        </w:r>
                        <w:r>
                          <w:rPr>
                            <w:color w:val="333333"/>
                            <w:sz w:val="20"/>
                          </w:rPr>
                          <w:t>require</w:t>
                        </w:r>
                        <w:r>
                          <w:rPr>
                            <w:color w:val="333333"/>
                            <w:spacing w:val="-1"/>
                            <w:sz w:val="20"/>
                          </w:rPr>
                          <w:t xml:space="preserve"> </w:t>
                        </w:r>
                        <w:r>
                          <w:rPr>
                            <w:color w:val="333333"/>
                            <w:sz w:val="20"/>
                          </w:rPr>
                          <w:t>review</w:t>
                        </w:r>
                        <w:r>
                          <w:rPr>
                            <w:color w:val="333333"/>
                            <w:spacing w:val="-1"/>
                            <w:sz w:val="20"/>
                          </w:rPr>
                          <w:t xml:space="preserve"> </w:t>
                        </w:r>
                        <w:r>
                          <w:rPr>
                            <w:color w:val="333333"/>
                            <w:sz w:val="20"/>
                          </w:rPr>
                          <w:t>by</w:t>
                        </w:r>
                        <w:r>
                          <w:rPr>
                            <w:color w:val="333333"/>
                            <w:spacing w:val="-1"/>
                            <w:sz w:val="20"/>
                          </w:rPr>
                          <w:t xml:space="preserve"> </w:t>
                        </w:r>
                        <w:r>
                          <w:rPr>
                            <w:color w:val="333333"/>
                            <w:sz w:val="20"/>
                          </w:rPr>
                          <w:t>the</w:t>
                        </w:r>
                        <w:r>
                          <w:rPr>
                            <w:color w:val="333333"/>
                            <w:spacing w:val="-1"/>
                            <w:sz w:val="20"/>
                          </w:rPr>
                          <w:t xml:space="preserve"> </w:t>
                        </w:r>
                        <w:r>
                          <w:rPr>
                            <w:color w:val="333333"/>
                            <w:sz w:val="20"/>
                          </w:rPr>
                          <w:t>Scientific</w:t>
                        </w:r>
                        <w:r>
                          <w:rPr>
                            <w:color w:val="333333"/>
                            <w:spacing w:val="-1"/>
                            <w:sz w:val="20"/>
                          </w:rPr>
                          <w:t xml:space="preserve"> </w:t>
                        </w:r>
                        <w:r>
                          <w:rPr>
                            <w:color w:val="333333"/>
                            <w:sz w:val="20"/>
                          </w:rPr>
                          <w:t>Review</w:t>
                        </w:r>
                        <w:r>
                          <w:rPr>
                            <w:color w:val="333333"/>
                            <w:spacing w:val="-1"/>
                            <w:sz w:val="20"/>
                          </w:rPr>
                          <w:t xml:space="preserve"> </w:t>
                        </w:r>
                        <w:r>
                          <w:rPr>
                            <w:color w:val="333333"/>
                            <w:spacing w:val="-2"/>
                            <w:sz w:val="20"/>
                          </w:rPr>
                          <w:t>Committee?</w:t>
                        </w:r>
                      </w:p>
                      <w:p w14:paraId="7E2F7262" w14:textId="77777777" w:rsidR="00814875" w:rsidRDefault="00EA5180">
                        <w:pPr>
                          <w:spacing w:line="225" w:lineRule="exact"/>
                          <w:rPr>
                            <w:sz w:val="20"/>
                          </w:rPr>
                        </w:pPr>
                        <w:r>
                          <w:rPr>
                            <w:color w:val="333333"/>
                            <w:sz w:val="20"/>
                          </w:rPr>
                          <w:t>If</w:t>
                        </w:r>
                        <w:r>
                          <w:rPr>
                            <w:color w:val="333333"/>
                            <w:spacing w:val="-5"/>
                            <w:sz w:val="20"/>
                          </w:rPr>
                          <w:t xml:space="preserve"> </w:t>
                        </w:r>
                        <w:r>
                          <w:rPr>
                            <w:color w:val="333333"/>
                            <w:sz w:val="20"/>
                          </w:rPr>
                          <w:t>you</w:t>
                        </w:r>
                        <w:r>
                          <w:rPr>
                            <w:color w:val="333333"/>
                            <w:spacing w:val="-2"/>
                            <w:sz w:val="20"/>
                          </w:rPr>
                          <w:t xml:space="preserve"> </w:t>
                        </w:r>
                        <w:r>
                          <w:rPr>
                            <w:color w:val="333333"/>
                            <w:sz w:val="20"/>
                          </w:rPr>
                          <w:t>are</w:t>
                        </w:r>
                        <w:r>
                          <w:rPr>
                            <w:color w:val="333333"/>
                            <w:spacing w:val="-2"/>
                            <w:sz w:val="20"/>
                          </w:rPr>
                          <w:t xml:space="preserve"> </w:t>
                        </w:r>
                        <w:r>
                          <w:rPr>
                            <w:color w:val="333333"/>
                            <w:sz w:val="20"/>
                          </w:rPr>
                          <w:t>unsure</w:t>
                        </w:r>
                        <w:r>
                          <w:rPr>
                            <w:color w:val="333333"/>
                            <w:spacing w:val="-2"/>
                            <w:sz w:val="20"/>
                          </w:rPr>
                          <w:t xml:space="preserve"> </w:t>
                        </w:r>
                        <w:r>
                          <w:rPr>
                            <w:color w:val="333333"/>
                            <w:sz w:val="20"/>
                          </w:rPr>
                          <w:t>if</w:t>
                        </w:r>
                        <w:r>
                          <w:rPr>
                            <w:color w:val="333333"/>
                            <w:spacing w:val="-2"/>
                            <w:sz w:val="20"/>
                          </w:rPr>
                          <w:t xml:space="preserve"> </w:t>
                        </w:r>
                        <w:r>
                          <w:rPr>
                            <w:color w:val="333333"/>
                            <w:sz w:val="20"/>
                          </w:rPr>
                          <w:t>your</w:t>
                        </w:r>
                        <w:r>
                          <w:rPr>
                            <w:color w:val="333333"/>
                            <w:spacing w:val="-2"/>
                            <w:sz w:val="20"/>
                          </w:rPr>
                          <w:t xml:space="preserve"> </w:t>
                        </w:r>
                        <w:r>
                          <w:rPr>
                            <w:color w:val="333333"/>
                            <w:sz w:val="20"/>
                          </w:rPr>
                          <w:t>project</w:t>
                        </w:r>
                        <w:r>
                          <w:rPr>
                            <w:color w:val="333333"/>
                            <w:spacing w:val="-2"/>
                            <w:sz w:val="20"/>
                          </w:rPr>
                          <w:t xml:space="preserve"> </w:t>
                        </w:r>
                        <w:r>
                          <w:rPr>
                            <w:color w:val="333333"/>
                            <w:sz w:val="20"/>
                          </w:rPr>
                          <w:t>requires</w:t>
                        </w:r>
                        <w:r>
                          <w:rPr>
                            <w:color w:val="333333"/>
                            <w:spacing w:val="-2"/>
                            <w:sz w:val="20"/>
                          </w:rPr>
                          <w:t xml:space="preserve"> </w:t>
                        </w:r>
                        <w:r>
                          <w:rPr>
                            <w:color w:val="333333"/>
                            <w:sz w:val="20"/>
                          </w:rPr>
                          <w:t>SRC</w:t>
                        </w:r>
                        <w:r>
                          <w:rPr>
                            <w:color w:val="333333"/>
                            <w:spacing w:val="-2"/>
                            <w:sz w:val="20"/>
                          </w:rPr>
                          <w:t xml:space="preserve"> </w:t>
                        </w:r>
                        <w:r>
                          <w:rPr>
                            <w:color w:val="333333"/>
                            <w:sz w:val="20"/>
                          </w:rPr>
                          <w:t>review,</w:t>
                        </w:r>
                        <w:r>
                          <w:rPr>
                            <w:color w:val="333333"/>
                            <w:spacing w:val="-2"/>
                            <w:sz w:val="20"/>
                          </w:rPr>
                          <w:t xml:space="preserve"> </w:t>
                        </w:r>
                        <w:r>
                          <w:rPr>
                            <w:color w:val="333333"/>
                            <w:sz w:val="20"/>
                          </w:rPr>
                          <w:t>please</w:t>
                        </w:r>
                        <w:r>
                          <w:rPr>
                            <w:color w:val="333333"/>
                            <w:spacing w:val="-2"/>
                            <w:sz w:val="20"/>
                          </w:rPr>
                          <w:t xml:space="preserve"> </w:t>
                        </w:r>
                        <w:r>
                          <w:rPr>
                            <w:color w:val="333333"/>
                            <w:sz w:val="20"/>
                          </w:rPr>
                          <w:t>email</w:t>
                        </w:r>
                        <w:r>
                          <w:rPr>
                            <w:color w:val="333333"/>
                            <w:spacing w:val="-3"/>
                            <w:sz w:val="20"/>
                          </w:rPr>
                          <w:t xml:space="preserve"> </w:t>
                        </w:r>
                        <w:r>
                          <w:rPr>
                            <w:color w:val="333333"/>
                            <w:sz w:val="20"/>
                          </w:rPr>
                          <w:t>the</w:t>
                        </w:r>
                        <w:r>
                          <w:rPr>
                            <w:color w:val="333333"/>
                            <w:spacing w:val="-9"/>
                            <w:sz w:val="20"/>
                          </w:rPr>
                          <w:t xml:space="preserve"> </w:t>
                        </w:r>
                        <w:hyperlink r:id="rId35">
                          <w:r>
                            <w:rPr>
                              <w:color w:val="0000FF"/>
                              <w:spacing w:val="-4"/>
                              <w:sz w:val="20"/>
                              <w:u w:val="single" w:color="0000FF"/>
                            </w:rPr>
                            <w:t>SRC.</w:t>
                          </w:r>
                        </w:hyperlink>
                      </w:p>
                      <w:p w14:paraId="7D440CB0" w14:textId="77777777" w:rsidR="00814875" w:rsidRDefault="00EA5180">
                        <w:pPr>
                          <w:spacing w:before="217" w:line="230" w:lineRule="auto"/>
                          <w:ind w:right="107"/>
                          <w:rPr>
                            <w:sz w:val="20"/>
                          </w:rPr>
                        </w:pPr>
                        <w:r>
                          <w:rPr>
                            <w:color w:val="333333"/>
                            <w:sz w:val="20"/>
                          </w:rPr>
                          <w:t>Respond</w:t>
                        </w:r>
                        <w:r>
                          <w:rPr>
                            <w:color w:val="333333"/>
                            <w:spacing w:val="-3"/>
                            <w:sz w:val="20"/>
                          </w:rPr>
                          <w:t xml:space="preserve"> </w:t>
                        </w:r>
                        <w:r>
                          <w:rPr>
                            <w:color w:val="333333"/>
                            <w:sz w:val="20"/>
                          </w:rPr>
                          <w:t>“no”</w:t>
                        </w:r>
                        <w:r>
                          <w:rPr>
                            <w:color w:val="333333"/>
                            <w:spacing w:val="-3"/>
                            <w:sz w:val="20"/>
                          </w:rPr>
                          <w:t xml:space="preserve"> </w:t>
                        </w:r>
                        <w:r>
                          <w:rPr>
                            <w:color w:val="333333"/>
                            <w:sz w:val="20"/>
                          </w:rPr>
                          <w:t>if</w:t>
                        </w:r>
                        <w:r>
                          <w:rPr>
                            <w:color w:val="333333"/>
                            <w:spacing w:val="-3"/>
                            <w:sz w:val="20"/>
                          </w:rPr>
                          <w:t xml:space="preserve"> </w:t>
                        </w:r>
                        <w:r>
                          <w:rPr>
                            <w:color w:val="333333"/>
                            <w:sz w:val="20"/>
                          </w:rPr>
                          <w:t>your</w:t>
                        </w:r>
                        <w:r>
                          <w:rPr>
                            <w:color w:val="333333"/>
                            <w:spacing w:val="-3"/>
                            <w:sz w:val="20"/>
                          </w:rPr>
                          <w:t xml:space="preserve"> </w:t>
                        </w:r>
                        <w:r>
                          <w:rPr>
                            <w:color w:val="333333"/>
                            <w:sz w:val="20"/>
                          </w:rPr>
                          <w:t>study</w:t>
                        </w:r>
                        <w:r>
                          <w:rPr>
                            <w:color w:val="333333"/>
                            <w:spacing w:val="-3"/>
                            <w:sz w:val="20"/>
                          </w:rPr>
                          <w:t xml:space="preserve"> </w:t>
                        </w:r>
                        <w:r>
                          <w:rPr>
                            <w:color w:val="333333"/>
                            <w:sz w:val="20"/>
                          </w:rPr>
                          <w:t>will</w:t>
                        </w:r>
                        <w:r>
                          <w:rPr>
                            <w:color w:val="333333"/>
                            <w:spacing w:val="-3"/>
                            <w:sz w:val="20"/>
                          </w:rPr>
                          <w:t xml:space="preserve"> </w:t>
                        </w:r>
                        <w:r>
                          <w:rPr>
                            <w:color w:val="333333"/>
                            <w:sz w:val="20"/>
                          </w:rPr>
                          <w:t>not</w:t>
                        </w:r>
                        <w:r>
                          <w:rPr>
                            <w:color w:val="333333"/>
                            <w:spacing w:val="-3"/>
                            <w:sz w:val="20"/>
                          </w:rPr>
                          <w:t xml:space="preserve"> </w:t>
                        </w:r>
                        <w:r>
                          <w:rPr>
                            <w:color w:val="333333"/>
                            <w:sz w:val="20"/>
                          </w:rPr>
                          <w:t>be</w:t>
                        </w:r>
                        <w:r>
                          <w:rPr>
                            <w:color w:val="333333"/>
                            <w:spacing w:val="-3"/>
                            <w:sz w:val="20"/>
                          </w:rPr>
                          <w:t xml:space="preserve"> </w:t>
                        </w:r>
                        <w:r>
                          <w:rPr>
                            <w:color w:val="333333"/>
                            <w:sz w:val="20"/>
                          </w:rPr>
                          <w:t>listed</w:t>
                        </w:r>
                        <w:r>
                          <w:rPr>
                            <w:color w:val="333333"/>
                            <w:spacing w:val="-3"/>
                            <w:sz w:val="20"/>
                          </w:rPr>
                          <w:t xml:space="preserve"> </w:t>
                        </w:r>
                        <w:r>
                          <w:rPr>
                            <w:color w:val="333333"/>
                            <w:sz w:val="20"/>
                          </w:rPr>
                          <w:t>on</w:t>
                        </w:r>
                        <w:r>
                          <w:rPr>
                            <w:color w:val="333333"/>
                            <w:spacing w:val="-3"/>
                            <w:sz w:val="20"/>
                          </w:rPr>
                          <w:t xml:space="preserve"> </w:t>
                        </w:r>
                        <w:r>
                          <w:rPr>
                            <w:color w:val="333333"/>
                            <w:sz w:val="20"/>
                          </w:rPr>
                          <w:t>clinicaltrials.gov</w:t>
                        </w:r>
                        <w:r>
                          <w:rPr>
                            <w:color w:val="333333"/>
                            <w:spacing w:val="-3"/>
                            <w:sz w:val="20"/>
                          </w:rPr>
                          <w:t xml:space="preserve"> </w:t>
                        </w:r>
                        <w:r>
                          <w:rPr>
                            <w:color w:val="333333"/>
                            <w:sz w:val="20"/>
                          </w:rPr>
                          <w:t>and</w:t>
                        </w:r>
                        <w:r>
                          <w:rPr>
                            <w:color w:val="333333"/>
                            <w:spacing w:val="-3"/>
                            <w:sz w:val="20"/>
                          </w:rPr>
                          <w:t xml:space="preserve"> </w:t>
                        </w:r>
                        <w:r>
                          <w:rPr>
                            <w:color w:val="333333"/>
                            <w:sz w:val="20"/>
                          </w:rPr>
                          <w:t>the</w:t>
                        </w:r>
                        <w:r>
                          <w:rPr>
                            <w:color w:val="333333"/>
                            <w:spacing w:val="-3"/>
                            <w:sz w:val="20"/>
                          </w:rPr>
                          <w:t xml:space="preserve"> </w:t>
                        </w:r>
                        <w:r>
                          <w:rPr>
                            <w:color w:val="333333"/>
                            <w:sz w:val="20"/>
                          </w:rPr>
                          <w:t>research</w:t>
                        </w:r>
                        <w:r>
                          <w:rPr>
                            <w:color w:val="333333"/>
                            <w:spacing w:val="-3"/>
                            <w:sz w:val="20"/>
                          </w:rPr>
                          <w:t xml:space="preserve"> </w:t>
                        </w:r>
                        <w:r>
                          <w:rPr>
                            <w:color w:val="333333"/>
                            <w:sz w:val="20"/>
                          </w:rPr>
                          <w:t>methods</w:t>
                        </w:r>
                        <w:r>
                          <w:rPr>
                            <w:color w:val="333333"/>
                            <w:spacing w:val="-3"/>
                            <w:sz w:val="20"/>
                          </w:rPr>
                          <w:t xml:space="preserve"> </w:t>
                        </w:r>
                        <w:r>
                          <w:rPr>
                            <w:color w:val="333333"/>
                            <w:sz w:val="20"/>
                          </w:rPr>
                          <w:t>are</w:t>
                        </w:r>
                        <w:r>
                          <w:rPr>
                            <w:color w:val="333333"/>
                            <w:spacing w:val="-3"/>
                            <w:sz w:val="20"/>
                          </w:rPr>
                          <w:t xml:space="preserve"> </w:t>
                        </w:r>
                        <w:r>
                          <w:rPr>
                            <w:color w:val="333333"/>
                            <w:sz w:val="20"/>
                          </w:rPr>
                          <w:t xml:space="preserve">limited </w:t>
                        </w:r>
                        <w:r>
                          <w:rPr>
                            <w:color w:val="333333"/>
                            <w:spacing w:val="-4"/>
                            <w:sz w:val="20"/>
                          </w:rPr>
                          <w:t>to:</w:t>
                        </w:r>
                      </w:p>
                      <w:p w14:paraId="36A7BC24" w14:textId="77777777" w:rsidR="00814875" w:rsidRDefault="00EA5180">
                        <w:pPr>
                          <w:spacing w:before="139" w:line="230" w:lineRule="auto"/>
                          <w:ind w:left="620" w:right="1420"/>
                          <w:rPr>
                            <w:sz w:val="20"/>
                          </w:rPr>
                        </w:pPr>
                        <w:r>
                          <w:rPr>
                            <w:color w:val="333333"/>
                            <w:sz w:val="20"/>
                          </w:rPr>
                          <w:t>the</w:t>
                        </w:r>
                        <w:r>
                          <w:rPr>
                            <w:color w:val="333333"/>
                            <w:spacing w:val="-4"/>
                            <w:sz w:val="20"/>
                          </w:rPr>
                          <w:t xml:space="preserve"> </w:t>
                        </w:r>
                        <w:r>
                          <w:rPr>
                            <w:color w:val="333333"/>
                            <w:sz w:val="20"/>
                          </w:rPr>
                          <w:t>collection</w:t>
                        </w:r>
                        <w:r>
                          <w:rPr>
                            <w:color w:val="333333"/>
                            <w:spacing w:val="-4"/>
                            <w:sz w:val="20"/>
                          </w:rPr>
                          <w:t xml:space="preserve"> </w:t>
                        </w:r>
                        <w:r>
                          <w:rPr>
                            <w:color w:val="333333"/>
                            <w:sz w:val="20"/>
                          </w:rPr>
                          <w:t>and/or</w:t>
                        </w:r>
                        <w:r>
                          <w:rPr>
                            <w:color w:val="333333"/>
                            <w:spacing w:val="-4"/>
                            <w:sz w:val="20"/>
                          </w:rPr>
                          <w:t xml:space="preserve"> </w:t>
                        </w:r>
                        <w:r>
                          <w:rPr>
                            <w:color w:val="333333"/>
                            <w:sz w:val="20"/>
                          </w:rPr>
                          <w:t>use</w:t>
                        </w:r>
                        <w:r>
                          <w:rPr>
                            <w:color w:val="333333"/>
                            <w:spacing w:val="-4"/>
                            <w:sz w:val="20"/>
                          </w:rPr>
                          <w:t xml:space="preserve"> </w:t>
                        </w:r>
                        <w:r>
                          <w:rPr>
                            <w:color w:val="333333"/>
                            <w:sz w:val="20"/>
                          </w:rPr>
                          <w:t>of</w:t>
                        </w:r>
                        <w:r>
                          <w:rPr>
                            <w:color w:val="333333"/>
                            <w:spacing w:val="-4"/>
                            <w:sz w:val="20"/>
                          </w:rPr>
                          <w:t xml:space="preserve"> </w:t>
                        </w:r>
                        <w:r>
                          <w:rPr>
                            <w:color w:val="333333"/>
                            <w:sz w:val="20"/>
                          </w:rPr>
                          <w:t>existing</w:t>
                        </w:r>
                        <w:r>
                          <w:rPr>
                            <w:color w:val="333333"/>
                            <w:spacing w:val="-4"/>
                            <w:sz w:val="20"/>
                          </w:rPr>
                          <w:t xml:space="preserve"> </w:t>
                        </w:r>
                        <w:r>
                          <w:rPr>
                            <w:color w:val="333333"/>
                            <w:sz w:val="20"/>
                          </w:rPr>
                          <w:t>data,</w:t>
                        </w:r>
                        <w:r>
                          <w:rPr>
                            <w:color w:val="333333"/>
                            <w:spacing w:val="-4"/>
                            <w:sz w:val="20"/>
                          </w:rPr>
                          <w:t xml:space="preserve"> </w:t>
                        </w:r>
                        <w:r>
                          <w:rPr>
                            <w:color w:val="333333"/>
                            <w:sz w:val="20"/>
                          </w:rPr>
                          <w:t>documents</w:t>
                        </w:r>
                        <w:r>
                          <w:rPr>
                            <w:color w:val="333333"/>
                            <w:spacing w:val="-4"/>
                            <w:sz w:val="20"/>
                          </w:rPr>
                          <w:t xml:space="preserve"> </w:t>
                        </w:r>
                        <w:r>
                          <w:rPr>
                            <w:color w:val="333333"/>
                            <w:sz w:val="20"/>
                          </w:rPr>
                          <w:t>or</w:t>
                        </w:r>
                        <w:r>
                          <w:rPr>
                            <w:color w:val="333333"/>
                            <w:spacing w:val="-4"/>
                            <w:sz w:val="20"/>
                          </w:rPr>
                          <w:t xml:space="preserve"> </w:t>
                        </w:r>
                        <w:r>
                          <w:rPr>
                            <w:color w:val="333333"/>
                            <w:sz w:val="20"/>
                          </w:rPr>
                          <w:t>specimens</w:t>
                        </w:r>
                        <w:r>
                          <w:rPr>
                            <w:color w:val="333333"/>
                            <w:spacing w:val="-4"/>
                            <w:sz w:val="20"/>
                          </w:rPr>
                          <w:t xml:space="preserve"> </w:t>
                        </w:r>
                        <w:r>
                          <w:rPr>
                            <w:color w:val="333333"/>
                            <w:sz w:val="20"/>
                          </w:rPr>
                          <w:t>and/</w:t>
                        </w:r>
                        <w:r>
                          <w:rPr>
                            <w:color w:val="333333"/>
                            <w:spacing w:val="-4"/>
                            <w:sz w:val="20"/>
                          </w:rPr>
                          <w:t xml:space="preserve"> </w:t>
                        </w:r>
                        <w:r>
                          <w:rPr>
                            <w:color w:val="333333"/>
                            <w:sz w:val="20"/>
                          </w:rPr>
                          <w:t>or, administering surveys; conducting interviews or focus groups, and/or</w:t>
                        </w:r>
                      </w:p>
                      <w:p w14:paraId="5BE982D3" w14:textId="77777777" w:rsidR="00814875" w:rsidRDefault="00EA5180">
                        <w:pPr>
                          <w:spacing w:line="230" w:lineRule="auto"/>
                          <w:ind w:left="620"/>
                          <w:rPr>
                            <w:sz w:val="20"/>
                          </w:rPr>
                        </w:pPr>
                        <w:r>
                          <w:rPr>
                            <w:color w:val="333333"/>
                            <w:sz w:val="20"/>
                          </w:rPr>
                          <w:t>prospective</w:t>
                        </w:r>
                        <w:r>
                          <w:rPr>
                            <w:color w:val="333333"/>
                            <w:spacing w:val="-4"/>
                            <w:sz w:val="20"/>
                          </w:rPr>
                          <w:t xml:space="preserve"> </w:t>
                        </w:r>
                        <w:r>
                          <w:rPr>
                            <w:color w:val="333333"/>
                            <w:sz w:val="20"/>
                          </w:rPr>
                          <w:t>collection</w:t>
                        </w:r>
                        <w:r>
                          <w:rPr>
                            <w:color w:val="333333"/>
                            <w:spacing w:val="-4"/>
                            <w:sz w:val="20"/>
                          </w:rPr>
                          <w:t xml:space="preserve"> </w:t>
                        </w:r>
                        <w:r>
                          <w:rPr>
                            <w:color w:val="333333"/>
                            <w:sz w:val="20"/>
                          </w:rPr>
                          <w:t>of</w:t>
                        </w:r>
                        <w:r>
                          <w:rPr>
                            <w:color w:val="333333"/>
                            <w:spacing w:val="-4"/>
                            <w:sz w:val="20"/>
                          </w:rPr>
                          <w:t xml:space="preserve"> </w:t>
                        </w:r>
                        <w:r>
                          <w:rPr>
                            <w:color w:val="333333"/>
                            <w:sz w:val="20"/>
                          </w:rPr>
                          <w:t>biological</w:t>
                        </w:r>
                        <w:r>
                          <w:rPr>
                            <w:color w:val="333333"/>
                            <w:spacing w:val="-4"/>
                            <w:sz w:val="20"/>
                          </w:rPr>
                          <w:t xml:space="preserve"> </w:t>
                        </w:r>
                        <w:r>
                          <w:rPr>
                            <w:color w:val="333333"/>
                            <w:sz w:val="20"/>
                          </w:rPr>
                          <w:t>specimens</w:t>
                        </w:r>
                        <w:r>
                          <w:rPr>
                            <w:color w:val="333333"/>
                            <w:spacing w:val="-4"/>
                            <w:sz w:val="20"/>
                          </w:rPr>
                          <w:t xml:space="preserve"> </w:t>
                        </w:r>
                        <w:r>
                          <w:rPr>
                            <w:color w:val="333333"/>
                            <w:sz w:val="20"/>
                          </w:rPr>
                          <w:t>by</w:t>
                        </w:r>
                        <w:r>
                          <w:rPr>
                            <w:color w:val="333333"/>
                            <w:spacing w:val="-4"/>
                            <w:sz w:val="20"/>
                          </w:rPr>
                          <w:t xml:space="preserve"> </w:t>
                        </w:r>
                        <w:r>
                          <w:rPr>
                            <w:color w:val="333333"/>
                            <w:sz w:val="20"/>
                          </w:rPr>
                          <w:t>non-invasive</w:t>
                        </w:r>
                        <w:r>
                          <w:rPr>
                            <w:color w:val="333333"/>
                            <w:spacing w:val="-4"/>
                            <w:sz w:val="20"/>
                          </w:rPr>
                          <w:t xml:space="preserve"> </w:t>
                        </w:r>
                        <w:r>
                          <w:rPr>
                            <w:color w:val="333333"/>
                            <w:sz w:val="20"/>
                          </w:rPr>
                          <w:t>means</w:t>
                        </w:r>
                        <w:r>
                          <w:rPr>
                            <w:color w:val="333333"/>
                            <w:spacing w:val="-4"/>
                            <w:sz w:val="20"/>
                          </w:rPr>
                          <w:t xml:space="preserve"> </w:t>
                        </w:r>
                        <w:r>
                          <w:rPr>
                            <w:color w:val="333333"/>
                            <w:sz w:val="20"/>
                          </w:rPr>
                          <w:t>(hair</w:t>
                        </w:r>
                        <w:r>
                          <w:rPr>
                            <w:color w:val="333333"/>
                            <w:spacing w:val="-4"/>
                            <w:sz w:val="20"/>
                          </w:rPr>
                          <w:t xml:space="preserve"> </w:t>
                        </w:r>
                        <w:r>
                          <w:rPr>
                            <w:color w:val="333333"/>
                            <w:sz w:val="20"/>
                          </w:rPr>
                          <w:t>and</w:t>
                        </w:r>
                        <w:r>
                          <w:rPr>
                            <w:color w:val="333333"/>
                            <w:spacing w:val="-4"/>
                            <w:sz w:val="20"/>
                          </w:rPr>
                          <w:t xml:space="preserve"> </w:t>
                        </w:r>
                        <w:r>
                          <w:rPr>
                            <w:color w:val="333333"/>
                            <w:sz w:val="20"/>
                          </w:rPr>
                          <w:t>nail</w:t>
                        </w:r>
                        <w:r>
                          <w:rPr>
                            <w:color w:val="333333"/>
                            <w:spacing w:val="-4"/>
                            <w:sz w:val="20"/>
                          </w:rPr>
                          <w:t xml:space="preserve"> </w:t>
                        </w:r>
                        <w:r>
                          <w:rPr>
                            <w:color w:val="333333"/>
                            <w:sz w:val="20"/>
                          </w:rPr>
                          <w:t>clippings, sweat, dental plaque and calculus, saliva, sputum).</w:t>
                        </w:r>
                      </w:p>
                      <w:p w14:paraId="284CB903" w14:textId="77777777" w:rsidR="00814875" w:rsidRDefault="00EA5180">
                        <w:pPr>
                          <w:spacing w:line="221" w:lineRule="exact"/>
                          <w:ind w:left="620"/>
                          <w:rPr>
                            <w:sz w:val="20"/>
                          </w:rPr>
                        </w:pPr>
                        <w:r>
                          <w:rPr>
                            <w:color w:val="333333"/>
                            <w:sz w:val="20"/>
                          </w:rPr>
                          <w:t>Collection</w:t>
                        </w:r>
                        <w:r>
                          <w:rPr>
                            <w:color w:val="333333"/>
                            <w:spacing w:val="-2"/>
                            <w:sz w:val="20"/>
                          </w:rPr>
                          <w:t xml:space="preserve"> </w:t>
                        </w:r>
                        <w:r>
                          <w:rPr>
                            <w:color w:val="333333"/>
                            <w:sz w:val="20"/>
                          </w:rPr>
                          <w:t>of</w:t>
                        </w:r>
                        <w:r>
                          <w:rPr>
                            <w:color w:val="333333"/>
                            <w:spacing w:val="-1"/>
                            <w:sz w:val="20"/>
                          </w:rPr>
                          <w:t xml:space="preserve"> </w:t>
                        </w:r>
                        <w:r>
                          <w:rPr>
                            <w:color w:val="333333"/>
                            <w:sz w:val="20"/>
                          </w:rPr>
                          <w:t>blood</w:t>
                        </w:r>
                        <w:r>
                          <w:rPr>
                            <w:color w:val="333333"/>
                            <w:spacing w:val="-1"/>
                            <w:sz w:val="20"/>
                          </w:rPr>
                          <w:t xml:space="preserve"> </w:t>
                        </w:r>
                        <w:r>
                          <w:rPr>
                            <w:color w:val="333333"/>
                            <w:sz w:val="20"/>
                          </w:rPr>
                          <w:t>from</w:t>
                        </w:r>
                        <w:r>
                          <w:rPr>
                            <w:color w:val="333333"/>
                            <w:spacing w:val="-1"/>
                            <w:sz w:val="20"/>
                          </w:rPr>
                          <w:t xml:space="preserve"> </w:t>
                        </w:r>
                        <w:r>
                          <w:rPr>
                            <w:color w:val="333333"/>
                            <w:sz w:val="20"/>
                          </w:rPr>
                          <w:t>healthy</w:t>
                        </w:r>
                        <w:r>
                          <w:rPr>
                            <w:color w:val="333333"/>
                            <w:spacing w:val="-1"/>
                            <w:sz w:val="20"/>
                          </w:rPr>
                          <w:t xml:space="preserve"> </w:t>
                        </w:r>
                        <w:r>
                          <w:rPr>
                            <w:color w:val="333333"/>
                            <w:sz w:val="20"/>
                          </w:rPr>
                          <w:t>adults</w:t>
                        </w:r>
                        <w:r>
                          <w:rPr>
                            <w:color w:val="333333"/>
                            <w:spacing w:val="-1"/>
                            <w:sz w:val="20"/>
                          </w:rPr>
                          <w:t xml:space="preserve"> </w:t>
                        </w:r>
                        <w:r>
                          <w:rPr>
                            <w:color w:val="333333"/>
                            <w:sz w:val="20"/>
                          </w:rPr>
                          <w:t>by</w:t>
                        </w:r>
                        <w:r>
                          <w:rPr>
                            <w:color w:val="333333"/>
                            <w:spacing w:val="-1"/>
                            <w:sz w:val="20"/>
                          </w:rPr>
                          <w:t xml:space="preserve"> </w:t>
                        </w:r>
                        <w:r>
                          <w:rPr>
                            <w:color w:val="333333"/>
                            <w:sz w:val="20"/>
                          </w:rPr>
                          <w:t>finger</w:t>
                        </w:r>
                        <w:r>
                          <w:rPr>
                            <w:color w:val="333333"/>
                            <w:spacing w:val="-1"/>
                            <w:sz w:val="20"/>
                          </w:rPr>
                          <w:t xml:space="preserve"> </w:t>
                        </w:r>
                        <w:r>
                          <w:rPr>
                            <w:color w:val="333333"/>
                            <w:spacing w:val="-2"/>
                            <w:sz w:val="20"/>
                          </w:rPr>
                          <w:t>stick.</w:t>
                        </w:r>
                      </w:p>
                    </w:txbxContent>
                  </v:textbox>
                </v:shape>
                <w10:wrap anchorx="page"/>
              </v:group>
            </w:pict>
          </mc:Fallback>
        </mc:AlternateContent>
      </w:r>
      <w:r>
        <w:rPr>
          <w:color w:val="333333"/>
          <w:spacing w:val="-5"/>
        </w:rPr>
        <w:t>1.</w:t>
      </w:r>
    </w:p>
    <w:p w14:paraId="6B25D698" w14:textId="77777777" w:rsidR="00814875" w:rsidRDefault="00814875">
      <w:pPr>
        <w:pStyle w:val="BodyText"/>
        <w:rPr>
          <w:sz w:val="24"/>
        </w:rPr>
      </w:pPr>
    </w:p>
    <w:p w14:paraId="25A6856C" w14:textId="77777777" w:rsidR="00814875" w:rsidRDefault="00814875">
      <w:pPr>
        <w:pStyle w:val="BodyText"/>
        <w:rPr>
          <w:sz w:val="24"/>
        </w:rPr>
      </w:pPr>
    </w:p>
    <w:p w14:paraId="005951FC" w14:textId="77777777" w:rsidR="00814875" w:rsidRDefault="00814875">
      <w:pPr>
        <w:pStyle w:val="BodyText"/>
        <w:rPr>
          <w:sz w:val="24"/>
        </w:rPr>
      </w:pPr>
    </w:p>
    <w:p w14:paraId="7DAAEA8A" w14:textId="77777777" w:rsidR="00814875" w:rsidRDefault="00814875">
      <w:pPr>
        <w:pStyle w:val="BodyText"/>
        <w:rPr>
          <w:sz w:val="24"/>
        </w:rPr>
      </w:pPr>
    </w:p>
    <w:p w14:paraId="20F4A09B" w14:textId="77777777" w:rsidR="00814875" w:rsidRDefault="00814875">
      <w:pPr>
        <w:pStyle w:val="BodyText"/>
        <w:rPr>
          <w:sz w:val="24"/>
        </w:rPr>
      </w:pPr>
    </w:p>
    <w:p w14:paraId="63C20E88" w14:textId="77777777" w:rsidR="00814875" w:rsidRDefault="00814875">
      <w:pPr>
        <w:pStyle w:val="BodyText"/>
        <w:rPr>
          <w:sz w:val="24"/>
        </w:rPr>
      </w:pPr>
    </w:p>
    <w:p w14:paraId="26B46866" w14:textId="77777777" w:rsidR="00814875" w:rsidRDefault="00814875">
      <w:pPr>
        <w:pStyle w:val="BodyText"/>
        <w:rPr>
          <w:sz w:val="24"/>
        </w:rPr>
      </w:pPr>
    </w:p>
    <w:p w14:paraId="7215E798" w14:textId="77777777" w:rsidR="00814875" w:rsidRDefault="00814875">
      <w:pPr>
        <w:pStyle w:val="BodyText"/>
        <w:spacing w:before="105"/>
        <w:rPr>
          <w:sz w:val="24"/>
        </w:rPr>
      </w:pPr>
    </w:p>
    <w:p w14:paraId="4D62AA8E" w14:textId="77777777" w:rsidR="00814875" w:rsidRDefault="00EA5180">
      <w:pPr>
        <w:spacing w:before="1"/>
        <w:ind w:left="680"/>
        <w:rPr>
          <w:rFonts w:ascii="Times New Roman"/>
          <w:sz w:val="24"/>
        </w:rPr>
      </w:pPr>
      <w:r>
        <w:rPr>
          <w:rFonts w:ascii="Times New Roman"/>
          <w:color w:val="333333"/>
          <w:spacing w:val="-5"/>
          <w:sz w:val="24"/>
        </w:rPr>
        <w:t>No</w:t>
      </w:r>
    </w:p>
    <w:p w14:paraId="5D35D8A2" w14:textId="77777777" w:rsidR="00814875" w:rsidRDefault="00814875">
      <w:pPr>
        <w:pStyle w:val="BodyText"/>
        <w:spacing w:before="10"/>
        <w:rPr>
          <w:rFonts w:ascii="Times New Roman"/>
        </w:rPr>
      </w:pPr>
    </w:p>
    <w:p w14:paraId="75C4B0E4" w14:textId="77777777" w:rsidR="00814875" w:rsidRDefault="00EA5180">
      <w:pPr>
        <w:pStyle w:val="BodyText"/>
        <w:tabs>
          <w:tab w:val="left" w:pos="9479"/>
        </w:tabs>
        <w:ind w:left="380"/>
      </w:pPr>
      <w:r>
        <w:rPr>
          <w:color w:val="333333"/>
          <w:shd w:val="clear" w:color="auto" w:fill="DFEBF4"/>
        </w:rPr>
        <w:t>Select</w:t>
      </w:r>
      <w:r>
        <w:rPr>
          <w:color w:val="333333"/>
          <w:spacing w:val="-2"/>
          <w:shd w:val="clear" w:color="auto" w:fill="DFEBF4"/>
        </w:rPr>
        <w:t xml:space="preserve"> </w:t>
      </w:r>
      <w:r>
        <w:rPr>
          <w:color w:val="333333"/>
          <w:shd w:val="clear" w:color="auto" w:fill="DFEBF4"/>
        </w:rPr>
        <w:t>one</w:t>
      </w:r>
      <w:r>
        <w:rPr>
          <w:color w:val="333333"/>
          <w:spacing w:val="-2"/>
          <w:shd w:val="clear" w:color="auto" w:fill="DFEBF4"/>
        </w:rPr>
        <w:t xml:space="preserve"> </w:t>
      </w:r>
      <w:r>
        <w:rPr>
          <w:color w:val="333333"/>
          <w:shd w:val="clear" w:color="auto" w:fill="DFEBF4"/>
        </w:rPr>
        <w:t>or</w:t>
      </w:r>
      <w:r>
        <w:rPr>
          <w:color w:val="333333"/>
          <w:spacing w:val="-2"/>
          <w:shd w:val="clear" w:color="auto" w:fill="DFEBF4"/>
        </w:rPr>
        <w:t xml:space="preserve"> </w:t>
      </w:r>
      <w:r>
        <w:rPr>
          <w:color w:val="333333"/>
          <w:shd w:val="clear" w:color="auto" w:fill="DFEBF4"/>
        </w:rPr>
        <w:t>more</w:t>
      </w:r>
      <w:r>
        <w:rPr>
          <w:color w:val="333333"/>
          <w:spacing w:val="-2"/>
          <w:shd w:val="clear" w:color="auto" w:fill="DFEBF4"/>
        </w:rPr>
        <w:t xml:space="preserve"> </w:t>
      </w:r>
      <w:r>
        <w:rPr>
          <w:color w:val="333333"/>
          <w:shd w:val="clear" w:color="auto" w:fill="DFEBF4"/>
        </w:rPr>
        <w:t>of</w:t>
      </w:r>
      <w:r>
        <w:rPr>
          <w:color w:val="333333"/>
          <w:spacing w:val="-2"/>
          <w:shd w:val="clear" w:color="auto" w:fill="DFEBF4"/>
        </w:rPr>
        <w:t xml:space="preserve"> </w:t>
      </w:r>
      <w:r>
        <w:rPr>
          <w:color w:val="333333"/>
          <w:shd w:val="clear" w:color="auto" w:fill="DFEBF4"/>
        </w:rPr>
        <w:t>the</w:t>
      </w:r>
      <w:r>
        <w:rPr>
          <w:color w:val="333333"/>
          <w:spacing w:val="-2"/>
          <w:shd w:val="clear" w:color="auto" w:fill="DFEBF4"/>
        </w:rPr>
        <w:t xml:space="preserve"> following:</w:t>
      </w:r>
      <w:r>
        <w:rPr>
          <w:color w:val="333333"/>
          <w:shd w:val="clear" w:color="auto" w:fill="DFEBF4"/>
        </w:rPr>
        <w:tab/>
      </w:r>
    </w:p>
    <w:p w14:paraId="15C30634" w14:textId="77777777" w:rsidR="00814875" w:rsidRDefault="00814875">
      <w:pPr>
        <w:pStyle w:val="BodyText"/>
        <w:spacing w:before="6" w:after="1"/>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097D906D" w14:textId="77777777">
        <w:trPr>
          <w:trHeight w:val="1230"/>
        </w:trPr>
        <w:tc>
          <w:tcPr>
            <w:tcW w:w="9080" w:type="dxa"/>
            <w:tcBorders>
              <w:bottom w:val="nil"/>
            </w:tcBorders>
            <w:shd w:val="clear" w:color="auto" w:fill="EEEEEE"/>
          </w:tcPr>
          <w:p w14:paraId="75D1B79A" w14:textId="77777777" w:rsidR="00814875" w:rsidRDefault="00EA5180">
            <w:pPr>
              <w:pStyle w:val="TableParagraph"/>
              <w:spacing w:before="50" w:line="242" w:lineRule="auto"/>
              <w:rPr>
                <w:sz w:val="24"/>
              </w:rPr>
            </w:pPr>
            <w:r>
              <w:rPr>
                <w:noProof/>
              </w:rPr>
              <w:drawing>
                <wp:inline distT="0" distB="0" distL="0" distR="0" wp14:anchorId="0BC8F32C" wp14:editId="37259B61">
                  <wp:extent cx="152400" cy="15240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6"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This</w:t>
            </w:r>
            <w:r>
              <w:rPr>
                <w:color w:val="333333"/>
                <w:spacing w:val="-3"/>
                <w:sz w:val="24"/>
              </w:rPr>
              <w:t xml:space="preserve"> </w:t>
            </w:r>
            <w:r>
              <w:rPr>
                <w:color w:val="333333"/>
                <w:sz w:val="24"/>
              </w:rPr>
              <w:t>protocol</w:t>
            </w:r>
            <w:r>
              <w:rPr>
                <w:color w:val="333333"/>
                <w:spacing w:val="-4"/>
                <w:sz w:val="24"/>
              </w:rPr>
              <w:t xml:space="preserve"> </w:t>
            </w:r>
            <w:r>
              <w:rPr>
                <w:color w:val="333333"/>
                <w:sz w:val="24"/>
              </w:rPr>
              <w:t>does</w:t>
            </w:r>
            <w:r>
              <w:rPr>
                <w:color w:val="333333"/>
                <w:spacing w:val="-3"/>
                <w:sz w:val="24"/>
              </w:rPr>
              <w:t xml:space="preserve"> </w:t>
            </w:r>
            <w:r>
              <w:rPr>
                <w:color w:val="333333"/>
                <w:sz w:val="24"/>
              </w:rPr>
              <w:t>not</w:t>
            </w:r>
            <w:r>
              <w:rPr>
                <w:color w:val="333333"/>
                <w:spacing w:val="-4"/>
                <w:sz w:val="24"/>
              </w:rPr>
              <w:t xml:space="preserve"> </w:t>
            </w:r>
            <w:r>
              <w:rPr>
                <w:color w:val="333333"/>
                <w:sz w:val="24"/>
              </w:rPr>
              <w:t>involve</w:t>
            </w:r>
            <w:r>
              <w:rPr>
                <w:color w:val="333333"/>
                <w:spacing w:val="-4"/>
                <w:sz w:val="24"/>
              </w:rPr>
              <w:t xml:space="preserve"> </w:t>
            </w:r>
            <w:r>
              <w:rPr>
                <w:color w:val="333333"/>
                <w:sz w:val="24"/>
              </w:rPr>
              <w:t>interaction</w:t>
            </w:r>
            <w:r>
              <w:rPr>
                <w:color w:val="333333"/>
                <w:spacing w:val="-3"/>
                <w:sz w:val="24"/>
              </w:rPr>
              <w:t xml:space="preserve"> </w:t>
            </w:r>
            <w:r>
              <w:rPr>
                <w:color w:val="333333"/>
                <w:sz w:val="24"/>
              </w:rPr>
              <w:t>or</w:t>
            </w:r>
            <w:r>
              <w:rPr>
                <w:color w:val="333333"/>
                <w:spacing w:val="-3"/>
                <w:sz w:val="24"/>
              </w:rPr>
              <w:t xml:space="preserve"> </w:t>
            </w:r>
            <w:r>
              <w:rPr>
                <w:color w:val="333333"/>
                <w:sz w:val="24"/>
              </w:rPr>
              <w:t>intervention</w:t>
            </w:r>
            <w:r>
              <w:rPr>
                <w:color w:val="333333"/>
                <w:spacing w:val="-3"/>
                <w:sz w:val="24"/>
              </w:rPr>
              <w:t xml:space="preserve"> </w:t>
            </w:r>
            <w:r>
              <w:rPr>
                <w:color w:val="333333"/>
                <w:sz w:val="24"/>
              </w:rPr>
              <w:t>that</w:t>
            </w:r>
            <w:r>
              <w:rPr>
                <w:color w:val="333333"/>
                <w:spacing w:val="-4"/>
                <w:sz w:val="24"/>
              </w:rPr>
              <w:t xml:space="preserve"> </w:t>
            </w:r>
            <w:r>
              <w:rPr>
                <w:color w:val="333333"/>
                <w:sz w:val="24"/>
              </w:rPr>
              <w:t>poses</w:t>
            </w:r>
            <w:r>
              <w:rPr>
                <w:color w:val="333333"/>
                <w:spacing w:val="-3"/>
                <w:sz w:val="24"/>
              </w:rPr>
              <w:t xml:space="preserve"> </w:t>
            </w:r>
            <w:r>
              <w:rPr>
                <w:color w:val="333333"/>
                <w:sz w:val="24"/>
              </w:rPr>
              <w:t>greater</w:t>
            </w:r>
            <w:r>
              <w:rPr>
                <w:color w:val="333333"/>
                <w:spacing w:val="-3"/>
                <w:sz w:val="24"/>
              </w:rPr>
              <w:t xml:space="preserve"> </w:t>
            </w:r>
            <w:r>
              <w:rPr>
                <w:color w:val="333333"/>
                <w:sz w:val="24"/>
              </w:rPr>
              <w:t>than</w:t>
            </w:r>
            <w:r>
              <w:rPr>
                <w:color w:val="333333"/>
                <w:spacing w:val="-3"/>
                <w:sz w:val="24"/>
              </w:rPr>
              <w:t xml:space="preserve"> </w:t>
            </w:r>
            <w:r>
              <w:rPr>
                <w:color w:val="333333"/>
                <w:sz w:val="24"/>
              </w:rPr>
              <w:t>minimal risk to subjects. Minimal Risk-the probability and magnitude of harm or discomfort anticipated in the research are not greater than those ordinarily encountered in daily life or during the performance of routine physical or psychological examinations or tests.</w:t>
            </w:r>
          </w:p>
        </w:tc>
      </w:tr>
      <w:tr w:rsidR="00814875" w14:paraId="5A2007DA" w14:textId="77777777">
        <w:trPr>
          <w:trHeight w:val="1240"/>
        </w:trPr>
        <w:tc>
          <w:tcPr>
            <w:tcW w:w="9080" w:type="dxa"/>
            <w:tcBorders>
              <w:top w:val="nil"/>
              <w:bottom w:val="nil"/>
            </w:tcBorders>
          </w:tcPr>
          <w:p w14:paraId="311A5447" w14:textId="77777777" w:rsidR="00814875" w:rsidRDefault="00EA5180">
            <w:pPr>
              <w:pStyle w:val="TableParagraph"/>
              <w:spacing w:before="40" w:line="242" w:lineRule="auto"/>
              <w:ind w:right="144" w:firstLine="15"/>
              <w:rPr>
                <w:sz w:val="24"/>
              </w:rPr>
            </w:pPr>
            <w:r>
              <w:rPr>
                <w:noProof/>
                <w:position w:val="1"/>
              </w:rPr>
              <w:drawing>
                <wp:inline distT="0" distB="0" distL="0" distR="0" wp14:anchorId="38C69B26" wp14:editId="363AE283">
                  <wp:extent cx="142875" cy="14287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This protocol was reviewed by a protocol review committee empaneled for this purpose by</w:t>
            </w:r>
            <w:r>
              <w:rPr>
                <w:color w:val="333333"/>
                <w:spacing w:val="-3"/>
                <w:sz w:val="24"/>
              </w:rPr>
              <w:t xml:space="preserve"> </w:t>
            </w:r>
            <w:r>
              <w:rPr>
                <w:color w:val="333333"/>
                <w:sz w:val="24"/>
              </w:rPr>
              <w:t>Federal-funding</w:t>
            </w:r>
            <w:r>
              <w:rPr>
                <w:color w:val="333333"/>
                <w:spacing w:val="-3"/>
                <w:sz w:val="24"/>
              </w:rPr>
              <w:t xml:space="preserve"> </w:t>
            </w:r>
            <w:r>
              <w:rPr>
                <w:color w:val="333333"/>
                <w:sz w:val="24"/>
              </w:rPr>
              <w:t>agency</w:t>
            </w:r>
            <w:r>
              <w:rPr>
                <w:color w:val="333333"/>
                <w:spacing w:val="-3"/>
                <w:sz w:val="24"/>
              </w:rPr>
              <w:t xml:space="preserve"> </w:t>
            </w:r>
            <w:r>
              <w:rPr>
                <w:color w:val="333333"/>
                <w:sz w:val="24"/>
              </w:rPr>
              <w:t>(e.g.,</w:t>
            </w:r>
            <w:r>
              <w:rPr>
                <w:color w:val="333333"/>
                <w:spacing w:val="-3"/>
                <w:sz w:val="24"/>
              </w:rPr>
              <w:t xml:space="preserve"> </w:t>
            </w:r>
            <w:r>
              <w:rPr>
                <w:color w:val="333333"/>
                <w:sz w:val="24"/>
              </w:rPr>
              <w:t>NIH,</w:t>
            </w:r>
            <w:r>
              <w:rPr>
                <w:color w:val="333333"/>
                <w:spacing w:val="-3"/>
                <w:sz w:val="24"/>
              </w:rPr>
              <w:t xml:space="preserve"> </w:t>
            </w:r>
            <w:r>
              <w:rPr>
                <w:color w:val="333333"/>
                <w:sz w:val="24"/>
              </w:rPr>
              <w:t>CDC,</w:t>
            </w:r>
            <w:r>
              <w:rPr>
                <w:color w:val="333333"/>
                <w:spacing w:val="-3"/>
                <w:sz w:val="24"/>
              </w:rPr>
              <w:t xml:space="preserve"> </w:t>
            </w:r>
            <w:r>
              <w:rPr>
                <w:color w:val="333333"/>
                <w:sz w:val="24"/>
              </w:rPr>
              <w:t>DOD)</w:t>
            </w:r>
            <w:r>
              <w:rPr>
                <w:color w:val="333333"/>
                <w:spacing w:val="-3"/>
                <w:sz w:val="24"/>
              </w:rPr>
              <w:t xml:space="preserve"> </w:t>
            </w:r>
            <w:r>
              <w:rPr>
                <w:color w:val="333333"/>
                <w:sz w:val="24"/>
              </w:rPr>
              <w:t>or</w:t>
            </w:r>
            <w:r>
              <w:rPr>
                <w:color w:val="333333"/>
                <w:spacing w:val="-3"/>
                <w:sz w:val="24"/>
              </w:rPr>
              <w:t xml:space="preserve"> </w:t>
            </w:r>
            <w:r>
              <w:rPr>
                <w:color w:val="333333"/>
                <w:sz w:val="24"/>
              </w:rPr>
              <w:t>a</w:t>
            </w:r>
            <w:r>
              <w:rPr>
                <w:color w:val="333333"/>
                <w:spacing w:val="-4"/>
                <w:sz w:val="24"/>
              </w:rPr>
              <w:t xml:space="preserve"> </w:t>
            </w:r>
            <w:r>
              <w:rPr>
                <w:color w:val="333333"/>
                <w:sz w:val="24"/>
              </w:rPr>
              <w:t>national</w:t>
            </w:r>
            <w:r>
              <w:rPr>
                <w:color w:val="333333"/>
                <w:spacing w:val="-4"/>
                <w:sz w:val="24"/>
              </w:rPr>
              <w:t xml:space="preserve"> </w:t>
            </w:r>
            <w:r>
              <w:rPr>
                <w:color w:val="333333"/>
                <w:sz w:val="24"/>
              </w:rPr>
              <w:t>foundation.</w:t>
            </w:r>
            <w:r>
              <w:rPr>
                <w:color w:val="333333"/>
                <w:spacing w:val="-3"/>
                <w:sz w:val="24"/>
              </w:rPr>
              <w:t xml:space="preserve"> </w:t>
            </w:r>
            <w:r>
              <w:rPr>
                <w:color w:val="333333"/>
                <w:sz w:val="24"/>
              </w:rPr>
              <w:t>Please</w:t>
            </w:r>
            <w:r>
              <w:rPr>
                <w:color w:val="333333"/>
                <w:spacing w:val="-4"/>
                <w:sz w:val="24"/>
              </w:rPr>
              <w:t xml:space="preserve"> </w:t>
            </w:r>
            <w:r>
              <w:rPr>
                <w:color w:val="333333"/>
                <w:sz w:val="24"/>
              </w:rPr>
              <w:t>provide evidence of this in the form of a letter from the project office if it is not evident from the protocol. Study section or FDA IND/IDE review is not adequate.</w:t>
            </w:r>
          </w:p>
        </w:tc>
      </w:tr>
      <w:tr w:rsidR="00814875" w14:paraId="5CDCC3FE" w14:textId="77777777">
        <w:trPr>
          <w:trHeight w:val="650"/>
        </w:trPr>
        <w:tc>
          <w:tcPr>
            <w:tcW w:w="9080" w:type="dxa"/>
            <w:tcBorders>
              <w:top w:val="nil"/>
            </w:tcBorders>
            <w:shd w:val="clear" w:color="auto" w:fill="EEEEEE"/>
          </w:tcPr>
          <w:p w14:paraId="19DA0ACB" w14:textId="77777777" w:rsidR="00814875" w:rsidRDefault="00EA5180">
            <w:pPr>
              <w:pStyle w:val="TableParagraph"/>
              <w:spacing w:before="20" w:line="242" w:lineRule="auto"/>
              <w:rPr>
                <w:sz w:val="24"/>
              </w:rPr>
            </w:pPr>
            <w:r>
              <w:rPr>
                <w:noProof/>
              </w:rPr>
              <w:drawing>
                <wp:inline distT="0" distB="0" distL="0" distR="0" wp14:anchorId="0C10900A" wp14:editId="727277F1">
                  <wp:extent cx="152400" cy="15240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The</w:t>
            </w:r>
            <w:r>
              <w:rPr>
                <w:color w:val="333333"/>
                <w:spacing w:val="-4"/>
                <w:sz w:val="24"/>
              </w:rPr>
              <w:t xml:space="preserve"> </w:t>
            </w:r>
            <w:r>
              <w:rPr>
                <w:color w:val="333333"/>
                <w:sz w:val="24"/>
              </w:rPr>
              <w:t>protocol</w:t>
            </w:r>
            <w:r>
              <w:rPr>
                <w:color w:val="333333"/>
                <w:spacing w:val="-4"/>
                <w:sz w:val="24"/>
              </w:rPr>
              <w:t xml:space="preserve"> </w:t>
            </w:r>
            <w:r>
              <w:rPr>
                <w:color w:val="333333"/>
                <w:sz w:val="24"/>
              </w:rPr>
              <w:t>was</w:t>
            </w:r>
            <w:r>
              <w:rPr>
                <w:color w:val="333333"/>
                <w:spacing w:val="-3"/>
                <w:sz w:val="24"/>
              </w:rPr>
              <w:t xml:space="preserve"> </w:t>
            </w:r>
            <w:r>
              <w:rPr>
                <w:color w:val="333333"/>
                <w:sz w:val="24"/>
              </w:rPr>
              <w:t>developed</w:t>
            </w:r>
            <w:r>
              <w:rPr>
                <w:color w:val="333333"/>
                <w:spacing w:val="-3"/>
                <w:sz w:val="24"/>
              </w:rPr>
              <w:t xml:space="preserve"> </w:t>
            </w:r>
            <w:r>
              <w:rPr>
                <w:color w:val="333333"/>
                <w:sz w:val="24"/>
              </w:rPr>
              <w:t>by</w:t>
            </w:r>
            <w:r>
              <w:rPr>
                <w:color w:val="333333"/>
                <w:spacing w:val="-3"/>
                <w:sz w:val="24"/>
              </w:rPr>
              <w:t xml:space="preserve"> </w:t>
            </w:r>
            <w:r>
              <w:rPr>
                <w:color w:val="333333"/>
                <w:sz w:val="24"/>
              </w:rPr>
              <w:t>an</w:t>
            </w:r>
            <w:r>
              <w:rPr>
                <w:color w:val="333333"/>
                <w:spacing w:val="-3"/>
                <w:sz w:val="24"/>
              </w:rPr>
              <w:t xml:space="preserve"> </w:t>
            </w:r>
            <w:r>
              <w:rPr>
                <w:color w:val="333333"/>
                <w:sz w:val="24"/>
              </w:rPr>
              <w:t>industry</w:t>
            </w:r>
            <w:r>
              <w:rPr>
                <w:color w:val="333333"/>
                <w:spacing w:val="-3"/>
                <w:sz w:val="24"/>
              </w:rPr>
              <w:t xml:space="preserve"> </w:t>
            </w:r>
            <w:r>
              <w:rPr>
                <w:color w:val="333333"/>
                <w:sz w:val="24"/>
              </w:rPr>
              <w:t>sponsor</w:t>
            </w:r>
            <w:r>
              <w:rPr>
                <w:color w:val="333333"/>
                <w:spacing w:val="-3"/>
                <w:sz w:val="24"/>
              </w:rPr>
              <w:t xml:space="preserve"> </w:t>
            </w:r>
            <w:r>
              <w:rPr>
                <w:color w:val="333333"/>
                <w:sz w:val="24"/>
              </w:rPr>
              <w:t>(e.g.,</w:t>
            </w:r>
            <w:r>
              <w:rPr>
                <w:color w:val="333333"/>
                <w:spacing w:val="-3"/>
                <w:sz w:val="24"/>
              </w:rPr>
              <w:t xml:space="preserve"> </w:t>
            </w:r>
            <w:r>
              <w:rPr>
                <w:color w:val="333333"/>
                <w:sz w:val="24"/>
              </w:rPr>
              <w:t>pharmaceutical,</w:t>
            </w:r>
            <w:r>
              <w:rPr>
                <w:color w:val="333333"/>
                <w:spacing w:val="-3"/>
                <w:sz w:val="24"/>
              </w:rPr>
              <w:t xml:space="preserve"> </w:t>
            </w:r>
            <w:r>
              <w:rPr>
                <w:color w:val="333333"/>
                <w:sz w:val="24"/>
              </w:rPr>
              <w:t>device</w:t>
            </w:r>
            <w:r>
              <w:rPr>
                <w:color w:val="333333"/>
                <w:spacing w:val="-4"/>
                <w:sz w:val="24"/>
              </w:rPr>
              <w:t xml:space="preserve"> </w:t>
            </w:r>
            <w:r>
              <w:rPr>
                <w:color w:val="333333"/>
                <w:sz w:val="24"/>
              </w:rPr>
              <w:t>or diagnostics trials) and involves multiple research sites.</w:t>
            </w:r>
          </w:p>
        </w:tc>
      </w:tr>
    </w:tbl>
    <w:p w14:paraId="1C57D499" w14:textId="77777777" w:rsidR="00814875" w:rsidRDefault="00814875">
      <w:pPr>
        <w:pStyle w:val="BodyText"/>
        <w:spacing w:before="79"/>
      </w:pPr>
    </w:p>
    <w:p w14:paraId="7083A594" w14:textId="77777777" w:rsidR="00814875" w:rsidRDefault="00EA5180">
      <w:pPr>
        <w:spacing w:before="1" w:line="230" w:lineRule="auto"/>
        <w:ind w:left="380" w:right="495"/>
        <w:rPr>
          <w:i/>
          <w:sz w:val="20"/>
        </w:rPr>
      </w:pPr>
      <w:r>
        <w:rPr>
          <w:i/>
          <w:color w:val="333333"/>
          <w:sz w:val="20"/>
        </w:rPr>
        <w:t>This</w:t>
      </w:r>
      <w:r>
        <w:rPr>
          <w:i/>
          <w:color w:val="333333"/>
          <w:spacing w:val="-3"/>
          <w:sz w:val="20"/>
        </w:rPr>
        <w:t xml:space="preserve"> </w:t>
      </w:r>
      <w:r>
        <w:rPr>
          <w:i/>
          <w:color w:val="333333"/>
          <w:sz w:val="20"/>
        </w:rPr>
        <w:t>research</w:t>
      </w:r>
      <w:r>
        <w:rPr>
          <w:i/>
          <w:color w:val="333333"/>
          <w:spacing w:val="-3"/>
          <w:sz w:val="20"/>
        </w:rPr>
        <w:t xml:space="preserve"> </w:t>
      </w:r>
      <w:r>
        <w:rPr>
          <w:i/>
          <w:color w:val="333333"/>
          <w:sz w:val="20"/>
        </w:rPr>
        <w:t>project</w:t>
      </w:r>
      <w:r>
        <w:rPr>
          <w:i/>
          <w:color w:val="333333"/>
          <w:spacing w:val="-3"/>
          <w:sz w:val="20"/>
        </w:rPr>
        <w:t xml:space="preserve"> </w:t>
      </w:r>
      <w:r>
        <w:rPr>
          <w:i/>
          <w:color w:val="333333"/>
          <w:sz w:val="20"/>
        </w:rPr>
        <w:t>does</w:t>
      </w:r>
      <w:r>
        <w:rPr>
          <w:i/>
          <w:color w:val="333333"/>
          <w:spacing w:val="-3"/>
          <w:sz w:val="20"/>
        </w:rPr>
        <w:t xml:space="preserve"> </w:t>
      </w:r>
      <w:r>
        <w:rPr>
          <w:i/>
          <w:color w:val="333333"/>
          <w:sz w:val="20"/>
        </w:rPr>
        <w:t>not</w:t>
      </w:r>
      <w:r>
        <w:rPr>
          <w:i/>
          <w:color w:val="333333"/>
          <w:spacing w:val="-3"/>
          <w:sz w:val="20"/>
        </w:rPr>
        <w:t xml:space="preserve"> </w:t>
      </w:r>
      <w:r>
        <w:rPr>
          <w:i/>
          <w:color w:val="333333"/>
          <w:sz w:val="20"/>
        </w:rPr>
        <w:t>require</w:t>
      </w:r>
      <w:r>
        <w:rPr>
          <w:i/>
          <w:color w:val="333333"/>
          <w:spacing w:val="-3"/>
          <w:sz w:val="20"/>
        </w:rPr>
        <w:t xml:space="preserve"> </w:t>
      </w:r>
      <w:r>
        <w:rPr>
          <w:i/>
          <w:color w:val="333333"/>
          <w:sz w:val="20"/>
        </w:rPr>
        <w:t>review</w:t>
      </w:r>
      <w:r>
        <w:rPr>
          <w:i/>
          <w:color w:val="333333"/>
          <w:spacing w:val="-3"/>
          <w:sz w:val="20"/>
        </w:rPr>
        <w:t xml:space="preserve"> </w:t>
      </w:r>
      <w:r>
        <w:rPr>
          <w:i/>
          <w:color w:val="333333"/>
          <w:sz w:val="20"/>
        </w:rPr>
        <w:t>by</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UNC</w:t>
      </w:r>
      <w:r>
        <w:rPr>
          <w:i/>
          <w:color w:val="333333"/>
          <w:spacing w:val="-3"/>
          <w:sz w:val="20"/>
        </w:rPr>
        <w:t xml:space="preserve"> </w:t>
      </w:r>
      <w:r>
        <w:rPr>
          <w:i/>
          <w:color w:val="333333"/>
          <w:sz w:val="20"/>
        </w:rPr>
        <w:t>SRC.</w:t>
      </w:r>
      <w:r>
        <w:rPr>
          <w:i/>
          <w:color w:val="333333"/>
          <w:spacing w:val="-3"/>
          <w:sz w:val="20"/>
        </w:rPr>
        <w:t xml:space="preserve"> </w:t>
      </w:r>
      <w:r>
        <w:rPr>
          <w:i/>
          <w:color w:val="333333"/>
          <w:sz w:val="20"/>
        </w:rPr>
        <w:t>Please</w:t>
      </w:r>
      <w:r>
        <w:rPr>
          <w:i/>
          <w:color w:val="333333"/>
          <w:spacing w:val="-3"/>
          <w:sz w:val="20"/>
        </w:rPr>
        <w:t xml:space="preserve"> </w:t>
      </w:r>
      <w:r>
        <w:rPr>
          <w:i/>
          <w:color w:val="333333"/>
          <w:sz w:val="20"/>
        </w:rPr>
        <w:t>complete</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remainder</w:t>
      </w:r>
      <w:r>
        <w:rPr>
          <w:i/>
          <w:color w:val="333333"/>
          <w:spacing w:val="-3"/>
          <w:sz w:val="20"/>
        </w:rPr>
        <w:t xml:space="preserve"> </w:t>
      </w:r>
      <w:r>
        <w:rPr>
          <w:i/>
          <w:color w:val="333333"/>
          <w:sz w:val="20"/>
        </w:rPr>
        <w:t>of</w:t>
      </w:r>
      <w:r>
        <w:rPr>
          <w:i/>
          <w:color w:val="333333"/>
          <w:spacing w:val="-3"/>
          <w:sz w:val="20"/>
        </w:rPr>
        <w:t xml:space="preserve"> </w:t>
      </w:r>
      <w:r>
        <w:rPr>
          <w:i/>
          <w:color w:val="333333"/>
          <w:sz w:val="20"/>
        </w:rPr>
        <w:t xml:space="preserve">the </w:t>
      </w:r>
      <w:r>
        <w:rPr>
          <w:i/>
          <w:color w:val="333333"/>
          <w:spacing w:val="-2"/>
          <w:sz w:val="20"/>
        </w:rPr>
        <w:t>application.</w:t>
      </w:r>
    </w:p>
    <w:p w14:paraId="05742138" w14:textId="77777777" w:rsidR="00814875" w:rsidRDefault="00814875">
      <w:pPr>
        <w:pStyle w:val="BodyText"/>
        <w:spacing w:before="118"/>
        <w:rPr>
          <w:i/>
        </w:rPr>
      </w:pPr>
    </w:p>
    <w:tbl>
      <w:tblPr>
        <w:tblW w:w="0" w:type="auto"/>
        <w:tblInd w:w="13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10540"/>
      </w:tblGrid>
      <w:tr w:rsidR="00814875" w14:paraId="38293E2F" w14:textId="77777777">
        <w:trPr>
          <w:trHeight w:val="377"/>
        </w:trPr>
        <w:tc>
          <w:tcPr>
            <w:tcW w:w="10540" w:type="dxa"/>
            <w:tcBorders>
              <w:bottom w:val="single" w:sz="18" w:space="0" w:color="CCCCCC"/>
            </w:tcBorders>
            <w:shd w:val="clear" w:color="auto" w:fill="F8F8F8"/>
          </w:tcPr>
          <w:p w14:paraId="532B1DF6" w14:textId="77777777" w:rsidR="00814875" w:rsidRDefault="00EA5180">
            <w:pPr>
              <w:pStyle w:val="TableParagraph"/>
              <w:spacing w:before="7"/>
              <w:rPr>
                <w:rFonts w:ascii="Arial"/>
                <w:b/>
                <w:sz w:val="28"/>
              </w:rPr>
            </w:pPr>
            <w:r>
              <w:rPr>
                <w:rFonts w:ascii="Arial"/>
                <w:b/>
                <w:color w:val="31659B"/>
                <w:sz w:val="28"/>
              </w:rPr>
              <w:t>Part</w:t>
            </w:r>
            <w:r>
              <w:rPr>
                <w:rFonts w:ascii="Arial"/>
                <w:b/>
                <w:color w:val="31659B"/>
                <w:spacing w:val="-2"/>
                <w:sz w:val="28"/>
              </w:rPr>
              <w:t xml:space="preserve"> </w:t>
            </w:r>
            <w:r>
              <w:rPr>
                <w:rFonts w:ascii="Arial"/>
                <w:b/>
                <w:color w:val="31659B"/>
                <w:sz w:val="28"/>
              </w:rPr>
              <w:t>A.</w:t>
            </w:r>
            <w:r>
              <w:rPr>
                <w:rFonts w:ascii="Arial"/>
                <w:b/>
                <w:color w:val="31659B"/>
                <w:spacing w:val="-2"/>
                <w:sz w:val="28"/>
              </w:rPr>
              <w:t xml:space="preserve"> </w:t>
            </w:r>
            <w:r>
              <w:rPr>
                <w:rFonts w:ascii="Arial"/>
                <w:b/>
                <w:color w:val="31659B"/>
                <w:sz w:val="28"/>
              </w:rPr>
              <w:t>Questions</w:t>
            </w:r>
            <w:r>
              <w:rPr>
                <w:rFonts w:ascii="Arial"/>
                <w:b/>
                <w:color w:val="31659B"/>
                <w:spacing w:val="-2"/>
                <w:sz w:val="28"/>
              </w:rPr>
              <w:t xml:space="preserve"> </w:t>
            </w:r>
            <w:r>
              <w:rPr>
                <w:rFonts w:ascii="Arial"/>
                <w:b/>
                <w:color w:val="31659B"/>
                <w:sz w:val="28"/>
              </w:rPr>
              <w:t>Common</w:t>
            </w:r>
            <w:r>
              <w:rPr>
                <w:rFonts w:ascii="Arial"/>
                <w:b/>
                <w:color w:val="31659B"/>
                <w:spacing w:val="-3"/>
                <w:sz w:val="28"/>
              </w:rPr>
              <w:t xml:space="preserve"> </w:t>
            </w:r>
            <w:r>
              <w:rPr>
                <w:rFonts w:ascii="Arial"/>
                <w:b/>
                <w:color w:val="31659B"/>
                <w:sz w:val="28"/>
              </w:rPr>
              <w:t>to</w:t>
            </w:r>
            <w:r>
              <w:rPr>
                <w:rFonts w:ascii="Arial"/>
                <w:b/>
                <w:color w:val="31659B"/>
                <w:spacing w:val="-2"/>
                <w:sz w:val="28"/>
              </w:rPr>
              <w:t xml:space="preserve"> </w:t>
            </w:r>
            <w:r>
              <w:rPr>
                <w:rFonts w:ascii="Arial"/>
                <w:b/>
                <w:color w:val="31659B"/>
                <w:sz w:val="28"/>
              </w:rPr>
              <w:t>All</w:t>
            </w:r>
            <w:r>
              <w:rPr>
                <w:rFonts w:ascii="Arial"/>
                <w:b/>
                <w:color w:val="31659B"/>
                <w:spacing w:val="-2"/>
                <w:sz w:val="28"/>
              </w:rPr>
              <w:t xml:space="preserve"> Studies</w:t>
            </w:r>
          </w:p>
        </w:tc>
      </w:tr>
      <w:tr w:rsidR="00814875" w14:paraId="31BCEC71" w14:textId="77777777">
        <w:trPr>
          <w:trHeight w:val="447"/>
        </w:trPr>
        <w:tc>
          <w:tcPr>
            <w:tcW w:w="10540" w:type="dxa"/>
            <w:tcBorders>
              <w:top w:val="single" w:sz="18" w:space="0" w:color="CCCCCC"/>
              <w:left w:val="single" w:sz="8" w:space="0" w:color="CCCCCC"/>
              <w:bottom w:val="nil"/>
              <w:right w:val="single" w:sz="8" w:space="0" w:color="CCCCCC"/>
            </w:tcBorders>
          </w:tcPr>
          <w:p w14:paraId="2143666B" w14:textId="77777777" w:rsidR="00814875" w:rsidRDefault="00EA5180">
            <w:pPr>
              <w:pStyle w:val="TableParagraph"/>
              <w:spacing w:before="43"/>
              <w:ind w:left="232"/>
              <w:rPr>
                <w:rFonts w:ascii="Arial"/>
                <w:b/>
                <w:sz w:val="26"/>
              </w:rPr>
            </w:pPr>
            <w:r>
              <w:rPr>
                <w:rFonts w:ascii="Arial"/>
                <w:b/>
                <w:color w:val="333333"/>
                <w:sz w:val="26"/>
              </w:rPr>
              <w:t>A.1.</w:t>
            </w:r>
            <w:r>
              <w:rPr>
                <w:rFonts w:ascii="Arial"/>
                <w:b/>
                <w:color w:val="333333"/>
                <w:spacing w:val="-6"/>
                <w:sz w:val="26"/>
              </w:rPr>
              <w:t xml:space="preserve"> </w:t>
            </w:r>
            <w:r>
              <w:rPr>
                <w:rFonts w:ascii="Arial"/>
                <w:b/>
                <w:color w:val="333333"/>
                <w:sz w:val="26"/>
              </w:rPr>
              <w:t>Background</w:t>
            </w:r>
            <w:r>
              <w:rPr>
                <w:rFonts w:ascii="Arial"/>
                <w:b/>
                <w:color w:val="333333"/>
                <w:spacing w:val="-6"/>
                <w:sz w:val="26"/>
              </w:rPr>
              <w:t xml:space="preserve"> </w:t>
            </w:r>
            <w:r>
              <w:rPr>
                <w:rFonts w:ascii="Arial"/>
                <w:b/>
                <w:color w:val="333333"/>
                <w:sz w:val="26"/>
              </w:rPr>
              <w:t>and</w:t>
            </w:r>
            <w:r>
              <w:rPr>
                <w:rFonts w:ascii="Arial"/>
                <w:b/>
                <w:color w:val="333333"/>
                <w:spacing w:val="-5"/>
                <w:sz w:val="26"/>
              </w:rPr>
              <w:t xml:space="preserve"> </w:t>
            </w:r>
            <w:r>
              <w:rPr>
                <w:rFonts w:ascii="Arial"/>
                <w:b/>
                <w:color w:val="333333"/>
                <w:spacing w:val="-2"/>
                <w:sz w:val="26"/>
              </w:rPr>
              <w:t>Rationale</w:t>
            </w:r>
          </w:p>
        </w:tc>
      </w:tr>
    </w:tbl>
    <w:p w14:paraId="37C76F29" w14:textId="77777777" w:rsidR="00814875" w:rsidRDefault="00814875">
      <w:pPr>
        <w:pStyle w:val="TableParagraph"/>
        <w:rPr>
          <w:rFonts w:ascii="Arial"/>
          <w:b/>
          <w:sz w:val="26"/>
        </w:rPr>
        <w:sectPr w:rsidR="00814875">
          <w:pgSz w:w="12240" w:h="15840"/>
          <w:pgMar w:top="580" w:right="720" w:bottom="460" w:left="720" w:header="170" w:footer="270" w:gutter="0"/>
          <w:cols w:space="720"/>
        </w:sectPr>
      </w:pPr>
    </w:p>
    <w:p w14:paraId="79005600" w14:textId="77777777" w:rsidR="00814875" w:rsidRDefault="00EA5180">
      <w:pPr>
        <w:spacing w:before="96"/>
        <w:ind w:left="380"/>
        <w:rPr>
          <w:sz w:val="20"/>
        </w:rPr>
      </w:pPr>
      <w:r>
        <w:rPr>
          <w:noProof/>
          <w:sz w:val="20"/>
        </w:rPr>
        <w:lastRenderedPageBreak/>
        <mc:AlternateContent>
          <mc:Choice Requires="wpg">
            <w:drawing>
              <wp:anchor distT="0" distB="0" distL="0" distR="0" simplePos="0" relativeHeight="486624256" behindDoc="1" locked="0" layoutInCell="1" allowOverlap="1" wp14:anchorId="2C704E1D" wp14:editId="6B718839">
                <wp:simplePos x="0" y="0"/>
                <wp:positionH relativeFrom="page">
                  <wp:posOffset>527050</wp:posOffset>
                </wp:positionH>
                <wp:positionV relativeFrom="page">
                  <wp:posOffset>457200</wp:posOffset>
                </wp:positionV>
                <wp:extent cx="6705600" cy="894080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940800"/>
                          <a:chOff x="0" y="0"/>
                          <a:chExt cx="6705600" cy="8940800"/>
                        </a:xfrm>
                      </wpg:grpSpPr>
                      <wps:wsp>
                        <wps:cNvPr id="73" name="Graphic 73"/>
                        <wps:cNvSpPr/>
                        <wps:spPr>
                          <a:xfrm>
                            <a:off x="6350" y="23812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74" name="Graphic 74"/>
                        <wps:cNvSpPr/>
                        <wps:spPr>
                          <a:xfrm>
                            <a:off x="0" y="0"/>
                            <a:ext cx="6705600" cy="2387600"/>
                          </a:xfrm>
                          <a:custGeom>
                            <a:avLst/>
                            <a:gdLst/>
                            <a:ahLst/>
                            <a:cxnLst/>
                            <a:rect l="l" t="t" r="r" b="b"/>
                            <a:pathLst>
                              <a:path w="6705600" h="2387600">
                                <a:moveTo>
                                  <a:pt x="12700" y="0"/>
                                </a:moveTo>
                                <a:lnTo>
                                  <a:pt x="0" y="0"/>
                                </a:lnTo>
                                <a:lnTo>
                                  <a:pt x="0" y="2387600"/>
                                </a:lnTo>
                                <a:lnTo>
                                  <a:pt x="12700" y="2387600"/>
                                </a:lnTo>
                                <a:lnTo>
                                  <a:pt x="12700" y="0"/>
                                </a:lnTo>
                                <a:close/>
                              </a:path>
                              <a:path w="6705600" h="2387600">
                                <a:moveTo>
                                  <a:pt x="6705600" y="0"/>
                                </a:moveTo>
                                <a:lnTo>
                                  <a:pt x="6692900" y="0"/>
                                </a:lnTo>
                                <a:lnTo>
                                  <a:pt x="6692900" y="2387600"/>
                                </a:lnTo>
                                <a:lnTo>
                                  <a:pt x="6705600" y="2387600"/>
                                </a:lnTo>
                                <a:lnTo>
                                  <a:pt x="6705600" y="0"/>
                                </a:lnTo>
                                <a:close/>
                              </a:path>
                            </a:pathLst>
                          </a:custGeom>
                          <a:solidFill>
                            <a:srgbClr val="CCCCCC"/>
                          </a:solidFill>
                        </wps:spPr>
                        <wps:bodyPr wrap="square" lIns="0" tIns="0" rIns="0" bIns="0" rtlCol="0">
                          <a:prstTxWarp prst="textNoShape">
                            <a:avLst/>
                          </a:prstTxWarp>
                          <a:noAutofit/>
                        </wps:bodyPr>
                      </wps:wsp>
                      <wps:wsp>
                        <wps:cNvPr id="75" name="Graphic 75"/>
                        <wps:cNvSpPr/>
                        <wps:spPr>
                          <a:xfrm>
                            <a:off x="6350" y="23939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76" name="Graphic 76"/>
                        <wps:cNvSpPr/>
                        <wps:spPr>
                          <a:xfrm>
                            <a:off x="6350" y="2400300"/>
                            <a:ext cx="6692900" cy="6540500"/>
                          </a:xfrm>
                          <a:custGeom>
                            <a:avLst/>
                            <a:gdLst/>
                            <a:ahLst/>
                            <a:cxnLst/>
                            <a:rect l="l" t="t" r="r" b="b"/>
                            <a:pathLst>
                              <a:path w="6692900" h="6540500">
                                <a:moveTo>
                                  <a:pt x="0" y="0"/>
                                </a:moveTo>
                                <a:lnTo>
                                  <a:pt x="0" y="6540500"/>
                                </a:lnTo>
                              </a:path>
                              <a:path w="6692900" h="6540500">
                                <a:moveTo>
                                  <a:pt x="6692900" y="0"/>
                                </a:moveTo>
                                <a:lnTo>
                                  <a:pt x="6692900" y="65405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413ACBCF" id="Group 72" o:spid="_x0000_s1026" style="position:absolute;margin-left:41.5pt;margin-top:36pt;width:528pt;height:704pt;z-index:-16692224;mso-wrap-distance-left:0;mso-wrap-distance-right:0;mso-position-horizontal-relative:page;mso-position-vertical-relative:page" coordsize="67056,89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">
                <v:shape id="Graphic 73" o:spid="_x0000_s1027" style="position:absolute;left:63;top:23812;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" path="m,12700r6692900,l6692900,,,,,12700xe" fillcolor="#ccc" stroked="f">
                  <v:path arrowok="t"/>
                </v:shape>
                <v:shape id="Graphic 74" o:spid="_x0000_s1028" style="position:absolute;width:67056;height:23876;visibility:visible;mso-wrap-style:square;v-text-anchor:top" coordsize="6705600,238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" path="m12700,l,,,2387600r12700,l12700,xem6705600,r-12700,l6692900,2387600r12700,l6705600,xe" fillcolor="#ccc" stroked="f">
                  <v:path arrowok="t"/>
                </v:shape>
                <v:shape id="Graphic 75" o:spid="_x0000_s1029" style="position:absolute;left:63;top:23939;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" path="m,12700r6692900,l6692900,,,,,12700xe" fillcolor="#ccc" stroked="f">
                  <v:path arrowok="t"/>
                </v:shape>
                <v:shape id="Graphic 76" o:spid="_x0000_s1030" style="position:absolute;left:63;top:24003;width:66929;height:65405;visibility:visible;mso-wrap-style:square;v-text-anchor:top" coordsize="6692900,65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" path="m,l,6540500em6692900,r,6540500e" filled="f" strokecolor="#ccc" strokeweight="1pt">
                  <v:path arrowok="t"/>
                </v:shape>
                <w10:wrap anchorx="page" anchory="page"/>
              </v:group>
            </w:pict>
          </mc:Fallback>
        </mc:AlternateContent>
      </w:r>
      <w:r>
        <w:rPr>
          <w:noProof/>
          <w:sz w:val="20"/>
        </w:rPr>
        <mc:AlternateContent>
          <mc:Choice Requires="wps">
            <w:drawing>
              <wp:anchor distT="0" distB="0" distL="0" distR="0" simplePos="0" relativeHeight="15742464" behindDoc="0" locked="0" layoutInCell="1" allowOverlap="1" wp14:anchorId="7D83DCCD" wp14:editId="46BAAC78">
                <wp:simplePos x="0" y="0"/>
                <wp:positionH relativeFrom="page">
                  <wp:posOffset>1079500</wp:posOffset>
                </wp:positionH>
                <wp:positionV relativeFrom="paragraph">
                  <wp:posOffset>78655</wp:posOffset>
                </wp:positionV>
                <wp:extent cx="5778500" cy="55880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558800"/>
                        </a:xfrm>
                        <a:prstGeom prst="rect">
                          <a:avLst/>
                        </a:prstGeom>
                        <a:solidFill>
                          <a:srgbClr val="DFEBF4"/>
                        </a:solidFill>
                      </wps:spPr>
                      <wps:txbx>
                        <w:txbxContent>
                          <w:p w14:paraId="35C3B44B" w14:textId="77777777" w:rsidR="00814875" w:rsidRDefault="00EA5180">
                            <w:pPr>
                              <w:pStyle w:val="BodyText"/>
                              <w:spacing w:line="197" w:lineRule="exact"/>
                              <w:rPr>
                                <w:color w:val="000000"/>
                              </w:rPr>
                            </w:pPr>
                            <w:r>
                              <w:rPr>
                                <w:color w:val="333333"/>
                              </w:rPr>
                              <w:t>Provide</w:t>
                            </w:r>
                            <w:r>
                              <w:rPr>
                                <w:color w:val="333333"/>
                                <w:spacing w:val="-2"/>
                              </w:rPr>
                              <w:t xml:space="preserve"> </w:t>
                            </w:r>
                            <w:r>
                              <w:rPr>
                                <w:color w:val="333333"/>
                              </w:rPr>
                              <w:t>a</w:t>
                            </w:r>
                            <w:r>
                              <w:rPr>
                                <w:color w:val="333333"/>
                                <w:spacing w:val="-2"/>
                              </w:rPr>
                              <w:t xml:space="preserve"> </w:t>
                            </w:r>
                            <w:r>
                              <w:rPr>
                                <w:color w:val="333333"/>
                              </w:rPr>
                              <w:t>summary</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background</w:t>
                            </w:r>
                            <w:r>
                              <w:rPr>
                                <w:color w:val="333333"/>
                                <w:spacing w:val="-1"/>
                              </w:rPr>
                              <w:t xml:space="preserve"> </w:t>
                            </w:r>
                            <w:r>
                              <w:rPr>
                                <w:color w:val="333333"/>
                              </w:rPr>
                              <w:t>and</w:t>
                            </w:r>
                            <w:r>
                              <w:rPr>
                                <w:color w:val="333333"/>
                                <w:spacing w:val="-2"/>
                              </w:rPr>
                              <w:t xml:space="preserve"> </w:t>
                            </w:r>
                            <w:r>
                              <w:rPr>
                                <w:color w:val="333333"/>
                              </w:rPr>
                              <w:t>rationale</w:t>
                            </w:r>
                            <w:r>
                              <w:rPr>
                                <w:color w:val="333333"/>
                                <w:spacing w:val="-2"/>
                              </w:rPr>
                              <w:t xml:space="preserve"> </w:t>
                            </w:r>
                            <w:r>
                              <w:rPr>
                                <w:color w:val="333333"/>
                              </w:rPr>
                              <w:t>for</w:t>
                            </w:r>
                            <w:r>
                              <w:rPr>
                                <w:color w:val="333333"/>
                                <w:spacing w:val="-2"/>
                              </w:rPr>
                              <w:t xml:space="preserve"> </w:t>
                            </w:r>
                            <w:r>
                              <w:rPr>
                                <w:color w:val="333333"/>
                              </w:rPr>
                              <w:t>this</w:t>
                            </w:r>
                            <w:r>
                              <w:rPr>
                                <w:color w:val="333333"/>
                                <w:spacing w:val="-2"/>
                              </w:rPr>
                              <w:t xml:space="preserve"> </w:t>
                            </w:r>
                            <w:r>
                              <w:rPr>
                                <w:color w:val="333333"/>
                              </w:rPr>
                              <w:t>study</w:t>
                            </w:r>
                            <w:r>
                              <w:rPr>
                                <w:color w:val="333333"/>
                                <w:spacing w:val="-2"/>
                              </w:rPr>
                              <w:t xml:space="preserve"> </w:t>
                            </w:r>
                            <w:r>
                              <w:rPr>
                                <w:color w:val="333333"/>
                              </w:rPr>
                              <w:t>(i.e.,</w:t>
                            </w:r>
                            <w:r>
                              <w:rPr>
                                <w:color w:val="333333"/>
                                <w:spacing w:val="-1"/>
                              </w:rPr>
                              <w:t xml:space="preserve"> </w:t>
                            </w:r>
                            <w:r>
                              <w:rPr>
                                <w:color w:val="333333"/>
                              </w:rPr>
                              <w:t>why</w:t>
                            </w:r>
                            <w:r>
                              <w:rPr>
                                <w:color w:val="333333"/>
                                <w:spacing w:val="-2"/>
                              </w:rPr>
                              <w:t xml:space="preserve"> </w:t>
                            </w:r>
                            <w:r>
                              <w:rPr>
                                <w:color w:val="333333"/>
                              </w:rPr>
                              <w:t>is</w:t>
                            </w:r>
                            <w:r>
                              <w:rPr>
                                <w:color w:val="333333"/>
                                <w:spacing w:val="-2"/>
                              </w:rPr>
                              <w:t xml:space="preserve"> </w:t>
                            </w:r>
                            <w:r>
                              <w:rPr>
                                <w:color w:val="333333"/>
                              </w:rPr>
                              <w:t>the</w:t>
                            </w:r>
                            <w:r>
                              <w:rPr>
                                <w:color w:val="333333"/>
                                <w:spacing w:val="-2"/>
                              </w:rPr>
                              <w:t xml:space="preserve"> </w:t>
                            </w:r>
                            <w:r>
                              <w:rPr>
                                <w:color w:val="333333"/>
                              </w:rPr>
                              <w:t>study</w:t>
                            </w:r>
                            <w:r>
                              <w:rPr>
                                <w:color w:val="333333"/>
                                <w:spacing w:val="-2"/>
                              </w:rPr>
                              <w:t xml:space="preserve"> </w:t>
                            </w:r>
                            <w:r>
                              <w:rPr>
                                <w:color w:val="333333"/>
                              </w:rPr>
                              <w:t>needed?).</w:t>
                            </w:r>
                            <w:r>
                              <w:rPr>
                                <w:color w:val="333333"/>
                                <w:spacing w:val="-2"/>
                              </w:rPr>
                              <w:t xml:space="preserve"> </w:t>
                            </w:r>
                            <w:r>
                              <w:rPr>
                                <w:color w:val="333333"/>
                              </w:rPr>
                              <w:t>If</w:t>
                            </w:r>
                            <w:r>
                              <w:rPr>
                                <w:color w:val="333333"/>
                                <w:spacing w:val="-1"/>
                              </w:rPr>
                              <w:t xml:space="preserve"> </w:t>
                            </w:r>
                            <w:r>
                              <w:rPr>
                                <w:color w:val="333333"/>
                                <w:spacing w:val="-10"/>
                              </w:rPr>
                              <w:t>a</w:t>
                            </w:r>
                          </w:p>
                          <w:p w14:paraId="2FE869B4" w14:textId="77777777" w:rsidR="00814875" w:rsidRDefault="00EA5180">
                            <w:pPr>
                              <w:pStyle w:val="BodyText"/>
                              <w:spacing w:before="2" w:line="230" w:lineRule="auto"/>
                              <w:rPr>
                                <w:color w:val="000000"/>
                              </w:rPr>
                            </w:pPr>
                            <w:r>
                              <w:rPr>
                                <w:color w:val="333333"/>
                              </w:rPr>
                              <w:t>complete</w:t>
                            </w:r>
                            <w:r>
                              <w:rPr>
                                <w:color w:val="333333"/>
                                <w:spacing w:val="-3"/>
                              </w:rPr>
                              <w:t xml:space="preserve"> </w:t>
                            </w:r>
                            <w:r>
                              <w:rPr>
                                <w:color w:val="333333"/>
                              </w:rPr>
                              <w:t>background</w:t>
                            </w:r>
                            <w:r>
                              <w:rPr>
                                <w:color w:val="333333"/>
                                <w:spacing w:val="-3"/>
                              </w:rPr>
                              <w:t xml:space="preserve"> </w:t>
                            </w:r>
                            <w:r>
                              <w:rPr>
                                <w:color w:val="333333"/>
                              </w:rPr>
                              <w:t>and</w:t>
                            </w:r>
                            <w:r>
                              <w:rPr>
                                <w:color w:val="333333"/>
                                <w:spacing w:val="-3"/>
                              </w:rPr>
                              <w:t xml:space="preserve"> </w:t>
                            </w:r>
                            <w:r>
                              <w:rPr>
                                <w:color w:val="333333"/>
                              </w:rPr>
                              <w:t>literature</w:t>
                            </w:r>
                            <w:r>
                              <w:rPr>
                                <w:color w:val="333333"/>
                                <w:spacing w:val="-3"/>
                              </w:rPr>
                              <w:t xml:space="preserve"> </w:t>
                            </w:r>
                            <w:r>
                              <w:rPr>
                                <w:color w:val="333333"/>
                              </w:rPr>
                              <w:t>review</w:t>
                            </w:r>
                            <w:r>
                              <w:rPr>
                                <w:color w:val="333333"/>
                                <w:spacing w:val="-3"/>
                              </w:rPr>
                              <w:t xml:space="preserve"> </w:t>
                            </w:r>
                            <w:r>
                              <w:rPr>
                                <w:color w:val="333333"/>
                              </w:rPr>
                              <w:t>are</w:t>
                            </w:r>
                            <w:r>
                              <w:rPr>
                                <w:color w:val="333333"/>
                                <w:spacing w:val="-3"/>
                              </w:rPr>
                              <w:t xml:space="preserve"> </w:t>
                            </w:r>
                            <w:r>
                              <w:rPr>
                                <w:color w:val="333333"/>
                              </w:rPr>
                              <w:t>in</w:t>
                            </w:r>
                            <w:r>
                              <w:rPr>
                                <w:color w:val="333333"/>
                                <w:spacing w:val="-3"/>
                              </w:rPr>
                              <w:t xml:space="preserve"> </w:t>
                            </w:r>
                            <w:r>
                              <w:rPr>
                                <w:color w:val="333333"/>
                              </w:rPr>
                              <w:t>an</w:t>
                            </w:r>
                            <w:r>
                              <w:rPr>
                                <w:color w:val="333333"/>
                                <w:spacing w:val="-3"/>
                              </w:rPr>
                              <w:t xml:space="preserve"> </w:t>
                            </w:r>
                            <w:r>
                              <w:rPr>
                                <w:color w:val="333333"/>
                              </w:rPr>
                              <w:t>accompanying</w:t>
                            </w:r>
                            <w:r>
                              <w:rPr>
                                <w:color w:val="333333"/>
                                <w:spacing w:val="-3"/>
                              </w:rPr>
                              <w:t xml:space="preserve"> </w:t>
                            </w:r>
                            <w:r>
                              <w:rPr>
                                <w:color w:val="333333"/>
                              </w:rPr>
                              <w:t>grant</w:t>
                            </w:r>
                            <w:r>
                              <w:rPr>
                                <w:color w:val="333333"/>
                                <w:spacing w:val="-3"/>
                              </w:rPr>
                              <w:t xml:space="preserve"> </w:t>
                            </w:r>
                            <w:r>
                              <w:rPr>
                                <w:color w:val="333333"/>
                              </w:rPr>
                              <w:t>application</w:t>
                            </w:r>
                            <w:r>
                              <w:rPr>
                                <w:color w:val="333333"/>
                                <w:spacing w:val="-3"/>
                              </w:rPr>
                              <w:t xml:space="preserve"> </w:t>
                            </w:r>
                            <w:r>
                              <w:rPr>
                                <w:color w:val="333333"/>
                              </w:rPr>
                              <w:t>or</w:t>
                            </w:r>
                            <w:r>
                              <w:rPr>
                                <w:color w:val="333333"/>
                                <w:spacing w:val="-3"/>
                              </w:rPr>
                              <w:t xml:space="preserve"> </w:t>
                            </w:r>
                            <w:r>
                              <w:rPr>
                                <w:color w:val="333333"/>
                              </w:rPr>
                              <w:t>other</w:t>
                            </w:r>
                            <w:r>
                              <w:rPr>
                                <w:color w:val="333333"/>
                                <w:spacing w:val="-3"/>
                              </w:rPr>
                              <w:t xml:space="preserve"> </w:t>
                            </w:r>
                            <w:r>
                              <w:rPr>
                                <w:color w:val="333333"/>
                              </w:rPr>
                              <w:t>type</w:t>
                            </w:r>
                            <w:r>
                              <w:rPr>
                                <w:color w:val="333333"/>
                                <w:spacing w:val="-3"/>
                              </w:rPr>
                              <w:t xml:space="preserve"> </w:t>
                            </w:r>
                            <w:r>
                              <w:rPr>
                                <w:color w:val="333333"/>
                              </w:rPr>
                              <w:t xml:space="preserve">of proposal, only provide </w:t>
                            </w:r>
                            <w:proofErr w:type="gramStart"/>
                            <w:r>
                              <w:rPr>
                                <w:color w:val="333333"/>
                              </w:rPr>
                              <w:t>a brief summary</w:t>
                            </w:r>
                            <w:proofErr w:type="gramEnd"/>
                            <w:r>
                              <w:rPr>
                                <w:color w:val="333333"/>
                              </w:rPr>
                              <w:t xml:space="preserve"> here. If there is no proposal, provide a more extensive background and literature review, including references.</w:t>
                            </w:r>
                          </w:p>
                        </w:txbxContent>
                      </wps:txbx>
                      <wps:bodyPr wrap="square" lIns="0" tIns="0" rIns="0" bIns="0" rtlCol="0">
                        <a:noAutofit/>
                      </wps:bodyPr>
                    </wps:wsp>
                  </a:graphicData>
                </a:graphic>
              </wp:anchor>
            </w:drawing>
          </mc:Choice>
          <mc:Fallback>
            <w:pict>
              <v:shape w14:anchorId="7D83DCCD" id="Textbox 77" o:spid="_x0000_s1045" type="#_x0000_t202" style="position:absolute;left:0;text-align:left;margin-left:85pt;margin-top:6.2pt;width:455pt;height:44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" fillcolor="#dfebf4" stroked="f">
                <v:textbox inset="0,0,0,0">
                  <w:txbxContent>
                    <w:p w14:paraId="35C3B44B" w14:textId="77777777" w:rsidR="00814875" w:rsidRDefault="00EA5180">
                      <w:pPr>
                        <w:pStyle w:val="BodyText"/>
                        <w:spacing w:line="197" w:lineRule="exact"/>
                        <w:rPr>
                          <w:color w:val="000000"/>
                        </w:rPr>
                      </w:pPr>
                      <w:r>
                        <w:rPr>
                          <w:color w:val="333333"/>
                        </w:rPr>
                        <w:t>Provide</w:t>
                      </w:r>
                      <w:r>
                        <w:rPr>
                          <w:color w:val="333333"/>
                          <w:spacing w:val="-2"/>
                        </w:rPr>
                        <w:t xml:space="preserve"> </w:t>
                      </w:r>
                      <w:r>
                        <w:rPr>
                          <w:color w:val="333333"/>
                        </w:rPr>
                        <w:t>a</w:t>
                      </w:r>
                      <w:r>
                        <w:rPr>
                          <w:color w:val="333333"/>
                          <w:spacing w:val="-2"/>
                        </w:rPr>
                        <w:t xml:space="preserve"> </w:t>
                      </w:r>
                      <w:r>
                        <w:rPr>
                          <w:color w:val="333333"/>
                        </w:rPr>
                        <w:t>summary</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background</w:t>
                      </w:r>
                      <w:r>
                        <w:rPr>
                          <w:color w:val="333333"/>
                          <w:spacing w:val="-1"/>
                        </w:rPr>
                        <w:t xml:space="preserve"> </w:t>
                      </w:r>
                      <w:r>
                        <w:rPr>
                          <w:color w:val="333333"/>
                        </w:rPr>
                        <w:t>and</w:t>
                      </w:r>
                      <w:r>
                        <w:rPr>
                          <w:color w:val="333333"/>
                          <w:spacing w:val="-2"/>
                        </w:rPr>
                        <w:t xml:space="preserve"> </w:t>
                      </w:r>
                      <w:r>
                        <w:rPr>
                          <w:color w:val="333333"/>
                        </w:rPr>
                        <w:t>rationale</w:t>
                      </w:r>
                      <w:r>
                        <w:rPr>
                          <w:color w:val="333333"/>
                          <w:spacing w:val="-2"/>
                        </w:rPr>
                        <w:t xml:space="preserve"> </w:t>
                      </w:r>
                      <w:r>
                        <w:rPr>
                          <w:color w:val="333333"/>
                        </w:rPr>
                        <w:t>for</w:t>
                      </w:r>
                      <w:r>
                        <w:rPr>
                          <w:color w:val="333333"/>
                          <w:spacing w:val="-2"/>
                        </w:rPr>
                        <w:t xml:space="preserve"> </w:t>
                      </w:r>
                      <w:r>
                        <w:rPr>
                          <w:color w:val="333333"/>
                        </w:rPr>
                        <w:t>this</w:t>
                      </w:r>
                      <w:r>
                        <w:rPr>
                          <w:color w:val="333333"/>
                          <w:spacing w:val="-2"/>
                        </w:rPr>
                        <w:t xml:space="preserve"> </w:t>
                      </w:r>
                      <w:r>
                        <w:rPr>
                          <w:color w:val="333333"/>
                        </w:rPr>
                        <w:t>study</w:t>
                      </w:r>
                      <w:r>
                        <w:rPr>
                          <w:color w:val="333333"/>
                          <w:spacing w:val="-2"/>
                        </w:rPr>
                        <w:t xml:space="preserve"> </w:t>
                      </w:r>
                      <w:r>
                        <w:rPr>
                          <w:color w:val="333333"/>
                        </w:rPr>
                        <w:t>(i.e.,</w:t>
                      </w:r>
                      <w:r>
                        <w:rPr>
                          <w:color w:val="333333"/>
                          <w:spacing w:val="-1"/>
                        </w:rPr>
                        <w:t xml:space="preserve"> </w:t>
                      </w:r>
                      <w:r>
                        <w:rPr>
                          <w:color w:val="333333"/>
                        </w:rPr>
                        <w:t>why</w:t>
                      </w:r>
                      <w:r>
                        <w:rPr>
                          <w:color w:val="333333"/>
                          <w:spacing w:val="-2"/>
                        </w:rPr>
                        <w:t xml:space="preserve"> </w:t>
                      </w:r>
                      <w:r>
                        <w:rPr>
                          <w:color w:val="333333"/>
                        </w:rPr>
                        <w:t>is</w:t>
                      </w:r>
                      <w:r>
                        <w:rPr>
                          <w:color w:val="333333"/>
                          <w:spacing w:val="-2"/>
                        </w:rPr>
                        <w:t xml:space="preserve"> </w:t>
                      </w:r>
                      <w:r>
                        <w:rPr>
                          <w:color w:val="333333"/>
                        </w:rPr>
                        <w:t>the</w:t>
                      </w:r>
                      <w:r>
                        <w:rPr>
                          <w:color w:val="333333"/>
                          <w:spacing w:val="-2"/>
                        </w:rPr>
                        <w:t xml:space="preserve"> </w:t>
                      </w:r>
                      <w:r>
                        <w:rPr>
                          <w:color w:val="333333"/>
                        </w:rPr>
                        <w:t>study</w:t>
                      </w:r>
                      <w:r>
                        <w:rPr>
                          <w:color w:val="333333"/>
                          <w:spacing w:val="-2"/>
                        </w:rPr>
                        <w:t xml:space="preserve"> </w:t>
                      </w:r>
                      <w:r>
                        <w:rPr>
                          <w:color w:val="333333"/>
                        </w:rPr>
                        <w:t>needed?).</w:t>
                      </w:r>
                      <w:r>
                        <w:rPr>
                          <w:color w:val="333333"/>
                          <w:spacing w:val="-2"/>
                        </w:rPr>
                        <w:t xml:space="preserve"> </w:t>
                      </w:r>
                      <w:r>
                        <w:rPr>
                          <w:color w:val="333333"/>
                        </w:rPr>
                        <w:t>If</w:t>
                      </w:r>
                      <w:r>
                        <w:rPr>
                          <w:color w:val="333333"/>
                          <w:spacing w:val="-1"/>
                        </w:rPr>
                        <w:t xml:space="preserve"> </w:t>
                      </w:r>
                      <w:r>
                        <w:rPr>
                          <w:color w:val="333333"/>
                          <w:spacing w:val="-10"/>
                        </w:rPr>
                        <w:t>a</w:t>
                      </w:r>
                    </w:p>
                    <w:p w14:paraId="2FE869B4" w14:textId="77777777" w:rsidR="00814875" w:rsidRDefault="00EA5180">
                      <w:pPr>
                        <w:pStyle w:val="BodyText"/>
                        <w:spacing w:before="2" w:line="230" w:lineRule="auto"/>
                        <w:rPr>
                          <w:color w:val="000000"/>
                        </w:rPr>
                      </w:pPr>
                      <w:r>
                        <w:rPr>
                          <w:color w:val="333333"/>
                        </w:rPr>
                        <w:t>complete</w:t>
                      </w:r>
                      <w:r>
                        <w:rPr>
                          <w:color w:val="333333"/>
                          <w:spacing w:val="-3"/>
                        </w:rPr>
                        <w:t xml:space="preserve"> </w:t>
                      </w:r>
                      <w:r>
                        <w:rPr>
                          <w:color w:val="333333"/>
                        </w:rPr>
                        <w:t>background</w:t>
                      </w:r>
                      <w:r>
                        <w:rPr>
                          <w:color w:val="333333"/>
                          <w:spacing w:val="-3"/>
                        </w:rPr>
                        <w:t xml:space="preserve"> </w:t>
                      </w:r>
                      <w:r>
                        <w:rPr>
                          <w:color w:val="333333"/>
                        </w:rPr>
                        <w:t>and</w:t>
                      </w:r>
                      <w:r>
                        <w:rPr>
                          <w:color w:val="333333"/>
                          <w:spacing w:val="-3"/>
                        </w:rPr>
                        <w:t xml:space="preserve"> </w:t>
                      </w:r>
                      <w:r>
                        <w:rPr>
                          <w:color w:val="333333"/>
                        </w:rPr>
                        <w:t>literature</w:t>
                      </w:r>
                      <w:r>
                        <w:rPr>
                          <w:color w:val="333333"/>
                          <w:spacing w:val="-3"/>
                        </w:rPr>
                        <w:t xml:space="preserve"> </w:t>
                      </w:r>
                      <w:r>
                        <w:rPr>
                          <w:color w:val="333333"/>
                        </w:rPr>
                        <w:t>review</w:t>
                      </w:r>
                      <w:r>
                        <w:rPr>
                          <w:color w:val="333333"/>
                          <w:spacing w:val="-3"/>
                        </w:rPr>
                        <w:t xml:space="preserve"> </w:t>
                      </w:r>
                      <w:r>
                        <w:rPr>
                          <w:color w:val="333333"/>
                        </w:rPr>
                        <w:t>are</w:t>
                      </w:r>
                      <w:r>
                        <w:rPr>
                          <w:color w:val="333333"/>
                          <w:spacing w:val="-3"/>
                        </w:rPr>
                        <w:t xml:space="preserve"> </w:t>
                      </w:r>
                      <w:r>
                        <w:rPr>
                          <w:color w:val="333333"/>
                        </w:rPr>
                        <w:t>in</w:t>
                      </w:r>
                      <w:r>
                        <w:rPr>
                          <w:color w:val="333333"/>
                          <w:spacing w:val="-3"/>
                        </w:rPr>
                        <w:t xml:space="preserve"> </w:t>
                      </w:r>
                      <w:r>
                        <w:rPr>
                          <w:color w:val="333333"/>
                        </w:rPr>
                        <w:t>an</w:t>
                      </w:r>
                      <w:r>
                        <w:rPr>
                          <w:color w:val="333333"/>
                          <w:spacing w:val="-3"/>
                        </w:rPr>
                        <w:t xml:space="preserve"> </w:t>
                      </w:r>
                      <w:r>
                        <w:rPr>
                          <w:color w:val="333333"/>
                        </w:rPr>
                        <w:t>accompanying</w:t>
                      </w:r>
                      <w:r>
                        <w:rPr>
                          <w:color w:val="333333"/>
                          <w:spacing w:val="-3"/>
                        </w:rPr>
                        <w:t xml:space="preserve"> </w:t>
                      </w:r>
                      <w:r>
                        <w:rPr>
                          <w:color w:val="333333"/>
                        </w:rPr>
                        <w:t>grant</w:t>
                      </w:r>
                      <w:r>
                        <w:rPr>
                          <w:color w:val="333333"/>
                          <w:spacing w:val="-3"/>
                        </w:rPr>
                        <w:t xml:space="preserve"> </w:t>
                      </w:r>
                      <w:r>
                        <w:rPr>
                          <w:color w:val="333333"/>
                        </w:rPr>
                        <w:t>application</w:t>
                      </w:r>
                      <w:r>
                        <w:rPr>
                          <w:color w:val="333333"/>
                          <w:spacing w:val="-3"/>
                        </w:rPr>
                        <w:t xml:space="preserve"> </w:t>
                      </w:r>
                      <w:r>
                        <w:rPr>
                          <w:color w:val="333333"/>
                        </w:rPr>
                        <w:t>or</w:t>
                      </w:r>
                      <w:r>
                        <w:rPr>
                          <w:color w:val="333333"/>
                          <w:spacing w:val="-3"/>
                        </w:rPr>
                        <w:t xml:space="preserve"> </w:t>
                      </w:r>
                      <w:r>
                        <w:rPr>
                          <w:color w:val="333333"/>
                        </w:rPr>
                        <w:t>other</w:t>
                      </w:r>
                      <w:r>
                        <w:rPr>
                          <w:color w:val="333333"/>
                          <w:spacing w:val="-3"/>
                        </w:rPr>
                        <w:t xml:space="preserve"> </w:t>
                      </w:r>
                      <w:r>
                        <w:rPr>
                          <w:color w:val="333333"/>
                        </w:rPr>
                        <w:t>type</w:t>
                      </w:r>
                      <w:r>
                        <w:rPr>
                          <w:color w:val="333333"/>
                          <w:spacing w:val="-3"/>
                        </w:rPr>
                        <w:t xml:space="preserve"> </w:t>
                      </w:r>
                      <w:r>
                        <w:rPr>
                          <w:color w:val="333333"/>
                        </w:rPr>
                        <w:t xml:space="preserve">of proposal, only provide </w:t>
                      </w:r>
                      <w:proofErr w:type="gramStart"/>
                      <w:r>
                        <w:rPr>
                          <w:color w:val="333333"/>
                        </w:rPr>
                        <w:t>a brief summary</w:t>
                      </w:r>
                      <w:proofErr w:type="gramEnd"/>
                      <w:r>
                        <w:rPr>
                          <w:color w:val="333333"/>
                        </w:rPr>
                        <w:t xml:space="preserve"> here. If there is no proposal, provide a more extensive background and literature review, including references.</w:t>
                      </w:r>
                    </w:p>
                  </w:txbxContent>
                </v:textbox>
                <w10:wrap anchorx="page"/>
              </v:shape>
            </w:pict>
          </mc:Fallback>
        </mc:AlternateContent>
      </w:r>
      <w:r>
        <w:rPr>
          <w:color w:val="333333"/>
          <w:spacing w:val="-2"/>
          <w:sz w:val="20"/>
        </w:rPr>
        <w:t>A.1.1.</w:t>
      </w:r>
    </w:p>
    <w:p w14:paraId="1CF0439A" w14:textId="77777777" w:rsidR="00814875" w:rsidRDefault="00814875">
      <w:pPr>
        <w:pStyle w:val="BodyText"/>
        <w:rPr>
          <w:sz w:val="24"/>
        </w:rPr>
      </w:pPr>
    </w:p>
    <w:p w14:paraId="485E1953" w14:textId="77777777" w:rsidR="00814875" w:rsidRDefault="00814875">
      <w:pPr>
        <w:pStyle w:val="BodyText"/>
        <w:rPr>
          <w:sz w:val="24"/>
        </w:rPr>
      </w:pPr>
    </w:p>
    <w:p w14:paraId="5CFE6FB3" w14:textId="77777777" w:rsidR="00814875" w:rsidRDefault="00814875">
      <w:pPr>
        <w:pStyle w:val="BodyText"/>
        <w:spacing w:before="65"/>
        <w:rPr>
          <w:sz w:val="24"/>
        </w:rPr>
      </w:pPr>
    </w:p>
    <w:p w14:paraId="0A8F63B3" w14:textId="1B43991E" w:rsidR="00F02ECD" w:rsidRDefault="00E37C57">
      <w:pPr>
        <w:spacing w:before="1"/>
        <w:ind w:left="680"/>
        <w:rPr>
          <w:rFonts w:ascii="Times New Roman"/>
          <w:color w:val="333333"/>
          <w:sz w:val="24"/>
        </w:rPr>
      </w:pPr>
      <w:r w:rsidRPr="00E37C57">
        <w:rPr>
          <w:rFonts w:ascii="Times New Roman"/>
          <w:color w:val="333333"/>
          <w:sz w:val="24"/>
        </w:rPr>
        <w:t>Despite compelling evidence that access to high-quality primary care improves the health of individual patients and population</w:t>
      </w:r>
      <w:r w:rsidR="00F02ECD">
        <w:rPr>
          <w:rFonts w:ascii="Times New Roman"/>
          <w:color w:val="333333"/>
          <w:sz w:val="24"/>
        </w:rPr>
        <w:t xml:space="preserve"> (Basu et al 2019; Shi 2012; Starfield et al 2005)</w:t>
      </w:r>
      <w:r w:rsidRPr="00E37C57">
        <w:rPr>
          <w:rFonts w:ascii="Times New Roman"/>
          <w:color w:val="333333"/>
          <w:sz w:val="24"/>
        </w:rPr>
        <w:t xml:space="preserve"> approximately 101 million Americans currently live in primary care health professional shortage areas in the United States (US). Eliminating these shortages would require </w:t>
      </w:r>
      <w:r w:rsidR="00F02ECD">
        <w:rPr>
          <w:rFonts w:ascii="Times New Roman"/>
          <w:color w:val="333333"/>
          <w:sz w:val="24"/>
        </w:rPr>
        <w:t>14,915</w:t>
      </w:r>
      <w:r w:rsidRPr="00E37C57">
        <w:rPr>
          <w:rFonts w:ascii="Times New Roman"/>
          <w:color w:val="333333"/>
          <w:sz w:val="24"/>
        </w:rPr>
        <w:t xml:space="preserve"> additional primary care clinicians</w:t>
      </w:r>
      <w:r w:rsidR="00F02ECD">
        <w:rPr>
          <w:rFonts w:ascii="Times New Roman"/>
          <w:color w:val="333333"/>
          <w:sz w:val="24"/>
        </w:rPr>
        <w:t xml:space="preserve"> (US DHHS 2024)</w:t>
      </w:r>
      <w:r w:rsidRPr="00E37C57">
        <w:rPr>
          <w:rFonts w:ascii="Times New Roman"/>
          <w:color w:val="333333"/>
          <w:sz w:val="24"/>
        </w:rPr>
        <w:t>. Rural areas face significant primary care physician (PCP) shortages and an impending wave of physician retirements</w:t>
      </w:r>
      <w:r w:rsidR="00F02ECD">
        <w:rPr>
          <w:rFonts w:ascii="Times New Roman"/>
          <w:color w:val="333333"/>
          <w:sz w:val="24"/>
        </w:rPr>
        <w:t xml:space="preserve"> (Skinner et al 2010)</w:t>
      </w:r>
      <w:r w:rsidRPr="00E37C57">
        <w:rPr>
          <w:rFonts w:ascii="Times New Roman"/>
          <w:color w:val="333333"/>
          <w:sz w:val="24"/>
        </w:rPr>
        <w:t>. Attracting new physicians to practice primary care in rural areas to replace those leaving the workforce remains challenging</w:t>
      </w:r>
      <w:r w:rsidR="00F02ECD">
        <w:rPr>
          <w:rFonts w:ascii="Times New Roman"/>
          <w:color w:val="333333"/>
          <w:sz w:val="24"/>
        </w:rPr>
        <w:t xml:space="preserve"> (Lakhan and Laird 2009; Patterson et al 2023; Bennet and Phillips 2010).  </w:t>
      </w:r>
    </w:p>
    <w:p w14:paraId="5CEB6E6D" w14:textId="77777777" w:rsidR="00F02ECD" w:rsidRDefault="00F02ECD">
      <w:pPr>
        <w:spacing w:before="1"/>
        <w:ind w:left="680"/>
        <w:rPr>
          <w:rFonts w:ascii="Times New Roman"/>
          <w:color w:val="333333"/>
          <w:sz w:val="24"/>
        </w:rPr>
      </w:pPr>
    </w:p>
    <w:p w14:paraId="28100B1B" w14:textId="51E4A729" w:rsidR="00814875" w:rsidRDefault="00E37C57">
      <w:pPr>
        <w:spacing w:before="1"/>
        <w:ind w:left="680"/>
        <w:rPr>
          <w:rFonts w:ascii="Times New Roman"/>
          <w:color w:val="333333"/>
          <w:sz w:val="24"/>
        </w:rPr>
      </w:pPr>
      <w:r w:rsidRPr="00E37C57">
        <w:rPr>
          <w:rFonts w:ascii="Times New Roman"/>
          <w:color w:val="333333"/>
          <w:sz w:val="24"/>
        </w:rPr>
        <w:t>Prior life course studies have made significant contributions to our understanding of how individuals</w:t>
      </w:r>
      <w:r w:rsidRPr="00E37C57">
        <w:rPr>
          <w:rFonts w:ascii="Times New Roman"/>
          <w:color w:val="333333"/>
          <w:sz w:val="24"/>
        </w:rPr>
        <w:t>’</w:t>
      </w:r>
      <w:r w:rsidRPr="00E37C57">
        <w:rPr>
          <w:rFonts w:ascii="Times New Roman"/>
          <w:color w:val="333333"/>
          <w:sz w:val="24"/>
        </w:rPr>
        <w:t xml:space="preserve"> careers unfold and the influence of age</w:t>
      </w:r>
      <w:r w:rsidRPr="00E37C57">
        <w:rPr>
          <w:rFonts w:ascii="Times New Roman"/>
          <w:color w:val="333333"/>
          <w:sz w:val="24"/>
        </w:rPr>
        <w:fldChar w:fldCharType="begin">
          <w:fldData xml:space="preserve">PEVuZE5vdGU+PENpdGU+PEF1dGhvcj5TY2hvb248L0F1dGhvcj48WWVhcj4yMDA3PC9ZZWFyPjxS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</w:fldData>
        </w:fldChar>
      </w:r>
      <w:r w:rsidR="003F44EF">
        <w:rPr>
          <w:rFonts w:ascii="Times New Roman"/>
          <w:color w:val="333333"/>
          <w:sz w:val="24"/>
        </w:rPr>
        <w:instrText xml:space="preserve"> ADDIN EN.CITE </w:instrText>
      </w:r>
      <w:r w:rsidR="003F44EF">
        <w:rPr>
          <w:rFonts w:ascii="Times New Roman"/>
          <w:color w:val="333333"/>
          <w:sz w:val="24"/>
        </w:rPr>
        <w:fldChar w:fldCharType="begin">
          <w:fldData xml:space="preserve">PEVuZE5vdGU+PENpdGU+PEF1dGhvcj5TY2hvb248L0F1dGhvcj48WWVhcj4yMDA3PC9ZZWFyPjxS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</w:fldData>
        </w:fldChar>
      </w:r>
      <w:r w:rsidR="003F44EF">
        <w:rPr>
          <w:rFonts w:ascii="Times New Roman"/>
          <w:color w:val="333333"/>
          <w:sz w:val="24"/>
        </w:rPr>
        <w:instrText xml:space="preserve"> ADDIN EN.CITE.DATA </w:instrText>
      </w:r>
      <w:r w:rsidR="003F44EF">
        <w:rPr>
          <w:rFonts w:ascii="Times New Roman"/>
          <w:color w:val="333333"/>
          <w:sz w:val="24"/>
        </w:rPr>
      </w:r>
      <w:r w:rsidR="003F44EF">
        <w:rPr>
          <w:rFonts w:ascii="Times New Roman"/>
          <w:color w:val="333333"/>
          <w:sz w:val="24"/>
        </w:rPr>
        <w:fldChar w:fldCharType="end"/>
      </w:r>
      <w:r w:rsidRPr="00E37C57">
        <w:rPr>
          <w:rFonts w:ascii="Times New Roman"/>
          <w:color w:val="333333"/>
          <w:sz w:val="24"/>
        </w:rPr>
      </w:r>
      <w:r w:rsidRPr="00E37C57">
        <w:rPr>
          <w:rFonts w:ascii="Times New Roman"/>
          <w:color w:val="333333"/>
          <w:sz w:val="24"/>
        </w:rPr>
        <w:fldChar w:fldCharType="separate"/>
      </w:r>
      <w:r w:rsidR="003F44EF" w:rsidRPr="003F44EF">
        <w:rPr>
          <w:rFonts w:ascii="Times New Roman"/>
          <w:noProof/>
          <w:color w:val="333333"/>
          <w:sz w:val="24"/>
          <w:vertAlign w:val="superscript"/>
        </w:rPr>
        <w:t>1-5</w:t>
      </w:r>
      <w:r w:rsidRPr="00E37C57">
        <w:rPr>
          <w:rFonts w:ascii="Times New Roman"/>
          <w:color w:val="333333"/>
          <w:sz w:val="24"/>
        </w:rPr>
        <w:fldChar w:fldCharType="end"/>
      </w:r>
      <w:r w:rsidRPr="00E37C57">
        <w:rPr>
          <w:rFonts w:ascii="Times New Roman"/>
          <w:color w:val="333333"/>
          <w:sz w:val="24"/>
        </w:rPr>
        <w:t xml:space="preserve"> and gender</w:t>
      </w:r>
      <w:r w:rsidR="00EA5180">
        <w:rPr>
          <w:rFonts w:ascii="Times New Roman"/>
          <w:color w:val="333333"/>
          <w:sz w:val="24"/>
        </w:rPr>
        <w:t xml:space="preserve"> (Giele and Elder 2016; Moen 2016) </w:t>
      </w:r>
      <w:r w:rsidRPr="00E37C57">
        <w:rPr>
          <w:rFonts w:ascii="Times New Roman"/>
          <w:color w:val="333333"/>
          <w:sz w:val="24"/>
        </w:rPr>
        <w:t>on career pathways</w:t>
      </w:r>
      <w:r w:rsidR="00F02ECD">
        <w:rPr>
          <w:rFonts w:ascii="Times New Roman"/>
          <w:color w:val="333333"/>
          <w:sz w:val="24"/>
        </w:rPr>
        <w:t xml:space="preserve">. </w:t>
      </w:r>
      <w:r w:rsidRPr="00E37C57">
        <w:rPr>
          <w:rFonts w:ascii="Times New Roman"/>
          <w:color w:val="333333"/>
          <w:sz w:val="24"/>
        </w:rPr>
        <w:t>There is evidence that female physician</w:t>
      </w:r>
      <w:r w:rsidRPr="00E37C57">
        <w:rPr>
          <w:rFonts w:ascii="Times New Roman"/>
          <w:color w:val="333333"/>
          <w:sz w:val="24"/>
        </w:rPr>
        <w:t>’</w:t>
      </w:r>
      <w:r w:rsidRPr="00E37C57">
        <w:rPr>
          <w:rFonts w:ascii="Times New Roman"/>
          <w:color w:val="333333"/>
          <w:sz w:val="24"/>
        </w:rPr>
        <w:t xml:space="preserve">s experiences in the medical workplace differ from their male counterparts </w:t>
      </w:r>
      <w:r w:rsidRPr="00E37C57">
        <w:rPr>
          <w:rFonts w:ascii="Times New Roman"/>
          <w:color w:val="333333"/>
          <w:sz w:val="24"/>
        </w:rPr>
        <w:fldChar w:fldCharType="begin"/>
      </w:r>
      <w:r w:rsidR="003F44EF">
        <w:rPr>
          <w:rFonts w:ascii="Times New Roman"/>
          <w:color w:val="333333"/>
          <w:sz w:val="24"/>
        </w:rPr>
        <w:instrText xml:space="preserve"> ADDIN EN.CITE &lt;EndNote&gt;&lt;Cite&gt;&lt;Author&gt;Rouse&lt;/Author&gt;&lt;Year&gt;2020&lt;/Year&gt;&lt;RecNum&gt;1134&lt;/RecNum&gt;&lt;DisplayText&gt;&lt;style face="superscript"&gt;6&lt;/style&gt;&lt;/DisplayText&gt;&lt;record&gt;&lt;rec-number&gt;1134&lt;/rec-number&gt;&lt;foreign-keys&gt;&lt;key app="EN" db-id="5wfpapfsxs9fvle9ptap2eaf2dpeefdd02rv" timestamp="1667574729" guid="3d33fdb7-9e45-4c3e-a0c2-5588f0f0111d"&gt;1134&lt;/key&gt;&lt;/foreign-keys&gt;&lt;ref-type name="Journal Article"&gt;17&lt;/ref-type&gt;&lt;contributors&gt;&lt;authors&gt;&lt;author&gt;Rouse, Linda P. &lt;/author&gt;&lt;author&gt;Nagy-Agren, Stephanie&lt;/author&gt;&lt;author&gt;Gebhard, Roberta E. &lt;/author&gt;&lt;author&gt;Bernstein, Wendy K.&lt;/author&gt;&lt;/authors&gt;&lt;/contributors&gt;&lt;titles&gt;&lt;title&gt;Women Physicians: Gender and the Medical Workplace&lt;/title&gt;&lt;secondary-title&gt;Journal of Women&amp;apos;s Health&lt;/secondary-title&gt;&lt;/titles&gt;&lt;periodical&gt;&lt;full-title&gt;Journal of Women&amp;apos;s Health&lt;/full-title&gt;&lt;/periodical&gt;&lt;pages&gt;297-309&lt;/pages&gt;&lt;volume&gt;29&lt;/volume&gt;&lt;number&gt;3&lt;/number&gt;&lt;keywords&gt;&lt;keyword&gt;women physicians,medical workplace,gender equity,work-life balance,professional practice&lt;/keyword&gt;&lt;/keywords&gt;&lt;dates&gt;&lt;year&gt;2020&lt;/year&gt;&lt;/dates&gt;&lt;accession-num&gt;31967945&lt;/accession-num&gt;&lt;urls&gt;&lt;related-urls&gt;&lt;url&gt;https://www.liebertpub.com/doi/abs/10.1089/jwh.2018.7290&lt;/url&gt;&lt;/related-urls&gt;&lt;/urls&gt;&lt;electronic-resource-num&gt;10.1089/jwh.2018.7290&lt;/electronic-resource-num&gt;&lt;/record&gt;&lt;/Cite&gt;&lt;/EndNote&gt;</w:instrText>
      </w:r>
      <w:r w:rsidRPr="00E37C57">
        <w:rPr>
          <w:rFonts w:ascii="Times New Roman"/>
          <w:color w:val="333333"/>
          <w:sz w:val="24"/>
        </w:rPr>
        <w:fldChar w:fldCharType="separate"/>
      </w:r>
      <w:r w:rsidR="003F44EF" w:rsidRPr="003F44EF">
        <w:rPr>
          <w:rFonts w:ascii="Times New Roman"/>
          <w:noProof/>
          <w:color w:val="333333"/>
          <w:sz w:val="24"/>
          <w:vertAlign w:val="superscript"/>
        </w:rPr>
        <w:t>6</w:t>
      </w:r>
      <w:r w:rsidRPr="00E37C57">
        <w:rPr>
          <w:rFonts w:ascii="Times New Roman"/>
          <w:color w:val="333333"/>
          <w:sz w:val="24"/>
        </w:rPr>
        <w:fldChar w:fldCharType="end"/>
      </w:r>
      <w:r w:rsidR="00EA5180">
        <w:rPr>
          <w:rFonts w:ascii="Times New Roman"/>
          <w:color w:val="333333"/>
          <w:sz w:val="24"/>
        </w:rPr>
        <w:t>Rouse 2020)</w:t>
      </w:r>
      <w:r w:rsidRPr="00E37C57">
        <w:rPr>
          <w:rFonts w:ascii="Times New Roman"/>
          <w:color w:val="333333"/>
          <w:sz w:val="24"/>
        </w:rPr>
        <w:t xml:space="preserve"> and that female physicians</w:t>
      </w:r>
      <w:r w:rsidRPr="00E37C57">
        <w:rPr>
          <w:rFonts w:ascii="Times New Roman"/>
          <w:color w:val="333333"/>
          <w:sz w:val="24"/>
        </w:rPr>
        <w:t>’</w:t>
      </w:r>
      <w:r w:rsidRPr="00E37C57">
        <w:rPr>
          <w:rFonts w:ascii="Times New Roman"/>
          <w:color w:val="333333"/>
          <w:sz w:val="24"/>
        </w:rPr>
        <w:t xml:space="preserve"> attempts to combine family responsibilities with careers impacts their behaviors and choices</w:t>
      </w:r>
      <w:r w:rsidR="00EA5180">
        <w:rPr>
          <w:rFonts w:ascii="Times New Roman"/>
          <w:color w:val="333333"/>
          <w:sz w:val="24"/>
        </w:rPr>
        <w:t xml:space="preserve"> (Brown et al 1996; Hutchinson et al 2020; Magrane et al 2012; </w:t>
      </w:r>
      <w:proofErr w:type="spellStart"/>
      <w:r w:rsidR="00EA5180" w:rsidRPr="00EA5180">
        <w:rPr>
          <w:rFonts w:ascii="Times New Roman"/>
          <w:color w:val="333333"/>
          <w:sz w:val="24"/>
        </w:rPr>
        <w:t>Mobilos</w:t>
      </w:r>
      <w:proofErr w:type="spellEnd"/>
      <w:r w:rsidR="00EA5180" w:rsidRPr="00EA5180">
        <w:rPr>
          <w:rFonts w:ascii="Times New Roman"/>
          <w:color w:val="333333"/>
          <w:sz w:val="24"/>
        </w:rPr>
        <w:t xml:space="preserve"> S, 2008)</w:t>
      </w:r>
      <w:r w:rsidR="00EA5180">
        <w:rPr>
          <w:rFonts w:ascii="Times New Roman"/>
          <w:color w:val="333333"/>
          <w:sz w:val="24"/>
        </w:rPr>
        <w:t>.</w:t>
      </w:r>
    </w:p>
    <w:p w14:paraId="614F25EB" w14:textId="77777777" w:rsidR="00F02ECD" w:rsidRDefault="00F02ECD">
      <w:pPr>
        <w:spacing w:before="1"/>
        <w:ind w:left="680"/>
        <w:rPr>
          <w:rFonts w:ascii="Times New Roman"/>
          <w:color w:val="333333"/>
          <w:sz w:val="24"/>
        </w:rPr>
      </w:pPr>
    </w:p>
    <w:p w14:paraId="427C168B" w14:textId="0F23FC41" w:rsidR="00B11B1D" w:rsidRDefault="00CE1B23" w:rsidP="00B11B1D">
      <w:pPr>
        <w:ind w:left="680"/>
        <w:contextualSpacing/>
        <w:rPr>
          <w:rFonts w:ascii="Times New Roman"/>
          <w:color w:val="333333"/>
          <w:sz w:val="24"/>
        </w:rPr>
      </w:pPr>
      <w:r w:rsidRPr="00B11B1D">
        <w:rPr>
          <w:rFonts w:ascii="Times New Roman"/>
          <w:color w:val="333333"/>
          <w:sz w:val="24"/>
        </w:rPr>
        <w:t>I</w:t>
      </w:r>
      <w:r w:rsidRPr="00CE1B23">
        <w:rPr>
          <w:rFonts w:ascii="Times New Roman"/>
          <w:color w:val="333333"/>
          <w:sz w:val="24"/>
        </w:rPr>
        <w:t xml:space="preserve">f we assume that the four </w:t>
      </w:r>
      <w:r w:rsidR="00EA5180">
        <w:rPr>
          <w:rFonts w:ascii="Times New Roman"/>
          <w:color w:val="333333"/>
          <w:sz w:val="24"/>
        </w:rPr>
        <w:t xml:space="preserve">primary care </w:t>
      </w:r>
      <w:r w:rsidRPr="00CE1B23">
        <w:rPr>
          <w:rFonts w:ascii="Times New Roman"/>
          <w:color w:val="333333"/>
          <w:sz w:val="24"/>
        </w:rPr>
        <w:t>typologies</w:t>
      </w:r>
      <w:r w:rsidR="00B11B1D">
        <w:rPr>
          <w:rFonts w:ascii="Times New Roman"/>
          <w:color w:val="333333"/>
          <w:sz w:val="24"/>
        </w:rPr>
        <w:t xml:space="preserve"> uncovered in our previous work</w:t>
      </w:r>
      <w:r w:rsidR="00EA5180">
        <w:rPr>
          <w:rFonts w:ascii="Times New Roman"/>
          <w:color w:val="333333"/>
          <w:sz w:val="24"/>
        </w:rPr>
        <w:t xml:space="preserve"> (Fraher et al 2024)</w:t>
      </w:r>
      <w:r w:rsidRPr="00CE1B23">
        <w:rPr>
          <w:rFonts w:ascii="Times New Roman"/>
          <w:color w:val="333333"/>
          <w:sz w:val="24"/>
        </w:rPr>
        <w:t xml:space="preserve"> are relatively immutable and will remain the dominant </w:t>
      </w:r>
      <w:r w:rsidR="00EA5180">
        <w:rPr>
          <w:rFonts w:ascii="Times New Roman"/>
          <w:color w:val="333333"/>
          <w:sz w:val="24"/>
        </w:rPr>
        <w:t>types of careers</w:t>
      </w:r>
      <w:r w:rsidRPr="00CE1B23">
        <w:rPr>
          <w:rFonts w:ascii="Times New Roman"/>
          <w:color w:val="333333"/>
          <w:sz w:val="24"/>
        </w:rPr>
        <w:t xml:space="preserve"> within primary care, the question becomes how to use this knowledge to improve the supply, </w:t>
      </w:r>
      <w:r w:rsidR="00B11B1D">
        <w:rPr>
          <w:rFonts w:ascii="Times New Roman"/>
          <w:color w:val="333333"/>
          <w:sz w:val="24"/>
        </w:rPr>
        <w:t xml:space="preserve">and </w:t>
      </w:r>
      <w:r w:rsidRPr="00CE1B23">
        <w:rPr>
          <w:rFonts w:ascii="Times New Roman"/>
          <w:color w:val="333333"/>
          <w:sz w:val="24"/>
        </w:rPr>
        <w:t>distribution</w:t>
      </w:r>
      <w:r w:rsidR="00B11B1D">
        <w:rPr>
          <w:rFonts w:ascii="Times New Roman"/>
          <w:color w:val="333333"/>
          <w:sz w:val="24"/>
        </w:rPr>
        <w:t xml:space="preserve"> of the primary care physician workforce.</w:t>
      </w:r>
      <w:bookmarkStart w:id="0" w:name="_Hlk164432343"/>
      <w:r w:rsidR="00B11B1D">
        <w:rPr>
          <w:rFonts w:ascii="Times New Roman"/>
          <w:color w:val="333333"/>
          <w:sz w:val="24"/>
        </w:rPr>
        <w:t xml:space="preserve"> </w:t>
      </w:r>
    </w:p>
    <w:p w14:paraId="2E82002D" w14:textId="77777777" w:rsidR="00B11B1D" w:rsidRDefault="00B11B1D" w:rsidP="00B11B1D">
      <w:pPr>
        <w:ind w:left="680"/>
        <w:contextualSpacing/>
        <w:rPr>
          <w:rFonts w:ascii="Times New Roman"/>
          <w:color w:val="333333"/>
          <w:sz w:val="24"/>
        </w:rPr>
      </w:pPr>
    </w:p>
    <w:p w14:paraId="3D420AE9" w14:textId="378F5FED" w:rsidR="00F02ECD" w:rsidRPr="00E37C57" w:rsidRDefault="00CE1B23" w:rsidP="00EA5180">
      <w:pPr>
        <w:ind w:left="680"/>
        <w:contextualSpacing/>
        <w:rPr>
          <w:rFonts w:ascii="Times New Roman"/>
          <w:color w:val="333333"/>
          <w:sz w:val="24"/>
        </w:rPr>
      </w:pPr>
      <w:r w:rsidRPr="00B11B1D">
        <w:rPr>
          <w:rFonts w:ascii="Times New Roman"/>
          <w:color w:val="333333"/>
          <w:sz w:val="24"/>
        </w:rPr>
        <w:t xml:space="preserve">Policy makers could use the knowledge that PCP careers are relatively </w:t>
      </w:r>
      <w:r w:rsidRPr="00B11B1D">
        <w:rPr>
          <w:rFonts w:ascii="Times New Roman"/>
          <w:color w:val="333333"/>
          <w:sz w:val="24"/>
        </w:rPr>
        <w:t>“</w:t>
      </w:r>
      <w:r w:rsidRPr="00B11B1D">
        <w:rPr>
          <w:rFonts w:ascii="Times New Roman"/>
          <w:color w:val="333333"/>
          <w:sz w:val="24"/>
        </w:rPr>
        <w:t>fixed</w:t>
      </w:r>
      <w:r w:rsidRPr="00B11B1D">
        <w:rPr>
          <w:rFonts w:ascii="Times New Roman"/>
          <w:color w:val="333333"/>
          <w:sz w:val="24"/>
        </w:rPr>
        <w:t>”</w:t>
      </w:r>
      <w:r w:rsidRPr="00B11B1D">
        <w:rPr>
          <w:rFonts w:ascii="Times New Roman"/>
          <w:color w:val="333333"/>
          <w:sz w:val="24"/>
        </w:rPr>
        <w:t xml:space="preserve"> over time to target investments to better align with supporting different career typologies</w:t>
      </w:r>
      <w:bookmarkEnd w:id="0"/>
      <w:r w:rsidR="00B11B1D">
        <w:rPr>
          <w:rFonts w:ascii="Times New Roman"/>
          <w:color w:val="333333"/>
          <w:sz w:val="24"/>
        </w:rPr>
        <w:t xml:space="preserve"> </w:t>
      </w:r>
      <w:r w:rsidR="00012948">
        <w:rPr>
          <w:rFonts w:ascii="Times New Roman"/>
          <w:color w:val="333333"/>
          <w:sz w:val="24"/>
        </w:rPr>
        <w:t xml:space="preserve">at </w:t>
      </w:r>
      <w:r w:rsidR="00753167">
        <w:rPr>
          <w:rFonts w:ascii="Times New Roman"/>
          <w:color w:val="333333"/>
          <w:sz w:val="24"/>
        </w:rPr>
        <w:t>a</w:t>
      </w:r>
      <w:r w:rsidR="00012948">
        <w:rPr>
          <w:rFonts w:ascii="Times New Roman"/>
          <w:color w:val="333333"/>
          <w:sz w:val="24"/>
        </w:rPr>
        <w:t xml:space="preserve"> point in a</w:t>
      </w:r>
      <w:r w:rsidR="00B11B1D">
        <w:rPr>
          <w:rFonts w:ascii="Times New Roman"/>
          <w:color w:val="333333"/>
          <w:sz w:val="24"/>
        </w:rPr>
        <w:t xml:space="preserve"> male or female physician</w:t>
      </w:r>
      <w:r w:rsidR="00012948">
        <w:rPr>
          <w:rFonts w:ascii="Times New Roman"/>
          <w:color w:val="333333"/>
          <w:sz w:val="24"/>
        </w:rPr>
        <w:t>’</w:t>
      </w:r>
      <w:r w:rsidR="00012948">
        <w:rPr>
          <w:rFonts w:ascii="Times New Roman"/>
          <w:color w:val="333333"/>
          <w:sz w:val="24"/>
        </w:rPr>
        <w:t>s career when they</w:t>
      </w:r>
      <w:r w:rsidR="00B11B1D">
        <w:rPr>
          <w:rFonts w:ascii="Times New Roman"/>
          <w:color w:val="333333"/>
          <w:sz w:val="24"/>
        </w:rPr>
        <w:t xml:space="preserve"> are more likely to make a transition. Our previous study </w:t>
      </w:r>
      <w:r w:rsidR="00012948">
        <w:rPr>
          <w:rFonts w:ascii="Times New Roman"/>
          <w:color w:val="333333"/>
          <w:sz w:val="24"/>
        </w:rPr>
        <w:t>found</w:t>
      </w:r>
      <w:r w:rsidR="00B11B1D">
        <w:rPr>
          <w:rFonts w:ascii="Times New Roman"/>
          <w:color w:val="333333"/>
          <w:sz w:val="24"/>
        </w:rPr>
        <w:t xml:space="preserve"> </w:t>
      </w:r>
      <w:r w:rsidR="00B11B1D" w:rsidRPr="00B11B1D">
        <w:rPr>
          <w:rFonts w:ascii="Times New Roman"/>
          <w:color w:val="333333"/>
          <w:sz w:val="24"/>
        </w:rPr>
        <w:t xml:space="preserve">that the rural workforce was the oldest </w:t>
      </w:r>
      <w:r w:rsidR="00B11B1D">
        <w:rPr>
          <w:rFonts w:ascii="Times New Roman"/>
          <w:color w:val="333333"/>
          <w:sz w:val="24"/>
        </w:rPr>
        <w:t>group</w:t>
      </w:r>
      <w:r w:rsidR="00B11B1D" w:rsidRPr="00B11B1D">
        <w:rPr>
          <w:rFonts w:ascii="Times New Roman"/>
          <w:color w:val="333333"/>
          <w:sz w:val="24"/>
        </w:rPr>
        <w:t xml:space="preserve"> in 2019 at an average age of 52.8, up from 48.2 in 2009. This finding raises the important question of </w:t>
      </w:r>
      <w:r w:rsidR="00B11B1D">
        <w:rPr>
          <w:rFonts w:ascii="Times New Roman"/>
          <w:color w:val="333333"/>
          <w:sz w:val="24"/>
        </w:rPr>
        <w:t xml:space="preserve">whether new entrants to the workforce move </w:t>
      </w:r>
      <w:r w:rsidR="00B11B1D" w:rsidRPr="00B11B1D">
        <w:rPr>
          <w:rFonts w:ascii="Times New Roman"/>
          <w:color w:val="333333"/>
          <w:sz w:val="24"/>
        </w:rPr>
        <w:t>to rural areas to replace the retiring workforce or if physicians in other classes will move to these areas later in their career.</w:t>
      </w:r>
      <w:r w:rsidR="00B11B1D">
        <w:rPr>
          <w:rFonts w:ascii="Times New Roman"/>
          <w:color w:val="333333"/>
          <w:sz w:val="24"/>
        </w:rPr>
        <w:t xml:space="preserve"> Another interesting finding from the previous work was that physicians providing obstetric and gynecological care tended to be younger, female physicians. It is unclear if these physicians will continue to provide maternal care services as they age or</w:t>
      </w:r>
      <w:r w:rsidR="00753167">
        <w:rPr>
          <w:rFonts w:ascii="Times New Roman"/>
          <w:color w:val="333333"/>
          <w:sz w:val="24"/>
        </w:rPr>
        <w:t xml:space="preserve"> if they transition to another type of career as they age. </w:t>
      </w:r>
      <w:r w:rsidR="00B11B1D">
        <w:rPr>
          <w:rFonts w:ascii="Times New Roman"/>
          <w:color w:val="333333"/>
          <w:sz w:val="24"/>
        </w:rPr>
        <w:t xml:space="preserve"> </w:t>
      </w:r>
    </w:p>
    <w:p w14:paraId="0A86E5ED" w14:textId="77777777" w:rsidR="00814875" w:rsidRDefault="00814875">
      <w:pPr>
        <w:pStyle w:val="BodyText"/>
        <w:spacing w:before="190"/>
        <w:rPr>
          <w:rFonts w:ascii="Times New Roman"/>
        </w:rPr>
      </w:pPr>
    </w:p>
    <w:p w14:paraId="742F63C6" w14:textId="77777777" w:rsidR="00814875" w:rsidRDefault="00EA5180">
      <w:pPr>
        <w:pStyle w:val="BodyText"/>
        <w:tabs>
          <w:tab w:val="left" w:pos="10079"/>
        </w:tabs>
        <w:ind w:left="380"/>
      </w:pPr>
      <w:r>
        <w:rPr>
          <w:color w:val="333333"/>
        </w:rPr>
        <w:t>A.1.2.</w:t>
      </w:r>
      <w:r>
        <w:rPr>
          <w:color w:val="333333"/>
          <w:spacing w:val="17"/>
        </w:rPr>
        <w:t xml:space="preserve"> </w:t>
      </w:r>
      <w:r>
        <w:rPr>
          <w:color w:val="333333"/>
          <w:shd w:val="clear" w:color="auto" w:fill="DFEBF4"/>
        </w:rPr>
        <w:t>State</w:t>
      </w:r>
      <w:r>
        <w:rPr>
          <w:color w:val="333333"/>
          <w:spacing w:val="-2"/>
          <w:shd w:val="clear" w:color="auto" w:fill="DFEBF4"/>
        </w:rPr>
        <w:t xml:space="preserve"> </w:t>
      </w:r>
      <w:r>
        <w:rPr>
          <w:color w:val="333333"/>
          <w:shd w:val="clear" w:color="auto" w:fill="DFEBF4"/>
        </w:rPr>
        <w:t>the</w:t>
      </w:r>
      <w:r>
        <w:rPr>
          <w:color w:val="333333"/>
          <w:spacing w:val="-2"/>
          <w:shd w:val="clear" w:color="auto" w:fill="DFEBF4"/>
        </w:rPr>
        <w:t xml:space="preserve"> </w:t>
      </w:r>
      <w:r>
        <w:rPr>
          <w:color w:val="333333"/>
          <w:shd w:val="clear" w:color="auto" w:fill="DFEBF4"/>
        </w:rPr>
        <w:t>research</w:t>
      </w:r>
      <w:r>
        <w:rPr>
          <w:color w:val="333333"/>
          <w:spacing w:val="-2"/>
          <w:shd w:val="clear" w:color="auto" w:fill="DFEBF4"/>
        </w:rPr>
        <w:t xml:space="preserve"> </w:t>
      </w:r>
      <w:r>
        <w:rPr>
          <w:color w:val="333333"/>
          <w:shd w:val="clear" w:color="auto" w:fill="DFEBF4"/>
        </w:rPr>
        <w:t>question(s)</w:t>
      </w:r>
      <w:r>
        <w:rPr>
          <w:color w:val="333333"/>
          <w:spacing w:val="-2"/>
          <w:shd w:val="clear" w:color="auto" w:fill="DFEBF4"/>
        </w:rPr>
        <w:t xml:space="preserve"> </w:t>
      </w:r>
      <w:r>
        <w:rPr>
          <w:color w:val="333333"/>
          <w:shd w:val="clear" w:color="auto" w:fill="DFEBF4"/>
        </w:rPr>
        <w:t>(i.e.,</w:t>
      </w:r>
      <w:r>
        <w:rPr>
          <w:color w:val="333333"/>
          <w:spacing w:val="-2"/>
          <w:shd w:val="clear" w:color="auto" w:fill="DFEBF4"/>
        </w:rPr>
        <w:t xml:space="preserve"> </w:t>
      </w:r>
      <w:r>
        <w:rPr>
          <w:color w:val="333333"/>
          <w:shd w:val="clear" w:color="auto" w:fill="DFEBF4"/>
        </w:rPr>
        <w:t>specific</w:t>
      </w:r>
      <w:r>
        <w:rPr>
          <w:color w:val="333333"/>
          <w:spacing w:val="-2"/>
          <w:shd w:val="clear" w:color="auto" w:fill="DFEBF4"/>
        </w:rPr>
        <w:t xml:space="preserve"> </w:t>
      </w:r>
      <w:r>
        <w:rPr>
          <w:color w:val="333333"/>
          <w:shd w:val="clear" w:color="auto" w:fill="DFEBF4"/>
        </w:rPr>
        <w:t>study</w:t>
      </w:r>
      <w:r>
        <w:rPr>
          <w:color w:val="333333"/>
          <w:spacing w:val="-2"/>
          <w:shd w:val="clear" w:color="auto" w:fill="DFEBF4"/>
        </w:rPr>
        <w:t xml:space="preserve"> </w:t>
      </w:r>
      <w:r>
        <w:rPr>
          <w:color w:val="333333"/>
          <w:shd w:val="clear" w:color="auto" w:fill="DFEBF4"/>
        </w:rPr>
        <w:t>aims</w:t>
      </w:r>
      <w:r>
        <w:rPr>
          <w:color w:val="333333"/>
          <w:spacing w:val="-2"/>
          <w:shd w:val="clear" w:color="auto" w:fill="DFEBF4"/>
        </w:rPr>
        <w:t xml:space="preserve"> </w:t>
      </w:r>
      <w:r>
        <w:rPr>
          <w:color w:val="333333"/>
          <w:shd w:val="clear" w:color="auto" w:fill="DFEBF4"/>
        </w:rPr>
        <w:t>and/or</w:t>
      </w:r>
      <w:r>
        <w:rPr>
          <w:color w:val="333333"/>
          <w:spacing w:val="-1"/>
          <w:shd w:val="clear" w:color="auto" w:fill="DFEBF4"/>
        </w:rPr>
        <w:t xml:space="preserve"> </w:t>
      </w:r>
      <w:r>
        <w:rPr>
          <w:color w:val="333333"/>
          <w:spacing w:val="-2"/>
          <w:shd w:val="clear" w:color="auto" w:fill="DFEBF4"/>
        </w:rPr>
        <w:t>hypotheses).</w:t>
      </w:r>
      <w:r>
        <w:rPr>
          <w:color w:val="333333"/>
          <w:shd w:val="clear" w:color="auto" w:fill="DFEBF4"/>
        </w:rPr>
        <w:tab/>
      </w:r>
    </w:p>
    <w:p w14:paraId="5913A95A" w14:textId="77777777" w:rsidR="00814875" w:rsidRDefault="00814875">
      <w:pPr>
        <w:pStyle w:val="BodyText"/>
        <w:spacing w:before="17"/>
      </w:pPr>
    </w:p>
    <w:p w14:paraId="6254B670" w14:textId="14F9274D" w:rsidR="00814875" w:rsidRDefault="003D5380">
      <w:pPr>
        <w:spacing w:line="225" w:lineRule="auto"/>
        <w:ind w:left="680" w:right="453"/>
        <w:rPr>
          <w:rFonts w:ascii="Times New Roman"/>
          <w:sz w:val="24"/>
        </w:rPr>
      </w:pPr>
      <w:r w:rsidRPr="00E37C57">
        <w:rPr>
          <w:rFonts w:ascii="Times New Roman"/>
          <w:color w:val="333333"/>
          <w:sz w:val="24"/>
        </w:rPr>
        <w:t>This study</w:t>
      </w:r>
      <w:r w:rsidRPr="00E37C57">
        <w:rPr>
          <w:rFonts w:ascii="Times New Roman"/>
          <w:color w:val="333333"/>
          <w:sz w:val="24"/>
        </w:rPr>
        <w:t>’</w:t>
      </w:r>
      <w:r w:rsidRPr="00E37C57">
        <w:rPr>
          <w:rFonts w:ascii="Times New Roman"/>
          <w:color w:val="333333"/>
          <w:sz w:val="24"/>
        </w:rPr>
        <w:t xml:space="preserve">s hypotheses and methods draw on life course research to investigate </w:t>
      </w:r>
      <w:r>
        <w:rPr>
          <w:rFonts w:ascii="Times New Roman"/>
          <w:color w:val="333333"/>
          <w:sz w:val="24"/>
        </w:rPr>
        <w:t>whether</w:t>
      </w:r>
      <w:r w:rsidRPr="00E37C57">
        <w:rPr>
          <w:rFonts w:ascii="Times New Roman"/>
          <w:color w:val="333333"/>
          <w:sz w:val="24"/>
        </w:rPr>
        <w:t xml:space="preserve"> a physician</w:t>
      </w:r>
      <w:r w:rsidRPr="00E37C57">
        <w:rPr>
          <w:rFonts w:ascii="Times New Roman"/>
          <w:color w:val="333333"/>
          <w:sz w:val="24"/>
        </w:rPr>
        <w:t>’</w:t>
      </w:r>
      <w:r w:rsidRPr="00E37C57">
        <w:rPr>
          <w:rFonts w:ascii="Times New Roman"/>
          <w:color w:val="333333"/>
          <w:sz w:val="24"/>
        </w:rPr>
        <w:t>s age</w:t>
      </w:r>
      <w:r>
        <w:rPr>
          <w:rFonts w:ascii="Times New Roman"/>
          <w:color w:val="333333"/>
          <w:sz w:val="24"/>
        </w:rPr>
        <w:t xml:space="preserve"> and </w:t>
      </w:r>
      <w:r w:rsidRPr="00E37C57">
        <w:rPr>
          <w:rFonts w:ascii="Times New Roman"/>
          <w:color w:val="333333"/>
          <w:sz w:val="24"/>
        </w:rPr>
        <w:t>gender</w:t>
      </w:r>
      <w:r>
        <w:rPr>
          <w:rFonts w:ascii="Times New Roman"/>
          <w:color w:val="333333"/>
          <w:sz w:val="24"/>
        </w:rPr>
        <w:t xml:space="preserve"> affect whether they transition between different types of careers and, if so, whether male and female behaviors differ between age groups</w:t>
      </w:r>
      <w:r w:rsidRPr="00E37C57">
        <w:rPr>
          <w:rFonts w:ascii="Times New Roman"/>
          <w:color w:val="333333"/>
          <w:sz w:val="24"/>
        </w:rPr>
        <w:t>.</w:t>
      </w:r>
    </w:p>
    <w:p w14:paraId="66E7D13C" w14:textId="77777777" w:rsidR="00814875" w:rsidRDefault="00814875">
      <w:pPr>
        <w:pStyle w:val="BodyText"/>
        <w:spacing w:before="230"/>
        <w:rPr>
          <w:rFonts w:ascii="Times New Roman"/>
          <w:sz w:val="26"/>
        </w:rPr>
      </w:pPr>
    </w:p>
    <w:p w14:paraId="6652CFE0" w14:textId="77777777" w:rsidR="00814875" w:rsidRDefault="00EA5180">
      <w:pPr>
        <w:pStyle w:val="Heading2"/>
        <w:numPr>
          <w:ilvl w:val="1"/>
          <w:numId w:val="4"/>
        </w:numPr>
        <w:tabs>
          <w:tab w:val="left" w:pos="897"/>
        </w:tabs>
        <w:ind w:left="897" w:hanging="545"/>
      </w:pPr>
      <w:r>
        <w:rPr>
          <w:color w:val="333333"/>
          <w:spacing w:val="-2"/>
        </w:rPr>
        <w:t>Subjects</w:t>
      </w:r>
    </w:p>
    <w:p w14:paraId="11FD9F7E" w14:textId="77777777" w:rsidR="00814875" w:rsidRDefault="00EA5180">
      <w:pPr>
        <w:spacing w:before="78"/>
        <w:ind w:left="380"/>
        <w:rPr>
          <w:sz w:val="20"/>
        </w:rPr>
      </w:pPr>
      <w:r>
        <w:rPr>
          <w:noProof/>
          <w:sz w:val="20"/>
        </w:rPr>
        <mc:AlternateContent>
          <mc:Choice Requires="wps">
            <w:drawing>
              <wp:anchor distT="0" distB="0" distL="0" distR="0" simplePos="0" relativeHeight="15741952" behindDoc="0" locked="0" layoutInCell="1" allowOverlap="1" wp14:anchorId="02774526" wp14:editId="34A47635">
                <wp:simplePos x="0" y="0"/>
                <wp:positionH relativeFrom="page">
                  <wp:posOffset>1079500</wp:posOffset>
                </wp:positionH>
                <wp:positionV relativeFrom="paragraph">
                  <wp:posOffset>66940</wp:posOffset>
                </wp:positionV>
                <wp:extent cx="5778500" cy="2794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69D67883" w14:textId="77777777" w:rsidR="00814875" w:rsidRDefault="00EA5180">
                            <w:pPr>
                              <w:pStyle w:val="BodyText"/>
                              <w:spacing w:line="197" w:lineRule="exact"/>
                              <w:rPr>
                                <w:color w:val="000000"/>
                              </w:rPr>
                            </w:pPr>
                            <w:r>
                              <w:rPr>
                                <w:color w:val="333333"/>
                              </w:rPr>
                              <w:t>Total</w:t>
                            </w:r>
                            <w:r>
                              <w:rPr>
                                <w:color w:val="333333"/>
                                <w:spacing w:val="-4"/>
                              </w:rPr>
                              <w:t xml:space="preserve"> </w:t>
                            </w:r>
                            <w:r>
                              <w:rPr>
                                <w:color w:val="333333"/>
                              </w:rPr>
                              <w:t>number</w:t>
                            </w:r>
                            <w:r>
                              <w:rPr>
                                <w:color w:val="333333"/>
                                <w:spacing w:val="-2"/>
                              </w:rPr>
                              <w:t xml:space="preserve"> </w:t>
                            </w:r>
                            <w:r>
                              <w:rPr>
                                <w:color w:val="333333"/>
                              </w:rPr>
                              <w:t>of</w:t>
                            </w:r>
                            <w:r>
                              <w:rPr>
                                <w:color w:val="333333"/>
                                <w:spacing w:val="-2"/>
                              </w:rPr>
                              <w:t xml:space="preserve"> </w:t>
                            </w:r>
                            <w:r>
                              <w:rPr>
                                <w:color w:val="333333"/>
                              </w:rPr>
                              <w:t>subjects</w:t>
                            </w:r>
                            <w:r>
                              <w:rPr>
                                <w:color w:val="333333"/>
                                <w:spacing w:val="-2"/>
                              </w:rPr>
                              <w:t xml:space="preserve"> </w:t>
                            </w:r>
                            <w:r>
                              <w:rPr>
                                <w:color w:val="333333"/>
                              </w:rPr>
                              <w:t>proposed</w:t>
                            </w:r>
                            <w:r>
                              <w:rPr>
                                <w:color w:val="333333"/>
                                <w:spacing w:val="-1"/>
                              </w:rPr>
                              <w:t xml:space="preserve"> </w:t>
                            </w:r>
                            <w:r>
                              <w:rPr>
                                <w:color w:val="333333"/>
                              </w:rPr>
                              <w:t>across</w:t>
                            </w:r>
                            <w:r>
                              <w:rPr>
                                <w:color w:val="333333"/>
                                <w:spacing w:val="-2"/>
                              </w:rPr>
                              <w:t xml:space="preserve"> </w:t>
                            </w:r>
                            <w:r>
                              <w:rPr>
                                <w:color w:val="333333"/>
                              </w:rPr>
                              <w:t>all</w:t>
                            </w:r>
                            <w:r>
                              <w:rPr>
                                <w:color w:val="333333"/>
                                <w:spacing w:val="-2"/>
                              </w:rPr>
                              <w:t xml:space="preserve"> </w:t>
                            </w:r>
                            <w:r>
                              <w:rPr>
                                <w:color w:val="333333"/>
                              </w:rPr>
                              <w:t>sites</w:t>
                            </w:r>
                            <w:r>
                              <w:rPr>
                                <w:color w:val="333333"/>
                                <w:spacing w:val="-2"/>
                              </w:rPr>
                              <w:t xml:space="preserve"> </w:t>
                            </w:r>
                            <w:r>
                              <w:rPr>
                                <w:color w:val="333333"/>
                              </w:rPr>
                              <w:t>by</w:t>
                            </w:r>
                            <w:r>
                              <w:rPr>
                                <w:color w:val="333333"/>
                                <w:spacing w:val="-2"/>
                              </w:rPr>
                              <w:t xml:space="preserve"> </w:t>
                            </w:r>
                            <w:r>
                              <w:rPr>
                                <w:color w:val="333333"/>
                              </w:rPr>
                              <w:t>all</w:t>
                            </w:r>
                            <w:r>
                              <w:rPr>
                                <w:color w:val="333333"/>
                                <w:spacing w:val="-1"/>
                              </w:rPr>
                              <w:t xml:space="preserve"> </w:t>
                            </w:r>
                            <w:r>
                              <w:rPr>
                                <w:color w:val="333333"/>
                              </w:rPr>
                              <w:t>investigators</w:t>
                            </w:r>
                            <w:r>
                              <w:rPr>
                                <w:color w:val="333333"/>
                                <w:spacing w:val="-2"/>
                              </w:rPr>
                              <w:t xml:space="preserve"> </w:t>
                            </w:r>
                            <w:r>
                              <w:rPr>
                                <w:color w:val="333333"/>
                              </w:rPr>
                              <w:t>(provide</w:t>
                            </w:r>
                            <w:r>
                              <w:rPr>
                                <w:color w:val="333333"/>
                                <w:spacing w:val="-2"/>
                              </w:rPr>
                              <w:t xml:space="preserve"> </w:t>
                            </w:r>
                            <w:r>
                              <w:rPr>
                                <w:color w:val="333333"/>
                              </w:rPr>
                              <w:t>exact</w:t>
                            </w:r>
                            <w:r>
                              <w:rPr>
                                <w:color w:val="333333"/>
                                <w:spacing w:val="-2"/>
                              </w:rPr>
                              <w:t xml:space="preserve"> </w:t>
                            </w:r>
                            <w:proofErr w:type="gramStart"/>
                            <w:r>
                              <w:rPr>
                                <w:color w:val="333333"/>
                              </w:rPr>
                              <w:t>number;</w:t>
                            </w:r>
                            <w:proofErr w:type="gramEnd"/>
                            <w:r>
                              <w:rPr>
                                <w:color w:val="333333"/>
                                <w:spacing w:val="-1"/>
                              </w:rPr>
                              <w:t xml:space="preserve"> </w:t>
                            </w:r>
                            <w:r>
                              <w:rPr>
                                <w:color w:val="333333"/>
                                <w:spacing w:val="-5"/>
                              </w:rPr>
                              <w:t>if</w:t>
                            </w:r>
                          </w:p>
                          <w:p w14:paraId="63DA23FD" w14:textId="77777777" w:rsidR="00814875" w:rsidRDefault="00EA5180">
                            <w:pPr>
                              <w:pStyle w:val="BodyText"/>
                              <w:spacing w:line="225" w:lineRule="exact"/>
                              <w:rPr>
                                <w:color w:val="000000"/>
                              </w:rPr>
                            </w:pPr>
                            <w:r>
                              <w:rPr>
                                <w:color w:val="333333"/>
                              </w:rPr>
                              <w:t>unlimited,</w:t>
                            </w:r>
                            <w:r>
                              <w:rPr>
                                <w:color w:val="333333"/>
                                <w:spacing w:val="-6"/>
                              </w:rPr>
                              <w:t xml:space="preserve"> </w:t>
                            </w:r>
                            <w:r>
                              <w:rPr>
                                <w:color w:val="333333"/>
                              </w:rPr>
                              <w:t>enter</w:t>
                            </w:r>
                            <w:r>
                              <w:rPr>
                                <w:color w:val="333333"/>
                                <w:spacing w:val="-5"/>
                              </w:rPr>
                              <w:t xml:space="preserve"> </w:t>
                            </w:r>
                            <w:r>
                              <w:rPr>
                                <w:color w:val="333333"/>
                                <w:spacing w:val="-2"/>
                              </w:rPr>
                              <w:t>9999):</w:t>
                            </w:r>
                          </w:p>
                        </w:txbxContent>
                      </wps:txbx>
                      <wps:bodyPr wrap="square" lIns="0" tIns="0" rIns="0" bIns="0" rtlCol="0">
                        <a:noAutofit/>
                      </wps:bodyPr>
                    </wps:wsp>
                  </a:graphicData>
                </a:graphic>
              </wp:anchor>
            </w:drawing>
          </mc:Choice>
          <mc:Fallback>
            <w:pict>
              <v:shape w14:anchorId="02774526" id="Textbox 78" o:spid="_x0000_s1046" type="#_x0000_t202" style="position:absolute;left:0;text-align:left;margin-left:85pt;margin-top:5.25pt;width:455pt;height:22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" fillcolor="#dfebf4" stroked="f">
                <v:textbox inset="0,0,0,0">
                  <w:txbxContent>
                    <w:p w14:paraId="69D67883" w14:textId="77777777" w:rsidR="00814875" w:rsidRDefault="00EA5180">
                      <w:pPr>
                        <w:pStyle w:val="BodyText"/>
                        <w:spacing w:line="197" w:lineRule="exact"/>
                        <w:rPr>
                          <w:color w:val="000000"/>
                        </w:rPr>
                      </w:pPr>
                      <w:r>
                        <w:rPr>
                          <w:color w:val="333333"/>
                        </w:rPr>
                        <w:t>Total</w:t>
                      </w:r>
                      <w:r>
                        <w:rPr>
                          <w:color w:val="333333"/>
                          <w:spacing w:val="-4"/>
                        </w:rPr>
                        <w:t xml:space="preserve"> </w:t>
                      </w:r>
                      <w:r>
                        <w:rPr>
                          <w:color w:val="333333"/>
                        </w:rPr>
                        <w:t>number</w:t>
                      </w:r>
                      <w:r>
                        <w:rPr>
                          <w:color w:val="333333"/>
                          <w:spacing w:val="-2"/>
                        </w:rPr>
                        <w:t xml:space="preserve"> </w:t>
                      </w:r>
                      <w:r>
                        <w:rPr>
                          <w:color w:val="333333"/>
                        </w:rPr>
                        <w:t>of</w:t>
                      </w:r>
                      <w:r>
                        <w:rPr>
                          <w:color w:val="333333"/>
                          <w:spacing w:val="-2"/>
                        </w:rPr>
                        <w:t xml:space="preserve"> </w:t>
                      </w:r>
                      <w:r>
                        <w:rPr>
                          <w:color w:val="333333"/>
                        </w:rPr>
                        <w:t>subjects</w:t>
                      </w:r>
                      <w:r>
                        <w:rPr>
                          <w:color w:val="333333"/>
                          <w:spacing w:val="-2"/>
                        </w:rPr>
                        <w:t xml:space="preserve"> </w:t>
                      </w:r>
                      <w:r>
                        <w:rPr>
                          <w:color w:val="333333"/>
                        </w:rPr>
                        <w:t>proposed</w:t>
                      </w:r>
                      <w:r>
                        <w:rPr>
                          <w:color w:val="333333"/>
                          <w:spacing w:val="-1"/>
                        </w:rPr>
                        <w:t xml:space="preserve"> </w:t>
                      </w:r>
                      <w:r>
                        <w:rPr>
                          <w:color w:val="333333"/>
                        </w:rPr>
                        <w:t>across</w:t>
                      </w:r>
                      <w:r>
                        <w:rPr>
                          <w:color w:val="333333"/>
                          <w:spacing w:val="-2"/>
                        </w:rPr>
                        <w:t xml:space="preserve"> </w:t>
                      </w:r>
                      <w:r>
                        <w:rPr>
                          <w:color w:val="333333"/>
                        </w:rPr>
                        <w:t>all</w:t>
                      </w:r>
                      <w:r>
                        <w:rPr>
                          <w:color w:val="333333"/>
                          <w:spacing w:val="-2"/>
                        </w:rPr>
                        <w:t xml:space="preserve"> </w:t>
                      </w:r>
                      <w:r>
                        <w:rPr>
                          <w:color w:val="333333"/>
                        </w:rPr>
                        <w:t>sites</w:t>
                      </w:r>
                      <w:r>
                        <w:rPr>
                          <w:color w:val="333333"/>
                          <w:spacing w:val="-2"/>
                        </w:rPr>
                        <w:t xml:space="preserve"> </w:t>
                      </w:r>
                      <w:r>
                        <w:rPr>
                          <w:color w:val="333333"/>
                        </w:rPr>
                        <w:t>by</w:t>
                      </w:r>
                      <w:r>
                        <w:rPr>
                          <w:color w:val="333333"/>
                          <w:spacing w:val="-2"/>
                        </w:rPr>
                        <w:t xml:space="preserve"> </w:t>
                      </w:r>
                      <w:r>
                        <w:rPr>
                          <w:color w:val="333333"/>
                        </w:rPr>
                        <w:t>all</w:t>
                      </w:r>
                      <w:r>
                        <w:rPr>
                          <w:color w:val="333333"/>
                          <w:spacing w:val="-1"/>
                        </w:rPr>
                        <w:t xml:space="preserve"> </w:t>
                      </w:r>
                      <w:r>
                        <w:rPr>
                          <w:color w:val="333333"/>
                        </w:rPr>
                        <w:t>investigators</w:t>
                      </w:r>
                      <w:r>
                        <w:rPr>
                          <w:color w:val="333333"/>
                          <w:spacing w:val="-2"/>
                        </w:rPr>
                        <w:t xml:space="preserve"> </w:t>
                      </w:r>
                      <w:r>
                        <w:rPr>
                          <w:color w:val="333333"/>
                        </w:rPr>
                        <w:t>(provide</w:t>
                      </w:r>
                      <w:r>
                        <w:rPr>
                          <w:color w:val="333333"/>
                          <w:spacing w:val="-2"/>
                        </w:rPr>
                        <w:t xml:space="preserve"> </w:t>
                      </w:r>
                      <w:r>
                        <w:rPr>
                          <w:color w:val="333333"/>
                        </w:rPr>
                        <w:t>exact</w:t>
                      </w:r>
                      <w:r>
                        <w:rPr>
                          <w:color w:val="333333"/>
                          <w:spacing w:val="-2"/>
                        </w:rPr>
                        <w:t xml:space="preserve"> </w:t>
                      </w:r>
                      <w:proofErr w:type="gramStart"/>
                      <w:r>
                        <w:rPr>
                          <w:color w:val="333333"/>
                        </w:rPr>
                        <w:t>number;</w:t>
                      </w:r>
                      <w:proofErr w:type="gramEnd"/>
                      <w:r>
                        <w:rPr>
                          <w:color w:val="333333"/>
                          <w:spacing w:val="-1"/>
                        </w:rPr>
                        <w:t xml:space="preserve"> </w:t>
                      </w:r>
                      <w:r>
                        <w:rPr>
                          <w:color w:val="333333"/>
                          <w:spacing w:val="-5"/>
                        </w:rPr>
                        <w:t>if</w:t>
                      </w:r>
                    </w:p>
                    <w:p w14:paraId="63DA23FD" w14:textId="77777777" w:rsidR="00814875" w:rsidRDefault="00EA5180">
                      <w:pPr>
                        <w:pStyle w:val="BodyText"/>
                        <w:spacing w:line="225" w:lineRule="exact"/>
                        <w:rPr>
                          <w:color w:val="000000"/>
                        </w:rPr>
                      </w:pPr>
                      <w:r>
                        <w:rPr>
                          <w:color w:val="333333"/>
                        </w:rPr>
                        <w:t>unlimited,</w:t>
                      </w:r>
                      <w:r>
                        <w:rPr>
                          <w:color w:val="333333"/>
                          <w:spacing w:val="-6"/>
                        </w:rPr>
                        <w:t xml:space="preserve"> </w:t>
                      </w:r>
                      <w:r>
                        <w:rPr>
                          <w:color w:val="333333"/>
                        </w:rPr>
                        <w:t>enter</w:t>
                      </w:r>
                      <w:r>
                        <w:rPr>
                          <w:color w:val="333333"/>
                          <w:spacing w:val="-5"/>
                        </w:rPr>
                        <w:t xml:space="preserve"> </w:t>
                      </w:r>
                      <w:r>
                        <w:rPr>
                          <w:color w:val="333333"/>
                          <w:spacing w:val="-2"/>
                        </w:rPr>
                        <w:t>9999):</w:t>
                      </w:r>
                    </w:p>
                  </w:txbxContent>
                </v:textbox>
                <w10:wrap anchorx="page"/>
              </v:shape>
            </w:pict>
          </mc:Fallback>
        </mc:AlternateContent>
      </w:r>
      <w:r>
        <w:rPr>
          <w:color w:val="333333"/>
          <w:spacing w:val="-2"/>
          <w:sz w:val="20"/>
        </w:rPr>
        <w:t>A.2.1.</w:t>
      </w:r>
    </w:p>
    <w:p w14:paraId="49DC5374" w14:textId="77777777" w:rsidR="00814875" w:rsidRDefault="00EA5180">
      <w:pPr>
        <w:spacing w:before="273"/>
        <w:ind w:left="680"/>
        <w:rPr>
          <w:rFonts w:ascii="Times New Roman"/>
          <w:sz w:val="24"/>
        </w:rPr>
      </w:pPr>
      <w:r>
        <w:rPr>
          <w:rFonts w:ascii="Times New Roman"/>
          <w:color w:val="333333"/>
          <w:spacing w:val="-4"/>
          <w:sz w:val="24"/>
        </w:rPr>
        <w:t>4617</w:t>
      </w:r>
    </w:p>
    <w:p w14:paraId="247A6933" w14:textId="77777777" w:rsidR="00814875" w:rsidRDefault="00814875">
      <w:pPr>
        <w:pStyle w:val="BodyText"/>
        <w:spacing w:before="10"/>
        <w:rPr>
          <w:rFonts w:ascii="Times New Roman"/>
        </w:rPr>
      </w:pPr>
    </w:p>
    <w:p w14:paraId="07229E20" w14:textId="77777777" w:rsidR="00814875" w:rsidRDefault="00EA5180">
      <w:pPr>
        <w:spacing w:before="1"/>
        <w:ind w:left="380"/>
        <w:rPr>
          <w:sz w:val="20"/>
        </w:rPr>
      </w:pPr>
      <w:r>
        <w:rPr>
          <w:noProof/>
          <w:sz w:val="20"/>
        </w:rPr>
        <mc:AlternateContent>
          <mc:Choice Requires="wps">
            <w:drawing>
              <wp:anchor distT="0" distB="0" distL="0" distR="0" simplePos="0" relativeHeight="15741440" behindDoc="0" locked="0" layoutInCell="1" allowOverlap="1" wp14:anchorId="245799F6" wp14:editId="4FBA4084">
                <wp:simplePos x="0" y="0"/>
                <wp:positionH relativeFrom="page">
                  <wp:posOffset>1079500</wp:posOffset>
                </wp:positionH>
                <wp:positionV relativeFrom="paragraph">
                  <wp:posOffset>18085</wp:posOffset>
                </wp:positionV>
                <wp:extent cx="5778500" cy="2794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7B3E661" w14:textId="77777777" w:rsidR="00814875" w:rsidRDefault="00EA5180">
                            <w:pPr>
                              <w:pStyle w:val="BodyText"/>
                              <w:spacing w:line="197" w:lineRule="exact"/>
                              <w:rPr>
                                <w:color w:val="000000"/>
                              </w:rPr>
                            </w:pPr>
                            <w:r>
                              <w:rPr>
                                <w:color w:val="333333"/>
                              </w:rPr>
                              <w:t>Total</w:t>
                            </w:r>
                            <w:r>
                              <w:rPr>
                                <w:color w:val="333333"/>
                                <w:spacing w:val="-2"/>
                              </w:rPr>
                              <w:t xml:space="preserve"> </w:t>
                            </w:r>
                            <w:r>
                              <w:rPr>
                                <w:color w:val="333333"/>
                              </w:rPr>
                              <w:t>number</w:t>
                            </w:r>
                            <w:r>
                              <w:rPr>
                                <w:color w:val="333333"/>
                                <w:spacing w:val="-2"/>
                              </w:rPr>
                              <w:t xml:space="preserve"> </w:t>
                            </w:r>
                            <w:r>
                              <w:rPr>
                                <w:color w:val="333333"/>
                              </w:rPr>
                              <w:t>of</w:t>
                            </w:r>
                            <w:r>
                              <w:rPr>
                                <w:color w:val="333333"/>
                                <w:spacing w:val="-1"/>
                              </w:rPr>
                              <w:t xml:space="preserve"> </w:t>
                            </w:r>
                            <w:r>
                              <w:rPr>
                                <w:color w:val="333333"/>
                              </w:rPr>
                              <w:t>subjects</w:t>
                            </w:r>
                            <w:r>
                              <w:rPr>
                                <w:color w:val="333333"/>
                                <w:spacing w:val="-2"/>
                              </w:rPr>
                              <w:t xml:space="preserve"> </w:t>
                            </w:r>
                            <w:r>
                              <w:rPr>
                                <w:color w:val="333333"/>
                              </w:rPr>
                              <w:t>to</w:t>
                            </w:r>
                            <w:r>
                              <w:rPr>
                                <w:color w:val="333333"/>
                                <w:spacing w:val="-1"/>
                              </w:rPr>
                              <w:t xml:space="preserve"> </w:t>
                            </w:r>
                            <w:r>
                              <w:rPr>
                                <w:color w:val="333333"/>
                              </w:rPr>
                              <w:t>be</w:t>
                            </w:r>
                            <w:r>
                              <w:rPr>
                                <w:color w:val="333333"/>
                                <w:spacing w:val="-2"/>
                              </w:rPr>
                              <w:t xml:space="preserve"> </w:t>
                            </w:r>
                            <w:r>
                              <w:rPr>
                                <w:color w:val="333333"/>
                              </w:rPr>
                              <w:t>studied</w:t>
                            </w:r>
                            <w:r>
                              <w:rPr>
                                <w:color w:val="333333"/>
                                <w:spacing w:val="-2"/>
                              </w:rPr>
                              <w:t xml:space="preserve"> </w:t>
                            </w:r>
                            <w:r>
                              <w:rPr>
                                <w:color w:val="333333"/>
                              </w:rPr>
                              <w:t>by</w:t>
                            </w:r>
                            <w:r>
                              <w:rPr>
                                <w:color w:val="333333"/>
                                <w:spacing w:val="-1"/>
                              </w:rPr>
                              <w:t xml:space="preserve"> </w:t>
                            </w:r>
                            <w:r>
                              <w:rPr>
                                <w:color w:val="333333"/>
                              </w:rPr>
                              <w:t>investigators</w:t>
                            </w:r>
                            <w:r>
                              <w:rPr>
                                <w:color w:val="333333"/>
                                <w:spacing w:val="-2"/>
                              </w:rPr>
                              <w:t xml:space="preserve"> </w:t>
                            </w:r>
                            <w:r>
                              <w:rPr>
                                <w:color w:val="333333"/>
                              </w:rPr>
                              <w:t>being</w:t>
                            </w:r>
                            <w:r>
                              <w:rPr>
                                <w:color w:val="333333"/>
                                <w:spacing w:val="-1"/>
                              </w:rPr>
                              <w:t xml:space="preserve"> </w:t>
                            </w:r>
                            <w:r>
                              <w:rPr>
                                <w:color w:val="333333"/>
                              </w:rPr>
                              <w:t>provided</w:t>
                            </w:r>
                            <w:r>
                              <w:rPr>
                                <w:color w:val="333333"/>
                                <w:spacing w:val="-2"/>
                              </w:rPr>
                              <w:t xml:space="preserve"> </w:t>
                            </w:r>
                            <w:r>
                              <w:rPr>
                                <w:color w:val="333333"/>
                              </w:rPr>
                              <w:t>oversight</w:t>
                            </w:r>
                            <w:r>
                              <w:rPr>
                                <w:color w:val="333333"/>
                                <w:spacing w:val="-2"/>
                              </w:rPr>
                              <w:t xml:space="preserve"> </w:t>
                            </w:r>
                            <w:r>
                              <w:rPr>
                                <w:color w:val="333333"/>
                              </w:rPr>
                              <w:t>by</w:t>
                            </w:r>
                            <w:r>
                              <w:rPr>
                                <w:color w:val="333333"/>
                                <w:spacing w:val="-1"/>
                              </w:rPr>
                              <w:t xml:space="preserve"> </w:t>
                            </w:r>
                            <w:r>
                              <w:rPr>
                                <w:color w:val="333333"/>
                              </w:rPr>
                              <w:t>the</w:t>
                            </w:r>
                            <w:r>
                              <w:rPr>
                                <w:color w:val="333333"/>
                                <w:spacing w:val="-2"/>
                              </w:rPr>
                              <w:t xml:space="preserve"> </w:t>
                            </w:r>
                            <w:r>
                              <w:rPr>
                                <w:color w:val="333333"/>
                              </w:rPr>
                              <w:t>UNC</w:t>
                            </w:r>
                            <w:r>
                              <w:rPr>
                                <w:color w:val="333333"/>
                                <w:spacing w:val="-1"/>
                              </w:rPr>
                              <w:t xml:space="preserve"> </w:t>
                            </w:r>
                            <w:r>
                              <w:rPr>
                                <w:color w:val="333333"/>
                                <w:spacing w:val="-4"/>
                              </w:rPr>
                              <w:t>IRB.</w:t>
                            </w:r>
                          </w:p>
                          <w:p w14:paraId="6B99C5FE" w14:textId="77777777" w:rsidR="00814875" w:rsidRDefault="00EA5180">
                            <w:pPr>
                              <w:pStyle w:val="BodyText"/>
                              <w:spacing w:line="225" w:lineRule="exact"/>
                              <w:rPr>
                                <w:color w:val="000000"/>
                              </w:rPr>
                            </w:pPr>
                            <w:r>
                              <w:rPr>
                                <w:color w:val="333333"/>
                              </w:rPr>
                              <w:t>(provide</w:t>
                            </w:r>
                            <w:r>
                              <w:rPr>
                                <w:color w:val="333333"/>
                                <w:spacing w:val="-7"/>
                              </w:rPr>
                              <w:t xml:space="preserve"> </w:t>
                            </w:r>
                            <w:r>
                              <w:rPr>
                                <w:color w:val="333333"/>
                              </w:rPr>
                              <w:t>exact</w:t>
                            </w:r>
                            <w:r>
                              <w:rPr>
                                <w:color w:val="333333"/>
                                <w:spacing w:val="-4"/>
                              </w:rPr>
                              <w:t xml:space="preserve"> </w:t>
                            </w:r>
                            <w:r>
                              <w:rPr>
                                <w:color w:val="333333"/>
                              </w:rPr>
                              <w:t>number;</w:t>
                            </w:r>
                            <w:r>
                              <w:rPr>
                                <w:color w:val="333333"/>
                                <w:spacing w:val="-4"/>
                              </w:rPr>
                              <w:t xml:space="preserve"> </w:t>
                            </w:r>
                            <w:r>
                              <w:rPr>
                                <w:color w:val="333333"/>
                              </w:rPr>
                              <w:t>if</w:t>
                            </w:r>
                            <w:r>
                              <w:rPr>
                                <w:color w:val="333333"/>
                                <w:spacing w:val="-5"/>
                              </w:rPr>
                              <w:t xml:space="preserve"> </w:t>
                            </w:r>
                            <w:r>
                              <w:rPr>
                                <w:color w:val="333333"/>
                              </w:rPr>
                              <w:t>unlimited,</w:t>
                            </w:r>
                            <w:r>
                              <w:rPr>
                                <w:color w:val="333333"/>
                                <w:spacing w:val="-4"/>
                              </w:rPr>
                              <w:t xml:space="preserve"> </w:t>
                            </w:r>
                            <w:r>
                              <w:rPr>
                                <w:color w:val="333333"/>
                              </w:rPr>
                              <w:t>enter</w:t>
                            </w:r>
                            <w:r>
                              <w:rPr>
                                <w:color w:val="333333"/>
                                <w:spacing w:val="-4"/>
                              </w:rPr>
                              <w:t xml:space="preserve"> </w:t>
                            </w:r>
                            <w:r>
                              <w:rPr>
                                <w:color w:val="333333"/>
                                <w:spacing w:val="-2"/>
                              </w:rPr>
                              <w:t>9999):</w:t>
                            </w:r>
                          </w:p>
                        </w:txbxContent>
                      </wps:txbx>
                      <wps:bodyPr wrap="square" lIns="0" tIns="0" rIns="0" bIns="0" rtlCol="0">
                        <a:noAutofit/>
                      </wps:bodyPr>
                    </wps:wsp>
                  </a:graphicData>
                </a:graphic>
              </wp:anchor>
            </w:drawing>
          </mc:Choice>
          <mc:Fallback>
            <w:pict>
              <v:shape w14:anchorId="245799F6" id="Textbox 79" o:spid="_x0000_s1047" type="#_x0000_t202" style="position:absolute;left:0;text-align:left;margin-left:85pt;margin-top:1.4pt;width:455pt;height:22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oZqtQ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" fillcolor="#dfebf4" stroked="f">
                <v:textbox inset="0,0,0,0">
                  <w:txbxContent>
                    <w:p w14:paraId="17B3E661" w14:textId="77777777" w:rsidR="00814875" w:rsidRDefault="00EA5180">
                      <w:pPr>
                        <w:pStyle w:val="BodyText"/>
                        <w:spacing w:line="197" w:lineRule="exact"/>
                        <w:rPr>
                          <w:color w:val="000000"/>
                        </w:rPr>
                      </w:pPr>
                      <w:r>
                        <w:rPr>
                          <w:color w:val="333333"/>
                        </w:rPr>
                        <w:t>Total</w:t>
                      </w:r>
                      <w:r>
                        <w:rPr>
                          <w:color w:val="333333"/>
                          <w:spacing w:val="-2"/>
                        </w:rPr>
                        <w:t xml:space="preserve"> </w:t>
                      </w:r>
                      <w:r>
                        <w:rPr>
                          <w:color w:val="333333"/>
                        </w:rPr>
                        <w:t>number</w:t>
                      </w:r>
                      <w:r>
                        <w:rPr>
                          <w:color w:val="333333"/>
                          <w:spacing w:val="-2"/>
                        </w:rPr>
                        <w:t xml:space="preserve"> </w:t>
                      </w:r>
                      <w:r>
                        <w:rPr>
                          <w:color w:val="333333"/>
                        </w:rPr>
                        <w:t>of</w:t>
                      </w:r>
                      <w:r>
                        <w:rPr>
                          <w:color w:val="333333"/>
                          <w:spacing w:val="-1"/>
                        </w:rPr>
                        <w:t xml:space="preserve"> </w:t>
                      </w:r>
                      <w:r>
                        <w:rPr>
                          <w:color w:val="333333"/>
                        </w:rPr>
                        <w:t>subjects</w:t>
                      </w:r>
                      <w:r>
                        <w:rPr>
                          <w:color w:val="333333"/>
                          <w:spacing w:val="-2"/>
                        </w:rPr>
                        <w:t xml:space="preserve"> </w:t>
                      </w:r>
                      <w:r>
                        <w:rPr>
                          <w:color w:val="333333"/>
                        </w:rPr>
                        <w:t>to</w:t>
                      </w:r>
                      <w:r>
                        <w:rPr>
                          <w:color w:val="333333"/>
                          <w:spacing w:val="-1"/>
                        </w:rPr>
                        <w:t xml:space="preserve"> </w:t>
                      </w:r>
                      <w:r>
                        <w:rPr>
                          <w:color w:val="333333"/>
                        </w:rPr>
                        <w:t>be</w:t>
                      </w:r>
                      <w:r>
                        <w:rPr>
                          <w:color w:val="333333"/>
                          <w:spacing w:val="-2"/>
                        </w:rPr>
                        <w:t xml:space="preserve"> </w:t>
                      </w:r>
                      <w:r>
                        <w:rPr>
                          <w:color w:val="333333"/>
                        </w:rPr>
                        <w:t>studied</w:t>
                      </w:r>
                      <w:r>
                        <w:rPr>
                          <w:color w:val="333333"/>
                          <w:spacing w:val="-2"/>
                        </w:rPr>
                        <w:t xml:space="preserve"> </w:t>
                      </w:r>
                      <w:r>
                        <w:rPr>
                          <w:color w:val="333333"/>
                        </w:rPr>
                        <w:t>by</w:t>
                      </w:r>
                      <w:r>
                        <w:rPr>
                          <w:color w:val="333333"/>
                          <w:spacing w:val="-1"/>
                        </w:rPr>
                        <w:t xml:space="preserve"> </w:t>
                      </w:r>
                      <w:r>
                        <w:rPr>
                          <w:color w:val="333333"/>
                        </w:rPr>
                        <w:t>investigators</w:t>
                      </w:r>
                      <w:r>
                        <w:rPr>
                          <w:color w:val="333333"/>
                          <w:spacing w:val="-2"/>
                        </w:rPr>
                        <w:t xml:space="preserve"> </w:t>
                      </w:r>
                      <w:r>
                        <w:rPr>
                          <w:color w:val="333333"/>
                        </w:rPr>
                        <w:t>being</w:t>
                      </w:r>
                      <w:r>
                        <w:rPr>
                          <w:color w:val="333333"/>
                          <w:spacing w:val="-1"/>
                        </w:rPr>
                        <w:t xml:space="preserve"> </w:t>
                      </w:r>
                      <w:r>
                        <w:rPr>
                          <w:color w:val="333333"/>
                        </w:rPr>
                        <w:t>provided</w:t>
                      </w:r>
                      <w:r>
                        <w:rPr>
                          <w:color w:val="333333"/>
                          <w:spacing w:val="-2"/>
                        </w:rPr>
                        <w:t xml:space="preserve"> </w:t>
                      </w:r>
                      <w:r>
                        <w:rPr>
                          <w:color w:val="333333"/>
                        </w:rPr>
                        <w:t>oversight</w:t>
                      </w:r>
                      <w:r>
                        <w:rPr>
                          <w:color w:val="333333"/>
                          <w:spacing w:val="-2"/>
                        </w:rPr>
                        <w:t xml:space="preserve"> </w:t>
                      </w:r>
                      <w:r>
                        <w:rPr>
                          <w:color w:val="333333"/>
                        </w:rPr>
                        <w:t>by</w:t>
                      </w:r>
                      <w:r>
                        <w:rPr>
                          <w:color w:val="333333"/>
                          <w:spacing w:val="-1"/>
                        </w:rPr>
                        <w:t xml:space="preserve"> </w:t>
                      </w:r>
                      <w:r>
                        <w:rPr>
                          <w:color w:val="333333"/>
                        </w:rPr>
                        <w:t>the</w:t>
                      </w:r>
                      <w:r>
                        <w:rPr>
                          <w:color w:val="333333"/>
                          <w:spacing w:val="-2"/>
                        </w:rPr>
                        <w:t xml:space="preserve"> </w:t>
                      </w:r>
                      <w:r>
                        <w:rPr>
                          <w:color w:val="333333"/>
                        </w:rPr>
                        <w:t>UNC</w:t>
                      </w:r>
                      <w:r>
                        <w:rPr>
                          <w:color w:val="333333"/>
                          <w:spacing w:val="-1"/>
                        </w:rPr>
                        <w:t xml:space="preserve"> </w:t>
                      </w:r>
                      <w:r>
                        <w:rPr>
                          <w:color w:val="333333"/>
                          <w:spacing w:val="-4"/>
                        </w:rPr>
                        <w:t>IRB.</w:t>
                      </w:r>
                    </w:p>
                    <w:p w14:paraId="6B99C5FE" w14:textId="77777777" w:rsidR="00814875" w:rsidRDefault="00EA5180">
                      <w:pPr>
                        <w:pStyle w:val="BodyText"/>
                        <w:spacing w:line="225" w:lineRule="exact"/>
                        <w:rPr>
                          <w:color w:val="000000"/>
                        </w:rPr>
                      </w:pPr>
                      <w:r>
                        <w:rPr>
                          <w:color w:val="333333"/>
                        </w:rPr>
                        <w:t>(provide</w:t>
                      </w:r>
                      <w:r>
                        <w:rPr>
                          <w:color w:val="333333"/>
                          <w:spacing w:val="-7"/>
                        </w:rPr>
                        <w:t xml:space="preserve"> </w:t>
                      </w:r>
                      <w:r>
                        <w:rPr>
                          <w:color w:val="333333"/>
                        </w:rPr>
                        <w:t>exact</w:t>
                      </w:r>
                      <w:r>
                        <w:rPr>
                          <w:color w:val="333333"/>
                          <w:spacing w:val="-4"/>
                        </w:rPr>
                        <w:t xml:space="preserve"> </w:t>
                      </w:r>
                      <w:r>
                        <w:rPr>
                          <w:color w:val="333333"/>
                        </w:rPr>
                        <w:t>number;</w:t>
                      </w:r>
                      <w:r>
                        <w:rPr>
                          <w:color w:val="333333"/>
                          <w:spacing w:val="-4"/>
                        </w:rPr>
                        <w:t xml:space="preserve"> </w:t>
                      </w:r>
                      <w:r>
                        <w:rPr>
                          <w:color w:val="333333"/>
                        </w:rPr>
                        <w:t>if</w:t>
                      </w:r>
                      <w:r>
                        <w:rPr>
                          <w:color w:val="333333"/>
                          <w:spacing w:val="-5"/>
                        </w:rPr>
                        <w:t xml:space="preserve"> </w:t>
                      </w:r>
                      <w:r>
                        <w:rPr>
                          <w:color w:val="333333"/>
                        </w:rPr>
                        <w:t>unlimited,</w:t>
                      </w:r>
                      <w:r>
                        <w:rPr>
                          <w:color w:val="333333"/>
                          <w:spacing w:val="-4"/>
                        </w:rPr>
                        <w:t xml:space="preserve"> </w:t>
                      </w:r>
                      <w:r>
                        <w:rPr>
                          <w:color w:val="333333"/>
                        </w:rPr>
                        <w:t>enter</w:t>
                      </w:r>
                      <w:r>
                        <w:rPr>
                          <w:color w:val="333333"/>
                          <w:spacing w:val="-4"/>
                        </w:rPr>
                        <w:t xml:space="preserve"> </w:t>
                      </w:r>
                      <w:r>
                        <w:rPr>
                          <w:color w:val="333333"/>
                          <w:spacing w:val="-2"/>
                        </w:rPr>
                        <w:t>9999):</w:t>
                      </w:r>
                    </w:p>
                  </w:txbxContent>
                </v:textbox>
                <w10:wrap anchorx="page"/>
              </v:shape>
            </w:pict>
          </mc:Fallback>
        </mc:AlternateContent>
      </w:r>
      <w:r>
        <w:rPr>
          <w:color w:val="333333"/>
          <w:spacing w:val="-2"/>
          <w:sz w:val="20"/>
        </w:rPr>
        <w:t>A.2.2.</w:t>
      </w:r>
    </w:p>
    <w:p w14:paraId="5618E7DF" w14:textId="77777777" w:rsidR="00814875" w:rsidRDefault="00EA5180">
      <w:pPr>
        <w:spacing w:before="273"/>
        <w:ind w:left="680"/>
        <w:rPr>
          <w:rFonts w:ascii="Times New Roman"/>
          <w:sz w:val="24"/>
        </w:rPr>
      </w:pPr>
      <w:r>
        <w:rPr>
          <w:rFonts w:ascii="Times New Roman"/>
          <w:color w:val="333333"/>
          <w:spacing w:val="-4"/>
          <w:sz w:val="24"/>
        </w:rPr>
        <w:t>4617</w:t>
      </w:r>
    </w:p>
    <w:p w14:paraId="14844356" w14:textId="77777777" w:rsidR="00814875" w:rsidRDefault="00814875">
      <w:pPr>
        <w:pStyle w:val="BodyText"/>
        <w:spacing w:before="10"/>
        <w:rPr>
          <w:rFonts w:ascii="Times New Roman"/>
        </w:rPr>
      </w:pPr>
    </w:p>
    <w:p w14:paraId="3117EE3E" w14:textId="77777777" w:rsidR="00814875" w:rsidRDefault="00EA5180">
      <w:pPr>
        <w:spacing w:before="1"/>
        <w:ind w:left="380"/>
        <w:rPr>
          <w:sz w:val="20"/>
        </w:rPr>
      </w:pPr>
      <w:r>
        <w:rPr>
          <w:noProof/>
          <w:sz w:val="20"/>
        </w:rPr>
        <mc:AlternateContent>
          <mc:Choice Requires="wps">
            <w:drawing>
              <wp:anchor distT="0" distB="0" distL="0" distR="0" simplePos="0" relativeHeight="15740928" behindDoc="0" locked="0" layoutInCell="1" allowOverlap="1" wp14:anchorId="3749F31A" wp14:editId="2AFFFC8C">
                <wp:simplePos x="0" y="0"/>
                <wp:positionH relativeFrom="page">
                  <wp:posOffset>1079500</wp:posOffset>
                </wp:positionH>
                <wp:positionV relativeFrom="paragraph">
                  <wp:posOffset>18124</wp:posOffset>
                </wp:positionV>
                <wp:extent cx="5778500" cy="2794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0A72C286" w14:textId="77777777" w:rsidR="00814875" w:rsidRDefault="00EA5180">
                            <w:pPr>
                              <w:pStyle w:val="BodyText"/>
                              <w:spacing w:line="197" w:lineRule="exact"/>
                              <w:rPr>
                                <w:color w:val="000000"/>
                              </w:rPr>
                            </w:pPr>
                            <w:r>
                              <w:rPr>
                                <w:color w:val="333333"/>
                              </w:rPr>
                              <w:t>If</w:t>
                            </w:r>
                            <w:r>
                              <w:rPr>
                                <w:color w:val="333333"/>
                                <w:spacing w:val="-5"/>
                              </w:rPr>
                              <w:t xml:space="preserve"> </w:t>
                            </w:r>
                            <w:r>
                              <w:rPr>
                                <w:color w:val="333333"/>
                              </w:rPr>
                              <w:t>the</w:t>
                            </w:r>
                            <w:r>
                              <w:rPr>
                                <w:color w:val="333333"/>
                                <w:spacing w:val="-3"/>
                              </w:rPr>
                              <w:t xml:space="preserve"> </w:t>
                            </w:r>
                            <w:r>
                              <w:rPr>
                                <w:color w:val="333333"/>
                              </w:rPr>
                              <w:t>above</w:t>
                            </w:r>
                            <w:r>
                              <w:rPr>
                                <w:color w:val="333333"/>
                                <w:spacing w:val="-2"/>
                              </w:rPr>
                              <w:t xml:space="preserve"> </w:t>
                            </w:r>
                            <w:r>
                              <w:rPr>
                                <w:color w:val="333333"/>
                              </w:rPr>
                              <w:t>numbers</w:t>
                            </w:r>
                            <w:r>
                              <w:rPr>
                                <w:color w:val="333333"/>
                                <w:spacing w:val="-3"/>
                              </w:rPr>
                              <w:t xml:space="preserve"> </w:t>
                            </w:r>
                            <w:r>
                              <w:rPr>
                                <w:color w:val="333333"/>
                              </w:rPr>
                              <w:t>include</w:t>
                            </w:r>
                            <w:r>
                              <w:rPr>
                                <w:color w:val="333333"/>
                                <w:spacing w:val="-2"/>
                              </w:rPr>
                              <w:t xml:space="preserve"> </w:t>
                            </w:r>
                            <w:r>
                              <w:rPr>
                                <w:color w:val="333333"/>
                              </w:rPr>
                              <w:t>multiple</w:t>
                            </w:r>
                            <w:r>
                              <w:rPr>
                                <w:color w:val="333333"/>
                                <w:spacing w:val="-3"/>
                              </w:rPr>
                              <w:t xml:space="preserve"> </w:t>
                            </w:r>
                            <w:r>
                              <w:rPr>
                                <w:color w:val="333333"/>
                              </w:rPr>
                              <w:t>groups,</w:t>
                            </w:r>
                            <w:r>
                              <w:rPr>
                                <w:color w:val="333333"/>
                                <w:spacing w:val="-2"/>
                              </w:rPr>
                              <w:t xml:space="preserve"> </w:t>
                            </w:r>
                            <w:r>
                              <w:rPr>
                                <w:color w:val="333333"/>
                              </w:rPr>
                              <w:t>cohorts,</w:t>
                            </w:r>
                            <w:r>
                              <w:rPr>
                                <w:color w:val="333333"/>
                                <w:spacing w:val="-3"/>
                              </w:rPr>
                              <w:t xml:space="preserve"> </w:t>
                            </w:r>
                            <w:r>
                              <w:rPr>
                                <w:color w:val="333333"/>
                              </w:rPr>
                              <w:t>or</w:t>
                            </w:r>
                            <w:r>
                              <w:rPr>
                                <w:color w:val="333333"/>
                                <w:spacing w:val="-3"/>
                              </w:rPr>
                              <w:t xml:space="preserve"> </w:t>
                            </w:r>
                            <w:r>
                              <w:rPr>
                                <w:color w:val="333333"/>
                              </w:rPr>
                              <w:t>ranges</w:t>
                            </w:r>
                            <w:r>
                              <w:rPr>
                                <w:color w:val="333333"/>
                                <w:spacing w:val="-2"/>
                              </w:rPr>
                              <w:t xml:space="preserve"> </w:t>
                            </w:r>
                            <w:r>
                              <w:rPr>
                                <w:color w:val="333333"/>
                              </w:rPr>
                              <w:t>or</w:t>
                            </w:r>
                            <w:r>
                              <w:rPr>
                                <w:color w:val="333333"/>
                                <w:spacing w:val="-3"/>
                              </w:rPr>
                              <w:t xml:space="preserve"> </w:t>
                            </w:r>
                            <w:r>
                              <w:rPr>
                                <w:color w:val="333333"/>
                              </w:rPr>
                              <w:t>are</w:t>
                            </w:r>
                            <w:r>
                              <w:rPr>
                                <w:color w:val="333333"/>
                                <w:spacing w:val="-2"/>
                              </w:rPr>
                              <w:t xml:space="preserve"> </w:t>
                            </w:r>
                            <w:r>
                              <w:rPr>
                                <w:color w:val="333333"/>
                              </w:rPr>
                              <w:t>dependent</w:t>
                            </w:r>
                            <w:r>
                              <w:rPr>
                                <w:color w:val="333333"/>
                                <w:spacing w:val="-3"/>
                              </w:rPr>
                              <w:t xml:space="preserve"> </w:t>
                            </w:r>
                            <w:r>
                              <w:rPr>
                                <w:color w:val="333333"/>
                              </w:rPr>
                              <w:t>on</w:t>
                            </w:r>
                            <w:r>
                              <w:rPr>
                                <w:color w:val="333333"/>
                                <w:spacing w:val="-2"/>
                              </w:rPr>
                              <w:t xml:space="preserve"> unknown</w:t>
                            </w:r>
                          </w:p>
                          <w:p w14:paraId="6F9D4C45" w14:textId="77777777" w:rsidR="00814875" w:rsidRDefault="00EA5180">
                            <w:pPr>
                              <w:pStyle w:val="BodyText"/>
                              <w:spacing w:line="225" w:lineRule="exact"/>
                              <w:rPr>
                                <w:color w:val="000000"/>
                              </w:rPr>
                            </w:pPr>
                            <w:r>
                              <w:rPr>
                                <w:color w:val="333333"/>
                              </w:rPr>
                              <w:t>factors,</w:t>
                            </w:r>
                            <w:r>
                              <w:rPr>
                                <w:color w:val="333333"/>
                                <w:spacing w:val="-4"/>
                              </w:rPr>
                              <w:t xml:space="preserve"> </w:t>
                            </w:r>
                            <w:r>
                              <w:rPr>
                                <w:color w:val="333333"/>
                              </w:rPr>
                              <w:t>or</w:t>
                            </w:r>
                            <w:r>
                              <w:rPr>
                                <w:color w:val="333333"/>
                                <w:spacing w:val="-4"/>
                              </w:rPr>
                              <w:t xml:space="preserve"> </w:t>
                            </w:r>
                            <w:r>
                              <w:rPr>
                                <w:color w:val="333333"/>
                              </w:rPr>
                              <w:t>need</w:t>
                            </w:r>
                            <w:r>
                              <w:rPr>
                                <w:color w:val="333333"/>
                                <w:spacing w:val="-4"/>
                              </w:rPr>
                              <w:t xml:space="preserve"> </w:t>
                            </w:r>
                            <w:r>
                              <w:rPr>
                                <w:color w:val="333333"/>
                              </w:rPr>
                              <w:t>any</w:t>
                            </w:r>
                            <w:r>
                              <w:rPr>
                                <w:color w:val="333333"/>
                                <w:spacing w:val="-4"/>
                              </w:rPr>
                              <w:t xml:space="preserve"> </w:t>
                            </w:r>
                            <w:r>
                              <w:rPr>
                                <w:color w:val="333333"/>
                              </w:rPr>
                              <w:t>explanation,</w:t>
                            </w:r>
                            <w:r>
                              <w:rPr>
                                <w:color w:val="333333"/>
                                <w:spacing w:val="-4"/>
                              </w:rPr>
                              <w:t xml:space="preserve"> </w:t>
                            </w:r>
                            <w:r>
                              <w:rPr>
                                <w:color w:val="333333"/>
                              </w:rPr>
                              <w:t>describe</w:t>
                            </w:r>
                            <w:r>
                              <w:rPr>
                                <w:color w:val="333333"/>
                                <w:spacing w:val="-4"/>
                              </w:rPr>
                              <w:t xml:space="preserve"> </w:t>
                            </w:r>
                            <w:r>
                              <w:rPr>
                                <w:color w:val="333333"/>
                                <w:spacing w:val="-2"/>
                              </w:rPr>
                              <w:t>here:</w:t>
                            </w:r>
                          </w:p>
                        </w:txbxContent>
                      </wps:txbx>
                      <wps:bodyPr wrap="square" lIns="0" tIns="0" rIns="0" bIns="0" rtlCol="0">
                        <a:noAutofit/>
                      </wps:bodyPr>
                    </wps:wsp>
                  </a:graphicData>
                </a:graphic>
              </wp:anchor>
            </w:drawing>
          </mc:Choice>
          <mc:Fallback>
            <w:pict>
              <v:shape w14:anchorId="3749F31A" id="Textbox 80" o:spid="_x0000_s1048" type="#_x0000_t202" style="position:absolute;left:0;text-align:left;margin-left:85pt;margin-top:1.45pt;width:455pt;height:22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" fillcolor="#dfebf4" stroked="f">
                <v:textbox inset="0,0,0,0">
                  <w:txbxContent>
                    <w:p w14:paraId="0A72C286" w14:textId="77777777" w:rsidR="00814875" w:rsidRDefault="00EA5180">
                      <w:pPr>
                        <w:pStyle w:val="BodyText"/>
                        <w:spacing w:line="197" w:lineRule="exact"/>
                        <w:rPr>
                          <w:color w:val="000000"/>
                        </w:rPr>
                      </w:pPr>
                      <w:r>
                        <w:rPr>
                          <w:color w:val="333333"/>
                        </w:rPr>
                        <w:t>If</w:t>
                      </w:r>
                      <w:r>
                        <w:rPr>
                          <w:color w:val="333333"/>
                          <w:spacing w:val="-5"/>
                        </w:rPr>
                        <w:t xml:space="preserve"> </w:t>
                      </w:r>
                      <w:r>
                        <w:rPr>
                          <w:color w:val="333333"/>
                        </w:rPr>
                        <w:t>the</w:t>
                      </w:r>
                      <w:r>
                        <w:rPr>
                          <w:color w:val="333333"/>
                          <w:spacing w:val="-3"/>
                        </w:rPr>
                        <w:t xml:space="preserve"> </w:t>
                      </w:r>
                      <w:r>
                        <w:rPr>
                          <w:color w:val="333333"/>
                        </w:rPr>
                        <w:t>above</w:t>
                      </w:r>
                      <w:r>
                        <w:rPr>
                          <w:color w:val="333333"/>
                          <w:spacing w:val="-2"/>
                        </w:rPr>
                        <w:t xml:space="preserve"> </w:t>
                      </w:r>
                      <w:r>
                        <w:rPr>
                          <w:color w:val="333333"/>
                        </w:rPr>
                        <w:t>numbers</w:t>
                      </w:r>
                      <w:r>
                        <w:rPr>
                          <w:color w:val="333333"/>
                          <w:spacing w:val="-3"/>
                        </w:rPr>
                        <w:t xml:space="preserve"> </w:t>
                      </w:r>
                      <w:r>
                        <w:rPr>
                          <w:color w:val="333333"/>
                        </w:rPr>
                        <w:t>include</w:t>
                      </w:r>
                      <w:r>
                        <w:rPr>
                          <w:color w:val="333333"/>
                          <w:spacing w:val="-2"/>
                        </w:rPr>
                        <w:t xml:space="preserve"> </w:t>
                      </w:r>
                      <w:r>
                        <w:rPr>
                          <w:color w:val="333333"/>
                        </w:rPr>
                        <w:t>multiple</w:t>
                      </w:r>
                      <w:r>
                        <w:rPr>
                          <w:color w:val="333333"/>
                          <w:spacing w:val="-3"/>
                        </w:rPr>
                        <w:t xml:space="preserve"> </w:t>
                      </w:r>
                      <w:r>
                        <w:rPr>
                          <w:color w:val="333333"/>
                        </w:rPr>
                        <w:t>groups,</w:t>
                      </w:r>
                      <w:r>
                        <w:rPr>
                          <w:color w:val="333333"/>
                          <w:spacing w:val="-2"/>
                        </w:rPr>
                        <w:t xml:space="preserve"> </w:t>
                      </w:r>
                      <w:r>
                        <w:rPr>
                          <w:color w:val="333333"/>
                        </w:rPr>
                        <w:t>cohorts,</w:t>
                      </w:r>
                      <w:r>
                        <w:rPr>
                          <w:color w:val="333333"/>
                          <w:spacing w:val="-3"/>
                        </w:rPr>
                        <w:t xml:space="preserve"> </w:t>
                      </w:r>
                      <w:r>
                        <w:rPr>
                          <w:color w:val="333333"/>
                        </w:rPr>
                        <w:t>or</w:t>
                      </w:r>
                      <w:r>
                        <w:rPr>
                          <w:color w:val="333333"/>
                          <w:spacing w:val="-3"/>
                        </w:rPr>
                        <w:t xml:space="preserve"> </w:t>
                      </w:r>
                      <w:r>
                        <w:rPr>
                          <w:color w:val="333333"/>
                        </w:rPr>
                        <w:t>ranges</w:t>
                      </w:r>
                      <w:r>
                        <w:rPr>
                          <w:color w:val="333333"/>
                          <w:spacing w:val="-2"/>
                        </w:rPr>
                        <w:t xml:space="preserve"> </w:t>
                      </w:r>
                      <w:r>
                        <w:rPr>
                          <w:color w:val="333333"/>
                        </w:rPr>
                        <w:t>or</w:t>
                      </w:r>
                      <w:r>
                        <w:rPr>
                          <w:color w:val="333333"/>
                          <w:spacing w:val="-3"/>
                        </w:rPr>
                        <w:t xml:space="preserve"> </w:t>
                      </w:r>
                      <w:r>
                        <w:rPr>
                          <w:color w:val="333333"/>
                        </w:rPr>
                        <w:t>are</w:t>
                      </w:r>
                      <w:r>
                        <w:rPr>
                          <w:color w:val="333333"/>
                          <w:spacing w:val="-2"/>
                        </w:rPr>
                        <w:t xml:space="preserve"> </w:t>
                      </w:r>
                      <w:r>
                        <w:rPr>
                          <w:color w:val="333333"/>
                        </w:rPr>
                        <w:t>dependent</w:t>
                      </w:r>
                      <w:r>
                        <w:rPr>
                          <w:color w:val="333333"/>
                          <w:spacing w:val="-3"/>
                        </w:rPr>
                        <w:t xml:space="preserve"> </w:t>
                      </w:r>
                      <w:r>
                        <w:rPr>
                          <w:color w:val="333333"/>
                        </w:rPr>
                        <w:t>on</w:t>
                      </w:r>
                      <w:r>
                        <w:rPr>
                          <w:color w:val="333333"/>
                          <w:spacing w:val="-2"/>
                        </w:rPr>
                        <w:t xml:space="preserve"> unknown</w:t>
                      </w:r>
                    </w:p>
                    <w:p w14:paraId="6F9D4C45" w14:textId="77777777" w:rsidR="00814875" w:rsidRDefault="00EA5180">
                      <w:pPr>
                        <w:pStyle w:val="BodyText"/>
                        <w:spacing w:line="225" w:lineRule="exact"/>
                        <w:rPr>
                          <w:color w:val="000000"/>
                        </w:rPr>
                      </w:pPr>
                      <w:r>
                        <w:rPr>
                          <w:color w:val="333333"/>
                        </w:rPr>
                        <w:t>factors,</w:t>
                      </w:r>
                      <w:r>
                        <w:rPr>
                          <w:color w:val="333333"/>
                          <w:spacing w:val="-4"/>
                        </w:rPr>
                        <w:t xml:space="preserve"> </w:t>
                      </w:r>
                      <w:r>
                        <w:rPr>
                          <w:color w:val="333333"/>
                        </w:rPr>
                        <w:t>or</w:t>
                      </w:r>
                      <w:r>
                        <w:rPr>
                          <w:color w:val="333333"/>
                          <w:spacing w:val="-4"/>
                        </w:rPr>
                        <w:t xml:space="preserve"> </w:t>
                      </w:r>
                      <w:r>
                        <w:rPr>
                          <w:color w:val="333333"/>
                        </w:rPr>
                        <w:t>need</w:t>
                      </w:r>
                      <w:r>
                        <w:rPr>
                          <w:color w:val="333333"/>
                          <w:spacing w:val="-4"/>
                        </w:rPr>
                        <w:t xml:space="preserve"> </w:t>
                      </w:r>
                      <w:r>
                        <w:rPr>
                          <w:color w:val="333333"/>
                        </w:rPr>
                        <w:t>any</w:t>
                      </w:r>
                      <w:r>
                        <w:rPr>
                          <w:color w:val="333333"/>
                          <w:spacing w:val="-4"/>
                        </w:rPr>
                        <w:t xml:space="preserve"> </w:t>
                      </w:r>
                      <w:r>
                        <w:rPr>
                          <w:color w:val="333333"/>
                        </w:rPr>
                        <w:t>explanation,</w:t>
                      </w:r>
                      <w:r>
                        <w:rPr>
                          <w:color w:val="333333"/>
                          <w:spacing w:val="-4"/>
                        </w:rPr>
                        <w:t xml:space="preserve"> </w:t>
                      </w:r>
                      <w:r>
                        <w:rPr>
                          <w:color w:val="333333"/>
                        </w:rPr>
                        <w:t>describe</w:t>
                      </w:r>
                      <w:r>
                        <w:rPr>
                          <w:color w:val="333333"/>
                          <w:spacing w:val="-4"/>
                        </w:rPr>
                        <w:t xml:space="preserve"> </w:t>
                      </w:r>
                      <w:r>
                        <w:rPr>
                          <w:color w:val="333333"/>
                          <w:spacing w:val="-2"/>
                        </w:rPr>
                        <w:t>here:</w:t>
                      </w:r>
                    </w:p>
                  </w:txbxContent>
                </v:textbox>
                <w10:wrap anchorx="page"/>
              </v:shape>
            </w:pict>
          </mc:Fallback>
        </mc:AlternateContent>
      </w:r>
      <w:r>
        <w:rPr>
          <w:color w:val="333333"/>
          <w:spacing w:val="-2"/>
          <w:sz w:val="20"/>
        </w:rPr>
        <w:t>A.2.3.</w:t>
      </w:r>
    </w:p>
    <w:p w14:paraId="7E1B9C9B" w14:textId="77777777" w:rsidR="00814875" w:rsidRDefault="00814875">
      <w:pPr>
        <w:pStyle w:val="BodyText"/>
        <w:spacing w:before="190"/>
        <w:rPr>
          <w:sz w:val="24"/>
        </w:rPr>
      </w:pPr>
    </w:p>
    <w:p w14:paraId="231AD19E" w14:textId="69259DEE" w:rsidR="00814875" w:rsidRDefault="00EA5180">
      <w:pPr>
        <w:spacing w:before="183" w:line="225" w:lineRule="auto"/>
        <w:ind w:left="680" w:right="453"/>
        <w:rPr>
          <w:rFonts w:ascii="Times New Roman"/>
          <w:sz w:val="24"/>
        </w:rPr>
      </w:pPr>
      <w:r>
        <w:rPr>
          <w:rFonts w:ascii="Times New Roman"/>
          <w:color w:val="333333"/>
          <w:sz w:val="24"/>
        </w:rPr>
        <w:t>The</w:t>
      </w:r>
      <w:r>
        <w:rPr>
          <w:rFonts w:ascii="Times New Roman"/>
          <w:color w:val="333333"/>
          <w:spacing w:val="-4"/>
          <w:sz w:val="24"/>
        </w:rPr>
        <w:t xml:space="preserve"> </w:t>
      </w:r>
      <w:r>
        <w:rPr>
          <w:rFonts w:ascii="Times New Roman"/>
          <w:color w:val="333333"/>
          <w:sz w:val="24"/>
        </w:rPr>
        <w:t>4,617</w:t>
      </w:r>
      <w:r>
        <w:rPr>
          <w:rFonts w:ascii="Times New Roman"/>
          <w:color w:val="333333"/>
          <w:spacing w:val="-3"/>
          <w:sz w:val="24"/>
        </w:rPr>
        <w:t xml:space="preserve"> </w:t>
      </w:r>
      <w:r>
        <w:rPr>
          <w:rFonts w:ascii="Times New Roman"/>
          <w:color w:val="333333"/>
          <w:sz w:val="24"/>
        </w:rPr>
        <w:t>physicians</w:t>
      </w:r>
      <w:r>
        <w:rPr>
          <w:rFonts w:ascii="Times New Roman"/>
          <w:color w:val="333333"/>
          <w:spacing w:val="-3"/>
          <w:sz w:val="24"/>
        </w:rPr>
        <w:t xml:space="preserve"> </w:t>
      </w:r>
      <w:r w:rsidR="001315A5">
        <w:rPr>
          <w:rFonts w:ascii="Times New Roman"/>
          <w:color w:val="333333"/>
          <w:spacing w:val="-3"/>
          <w:sz w:val="24"/>
        </w:rPr>
        <w:t xml:space="preserve">in the analysis </w:t>
      </w:r>
      <w:r>
        <w:rPr>
          <w:rFonts w:ascii="Times New Roman"/>
          <w:color w:val="333333"/>
          <w:sz w:val="24"/>
        </w:rPr>
        <w:t>represent</w:t>
      </w:r>
      <w:r>
        <w:rPr>
          <w:rFonts w:ascii="Times New Roman"/>
          <w:color w:val="333333"/>
          <w:spacing w:val="-4"/>
          <w:sz w:val="24"/>
        </w:rPr>
        <w:t xml:space="preserve"> </w:t>
      </w:r>
      <w:r>
        <w:rPr>
          <w:rFonts w:ascii="Times New Roman"/>
          <w:color w:val="333333"/>
          <w:sz w:val="24"/>
        </w:rPr>
        <w:t>physicians</w:t>
      </w:r>
      <w:r>
        <w:rPr>
          <w:rFonts w:ascii="Times New Roman"/>
          <w:color w:val="333333"/>
          <w:spacing w:val="-3"/>
          <w:sz w:val="24"/>
        </w:rPr>
        <w:t xml:space="preserve"> </w:t>
      </w:r>
      <w:r>
        <w:rPr>
          <w:rFonts w:ascii="Times New Roman"/>
          <w:color w:val="333333"/>
          <w:sz w:val="24"/>
        </w:rPr>
        <w:t>who</w:t>
      </w:r>
      <w:r>
        <w:rPr>
          <w:rFonts w:ascii="Times New Roman"/>
          <w:color w:val="333333"/>
          <w:spacing w:val="-3"/>
          <w:sz w:val="24"/>
        </w:rPr>
        <w:t xml:space="preserve"> </w:t>
      </w:r>
      <w:r>
        <w:rPr>
          <w:rFonts w:ascii="Times New Roman"/>
          <w:color w:val="333333"/>
          <w:sz w:val="24"/>
        </w:rPr>
        <w:t>were</w:t>
      </w:r>
      <w:r>
        <w:rPr>
          <w:rFonts w:ascii="Times New Roman"/>
          <w:color w:val="333333"/>
          <w:spacing w:val="-4"/>
          <w:sz w:val="24"/>
        </w:rPr>
        <w:t xml:space="preserve"> </w:t>
      </w:r>
      <w:r>
        <w:rPr>
          <w:rFonts w:ascii="Times New Roman"/>
          <w:color w:val="333333"/>
          <w:sz w:val="24"/>
        </w:rPr>
        <w:t>licensed</w:t>
      </w:r>
      <w:r>
        <w:rPr>
          <w:rFonts w:ascii="Times New Roman"/>
          <w:color w:val="333333"/>
          <w:spacing w:val="-3"/>
          <w:sz w:val="24"/>
        </w:rPr>
        <w:t xml:space="preserve"> </w:t>
      </w:r>
      <w:r>
        <w:rPr>
          <w:rFonts w:ascii="Times New Roman"/>
          <w:color w:val="333333"/>
          <w:sz w:val="24"/>
        </w:rPr>
        <w:t>to</w:t>
      </w:r>
      <w:r>
        <w:rPr>
          <w:rFonts w:ascii="Times New Roman"/>
          <w:color w:val="333333"/>
          <w:spacing w:val="-3"/>
          <w:sz w:val="24"/>
        </w:rPr>
        <w:t xml:space="preserve"> </w:t>
      </w:r>
      <w:r>
        <w:rPr>
          <w:rFonts w:ascii="Times New Roman"/>
          <w:color w:val="333333"/>
          <w:sz w:val="24"/>
        </w:rPr>
        <w:t>practice</w:t>
      </w:r>
      <w:r>
        <w:rPr>
          <w:rFonts w:ascii="Times New Roman"/>
          <w:color w:val="333333"/>
          <w:spacing w:val="-4"/>
          <w:sz w:val="24"/>
        </w:rPr>
        <w:t xml:space="preserve"> </w:t>
      </w:r>
      <w:r>
        <w:rPr>
          <w:rFonts w:ascii="Times New Roman"/>
          <w:color w:val="333333"/>
          <w:sz w:val="24"/>
        </w:rPr>
        <w:t>in</w:t>
      </w:r>
      <w:r>
        <w:rPr>
          <w:rFonts w:ascii="Times New Roman"/>
          <w:color w:val="333333"/>
          <w:spacing w:val="-3"/>
          <w:sz w:val="24"/>
        </w:rPr>
        <w:t xml:space="preserve"> </w:t>
      </w:r>
      <w:r>
        <w:rPr>
          <w:rFonts w:ascii="Times New Roman"/>
          <w:color w:val="333333"/>
          <w:sz w:val="24"/>
        </w:rPr>
        <w:t>North</w:t>
      </w:r>
      <w:r>
        <w:rPr>
          <w:rFonts w:ascii="Times New Roman"/>
          <w:color w:val="333333"/>
          <w:spacing w:val="-3"/>
          <w:sz w:val="24"/>
        </w:rPr>
        <w:t xml:space="preserve"> </w:t>
      </w:r>
      <w:r>
        <w:rPr>
          <w:rFonts w:ascii="Times New Roman"/>
          <w:color w:val="333333"/>
          <w:sz w:val="24"/>
        </w:rPr>
        <w:t>Carolina</w:t>
      </w:r>
      <w:r>
        <w:rPr>
          <w:rFonts w:ascii="Times New Roman"/>
          <w:color w:val="333333"/>
          <w:spacing w:val="-4"/>
          <w:sz w:val="24"/>
        </w:rPr>
        <w:t xml:space="preserve"> </w:t>
      </w:r>
      <w:r>
        <w:rPr>
          <w:rFonts w:ascii="Times New Roman"/>
          <w:color w:val="333333"/>
          <w:sz w:val="24"/>
        </w:rPr>
        <w:t>in</w:t>
      </w:r>
      <w:r>
        <w:rPr>
          <w:rFonts w:ascii="Times New Roman"/>
          <w:color w:val="333333"/>
          <w:spacing w:val="-3"/>
          <w:sz w:val="24"/>
        </w:rPr>
        <w:t xml:space="preserve"> </w:t>
      </w:r>
      <w:r>
        <w:rPr>
          <w:rFonts w:ascii="Times New Roman"/>
          <w:color w:val="333333"/>
          <w:sz w:val="24"/>
        </w:rPr>
        <w:t>both 2009 and 2019.</w:t>
      </w:r>
    </w:p>
    <w:p w14:paraId="56E84D80" w14:textId="77777777" w:rsidR="00814875" w:rsidRDefault="00814875">
      <w:pPr>
        <w:pStyle w:val="BodyText"/>
        <w:spacing w:before="194"/>
        <w:rPr>
          <w:rFonts w:ascii="Times New Roman"/>
        </w:rPr>
      </w:pPr>
    </w:p>
    <w:p w14:paraId="28F1FCB2" w14:textId="77777777" w:rsidR="00814875" w:rsidRDefault="00EA5180">
      <w:pPr>
        <w:ind w:left="380"/>
        <w:rPr>
          <w:sz w:val="20"/>
        </w:rPr>
      </w:pPr>
      <w:r>
        <w:rPr>
          <w:noProof/>
          <w:sz w:val="20"/>
        </w:rPr>
        <mc:AlternateContent>
          <mc:Choice Requires="wps">
            <w:drawing>
              <wp:anchor distT="0" distB="0" distL="0" distR="0" simplePos="0" relativeHeight="15742976" behindDoc="0" locked="0" layoutInCell="1" allowOverlap="1" wp14:anchorId="39884101" wp14:editId="3B329B68">
                <wp:simplePos x="0" y="0"/>
                <wp:positionH relativeFrom="page">
                  <wp:posOffset>1079500</wp:posOffset>
                </wp:positionH>
                <wp:positionV relativeFrom="paragraph">
                  <wp:posOffset>17946</wp:posOffset>
                </wp:positionV>
                <wp:extent cx="5778500" cy="16764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676400"/>
                        </a:xfrm>
                        <a:prstGeom prst="rect">
                          <a:avLst/>
                        </a:prstGeom>
                        <a:solidFill>
                          <a:srgbClr val="DFEBF4"/>
                        </a:solidFill>
                      </wps:spPr>
                      <wps:txbx>
                        <w:txbxContent>
                          <w:p w14:paraId="5D1EDD98" w14:textId="77777777" w:rsidR="00814875" w:rsidRDefault="00EA5180">
                            <w:pPr>
                              <w:pStyle w:val="BodyText"/>
                              <w:spacing w:line="197" w:lineRule="exact"/>
                              <w:rPr>
                                <w:color w:val="000000"/>
                              </w:rPr>
                            </w:pPr>
                            <w:r>
                              <w:rPr>
                                <w:color w:val="333333"/>
                              </w:rPr>
                              <w:t>Do</w:t>
                            </w:r>
                            <w:r>
                              <w:rPr>
                                <w:color w:val="333333"/>
                                <w:spacing w:val="-4"/>
                              </w:rPr>
                              <w:t xml:space="preserve"> </w:t>
                            </w:r>
                            <w:r>
                              <w:rPr>
                                <w:color w:val="333333"/>
                              </w:rPr>
                              <w:t>you</w:t>
                            </w:r>
                            <w:r>
                              <w:rPr>
                                <w:color w:val="333333"/>
                                <w:spacing w:val="-1"/>
                              </w:rPr>
                              <w:t xml:space="preserve"> </w:t>
                            </w:r>
                            <w:r>
                              <w:rPr>
                                <w:color w:val="333333"/>
                              </w:rPr>
                              <w:t>plan</w:t>
                            </w:r>
                            <w:r>
                              <w:rPr>
                                <w:color w:val="333333"/>
                                <w:spacing w:val="-2"/>
                              </w:rPr>
                              <w:t xml:space="preserve"> </w:t>
                            </w:r>
                            <w:r>
                              <w:rPr>
                                <w:color w:val="333333"/>
                              </w:rPr>
                              <w:t>to</w:t>
                            </w:r>
                            <w:r>
                              <w:rPr>
                                <w:color w:val="333333"/>
                                <w:spacing w:val="-1"/>
                              </w:rPr>
                              <w:t xml:space="preserve"> </w:t>
                            </w:r>
                            <w:r>
                              <w:rPr>
                                <w:color w:val="333333"/>
                              </w:rPr>
                              <w:t>enroll</w:t>
                            </w:r>
                            <w:r>
                              <w:rPr>
                                <w:color w:val="333333"/>
                                <w:spacing w:val="-2"/>
                              </w:rPr>
                              <w:t xml:space="preserve"> </w:t>
                            </w:r>
                            <w:r>
                              <w:rPr>
                                <w:color w:val="333333"/>
                              </w:rPr>
                              <w:t>subjects</w:t>
                            </w:r>
                            <w:r>
                              <w:rPr>
                                <w:color w:val="333333"/>
                                <w:spacing w:val="-1"/>
                              </w:rPr>
                              <w:t xml:space="preserve"> </w:t>
                            </w:r>
                            <w:r>
                              <w:rPr>
                                <w:color w:val="333333"/>
                              </w:rPr>
                              <w:t>from</w:t>
                            </w:r>
                            <w:r>
                              <w:rPr>
                                <w:color w:val="333333"/>
                                <w:spacing w:val="-2"/>
                              </w:rPr>
                              <w:t xml:space="preserve"> </w:t>
                            </w:r>
                            <w:r>
                              <w:rPr>
                                <w:color w:val="333333"/>
                              </w:rPr>
                              <w:t>these</w:t>
                            </w:r>
                            <w:r>
                              <w:rPr>
                                <w:color w:val="333333"/>
                                <w:spacing w:val="-1"/>
                              </w:rPr>
                              <w:t xml:space="preserve"> </w:t>
                            </w:r>
                            <w:r>
                              <w:rPr>
                                <w:color w:val="333333"/>
                              </w:rPr>
                              <w:t>vulnerable</w:t>
                            </w:r>
                            <w:r>
                              <w:rPr>
                                <w:color w:val="333333"/>
                                <w:spacing w:val="-2"/>
                              </w:rPr>
                              <w:t xml:space="preserve"> </w:t>
                            </w:r>
                            <w:r>
                              <w:rPr>
                                <w:color w:val="333333"/>
                              </w:rPr>
                              <w:t>or</w:t>
                            </w:r>
                            <w:r>
                              <w:rPr>
                                <w:color w:val="333333"/>
                                <w:spacing w:val="-1"/>
                              </w:rPr>
                              <w:t xml:space="preserve"> </w:t>
                            </w:r>
                            <w:r>
                              <w:rPr>
                                <w:color w:val="333333"/>
                              </w:rPr>
                              <w:t>select</w:t>
                            </w:r>
                            <w:r>
                              <w:rPr>
                                <w:color w:val="333333"/>
                                <w:spacing w:val="-1"/>
                              </w:rPr>
                              <w:t xml:space="preserve"> </w:t>
                            </w:r>
                            <w:r>
                              <w:rPr>
                                <w:color w:val="333333"/>
                                <w:spacing w:val="-2"/>
                              </w:rPr>
                              <w:t>populations:</w:t>
                            </w:r>
                          </w:p>
                          <w:p w14:paraId="0427F1A1" w14:textId="77777777" w:rsidR="00814875" w:rsidRDefault="00EA5180">
                            <w:pPr>
                              <w:pStyle w:val="BodyText"/>
                              <w:spacing w:before="2" w:line="230" w:lineRule="auto"/>
                              <w:rPr>
                                <w:color w:val="000000"/>
                              </w:rPr>
                            </w:pPr>
                            <w:r>
                              <w:rPr>
                                <w:color w:val="333333"/>
                              </w:rPr>
                              <w:t>If</w:t>
                            </w:r>
                            <w:r>
                              <w:rPr>
                                <w:color w:val="333333"/>
                                <w:spacing w:val="-3"/>
                              </w:rPr>
                              <w:t xml:space="preserve"> </w:t>
                            </w:r>
                            <w:r>
                              <w:rPr>
                                <w:color w:val="333333"/>
                              </w:rPr>
                              <w:t>you</w:t>
                            </w:r>
                            <w:r>
                              <w:rPr>
                                <w:color w:val="333333"/>
                                <w:spacing w:val="-3"/>
                              </w:rPr>
                              <w:t xml:space="preserve"> </w:t>
                            </w:r>
                            <w:r>
                              <w:rPr>
                                <w:color w:val="333333"/>
                              </w:rPr>
                              <w:t>will</w:t>
                            </w:r>
                            <w:r>
                              <w:rPr>
                                <w:color w:val="333333"/>
                                <w:spacing w:val="-3"/>
                              </w:rPr>
                              <w:t xml:space="preserve"> </w:t>
                            </w:r>
                            <w:r>
                              <w:rPr>
                                <w:color w:val="333333"/>
                              </w:rPr>
                              <w:t>include</w:t>
                            </w:r>
                            <w:r>
                              <w:rPr>
                                <w:color w:val="333333"/>
                                <w:spacing w:val="-3"/>
                              </w:rPr>
                              <w:t xml:space="preserve"> </w:t>
                            </w:r>
                            <w:r>
                              <w:rPr>
                                <w:color w:val="333333"/>
                              </w:rPr>
                              <w:t>children,</w:t>
                            </w:r>
                            <w:r>
                              <w:rPr>
                                <w:color w:val="333333"/>
                                <w:spacing w:val="-3"/>
                              </w:rPr>
                              <w:t xml:space="preserve"> </w:t>
                            </w:r>
                            <w:r>
                              <w:rPr>
                                <w:color w:val="333333"/>
                              </w:rPr>
                              <w:t>prisoners</w:t>
                            </w:r>
                            <w:r>
                              <w:rPr>
                                <w:color w:val="333333"/>
                                <w:spacing w:val="-3"/>
                              </w:rPr>
                              <w:t xml:space="preserve"> </w:t>
                            </w:r>
                            <w:r>
                              <w:rPr>
                                <w:color w:val="333333"/>
                              </w:rPr>
                              <w:t>or</w:t>
                            </w:r>
                            <w:r>
                              <w:rPr>
                                <w:color w:val="333333"/>
                                <w:spacing w:val="-3"/>
                              </w:rPr>
                              <w:t xml:space="preserve"> </w:t>
                            </w:r>
                            <w:r>
                              <w:rPr>
                                <w:color w:val="333333"/>
                              </w:rPr>
                              <w:t>nonviable</w:t>
                            </w:r>
                            <w:r>
                              <w:rPr>
                                <w:color w:val="333333"/>
                                <w:spacing w:val="-3"/>
                              </w:rPr>
                              <w:t xml:space="preserve"> </w:t>
                            </w:r>
                            <w:r>
                              <w:rPr>
                                <w:color w:val="333333"/>
                              </w:rPr>
                              <w:t>neonates</w:t>
                            </w:r>
                            <w:r>
                              <w:rPr>
                                <w:color w:val="333333"/>
                                <w:spacing w:val="-3"/>
                              </w:rPr>
                              <w:t xml:space="preserve"> </w:t>
                            </w:r>
                            <w:r>
                              <w:rPr>
                                <w:color w:val="333333"/>
                              </w:rPr>
                              <w:t>or</w:t>
                            </w:r>
                            <w:r>
                              <w:rPr>
                                <w:color w:val="333333"/>
                                <w:spacing w:val="-3"/>
                              </w:rPr>
                              <w:t xml:space="preserve"> </w:t>
                            </w:r>
                            <w:r>
                              <w:rPr>
                                <w:color w:val="333333"/>
                              </w:rPr>
                              <w:t>neonates</w:t>
                            </w:r>
                            <w:r>
                              <w:rPr>
                                <w:color w:val="333333"/>
                                <w:spacing w:val="-3"/>
                              </w:rPr>
                              <w:t xml:space="preserve"> </w:t>
                            </w:r>
                            <w:r>
                              <w:rPr>
                                <w:color w:val="333333"/>
                              </w:rPr>
                              <w:t>of</w:t>
                            </w:r>
                            <w:r>
                              <w:rPr>
                                <w:color w:val="333333"/>
                                <w:spacing w:val="-3"/>
                              </w:rPr>
                              <w:t xml:space="preserve"> </w:t>
                            </w:r>
                            <w:r>
                              <w:rPr>
                                <w:color w:val="333333"/>
                              </w:rPr>
                              <w:t>uncertain</w:t>
                            </w:r>
                            <w:r>
                              <w:rPr>
                                <w:color w:val="333333"/>
                                <w:spacing w:val="-3"/>
                              </w:rPr>
                              <w:t xml:space="preserve"> </w:t>
                            </w:r>
                            <w:r>
                              <w:rPr>
                                <w:color w:val="333333"/>
                              </w:rPr>
                              <w:t>viability,</w:t>
                            </w:r>
                            <w:r>
                              <w:rPr>
                                <w:color w:val="333333"/>
                                <w:spacing w:val="-3"/>
                              </w:rPr>
                              <w:t xml:space="preserve"> </w:t>
                            </w:r>
                            <w:r>
                              <w:rPr>
                                <w:color w:val="333333"/>
                              </w:rPr>
                              <w:t>please check the appropriate category below and complete the additional sections.</w:t>
                            </w:r>
                          </w:p>
                          <w:p w14:paraId="0B6D7187" w14:textId="77777777" w:rsidR="00814875" w:rsidRDefault="00EA5180">
                            <w:pPr>
                              <w:pStyle w:val="BodyText"/>
                              <w:spacing w:before="219" w:line="230" w:lineRule="auto"/>
                              <w:ind w:right="107"/>
                              <w:rPr>
                                <w:color w:val="000000"/>
                              </w:rPr>
                            </w:pPr>
                            <w:r>
                              <w:rPr>
                                <w:color w:val="333333"/>
                              </w:rPr>
                              <w:t>You</w:t>
                            </w:r>
                            <w:r>
                              <w:rPr>
                                <w:color w:val="333333"/>
                                <w:spacing w:val="-3"/>
                              </w:rPr>
                              <w:t xml:space="preserve"> </w:t>
                            </w:r>
                            <w:r>
                              <w:rPr>
                                <w:color w:val="333333"/>
                              </w:rPr>
                              <w:t>should</w:t>
                            </w:r>
                            <w:r>
                              <w:rPr>
                                <w:color w:val="333333"/>
                                <w:spacing w:val="-3"/>
                              </w:rPr>
                              <w:t xml:space="preserve"> </w:t>
                            </w:r>
                            <w:r>
                              <w:rPr>
                                <w:color w:val="333333"/>
                              </w:rPr>
                              <w:t>check</w:t>
                            </w:r>
                            <w:r>
                              <w:rPr>
                                <w:color w:val="333333"/>
                                <w:spacing w:val="-3"/>
                              </w:rPr>
                              <w:t xml:space="preserve"> </w:t>
                            </w:r>
                            <w:r>
                              <w:rPr>
                                <w:color w:val="333333"/>
                              </w:rPr>
                              <w:t>"Pregnant</w:t>
                            </w:r>
                            <w:r>
                              <w:rPr>
                                <w:color w:val="333333"/>
                                <w:spacing w:val="-3"/>
                              </w:rPr>
                              <w:t xml:space="preserve"> </w:t>
                            </w:r>
                            <w:r>
                              <w:rPr>
                                <w:color w:val="333333"/>
                              </w:rPr>
                              <w:t>women"</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specifically</w:t>
                            </w:r>
                            <w:r>
                              <w:rPr>
                                <w:color w:val="333333"/>
                                <w:spacing w:val="-3"/>
                              </w:rPr>
                              <w:t xml:space="preserve"> </w:t>
                            </w:r>
                            <w:r>
                              <w:rPr>
                                <w:color w:val="333333"/>
                              </w:rPr>
                              <w:t>intend</w:t>
                            </w:r>
                            <w:r>
                              <w:rPr>
                                <w:color w:val="333333"/>
                                <w:spacing w:val="-3"/>
                              </w:rPr>
                              <w:t xml:space="preserve"> </w:t>
                            </w:r>
                            <w:r>
                              <w:rPr>
                                <w:color w:val="333333"/>
                              </w:rPr>
                              <w:t>to</w:t>
                            </w:r>
                            <w:r>
                              <w:rPr>
                                <w:color w:val="333333"/>
                                <w:spacing w:val="-3"/>
                              </w:rPr>
                              <w:t xml:space="preserve"> </w:t>
                            </w:r>
                            <w:r>
                              <w:rPr>
                                <w:color w:val="333333"/>
                              </w:rPr>
                              <w:t>recruit</w:t>
                            </w:r>
                            <w:r>
                              <w:rPr>
                                <w:color w:val="333333"/>
                                <w:spacing w:val="-3"/>
                              </w:rPr>
                              <w:t xml:space="preserve"> </w:t>
                            </w:r>
                            <w:r>
                              <w:rPr>
                                <w:color w:val="333333"/>
                              </w:rPr>
                              <w:t>women</w:t>
                            </w:r>
                            <w:r>
                              <w:rPr>
                                <w:color w:val="333333"/>
                                <w:spacing w:val="-3"/>
                              </w:rPr>
                              <w:t xml:space="preserve"> </w:t>
                            </w:r>
                            <w:r>
                              <w:rPr>
                                <w:color w:val="333333"/>
                              </w:rPr>
                              <w:t>who</w:t>
                            </w:r>
                            <w:r>
                              <w:rPr>
                                <w:color w:val="333333"/>
                                <w:spacing w:val="-3"/>
                              </w:rPr>
                              <w:t xml:space="preserve"> </w:t>
                            </w:r>
                            <w:r>
                              <w:rPr>
                                <w:color w:val="333333"/>
                              </w:rPr>
                              <w:t>are</w:t>
                            </w:r>
                            <w:r>
                              <w:rPr>
                                <w:color w:val="333333"/>
                                <w:spacing w:val="-3"/>
                              </w:rPr>
                              <w:t xml:space="preserve"> </w:t>
                            </w:r>
                            <w:r>
                              <w:rPr>
                                <w:color w:val="333333"/>
                              </w:rPr>
                              <w:t>pregnant</w:t>
                            </w:r>
                            <w:r>
                              <w:rPr>
                                <w:color w:val="333333"/>
                                <w:spacing w:val="-3"/>
                              </w:rPr>
                              <w:t xml:space="preserve"> </w:t>
                            </w:r>
                            <w:r>
                              <w:rPr>
                                <w:color w:val="333333"/>
                              </w:rPr>
                              <w:t xml:space="preserve">or are not excluding pregnant women in biomedical research that is greater than minimal risk. Do not check if you are conducting a survey of the </w:t>
                            </w:r>
                            <w:proofErr w:type="gramStart"/>
                            <w:r>
                              <w:rPr>
                                <w:color w:val="333333"/>
                              </w:rPr>
                              <w:t>general public</w:t>
                            </w:r>
                            <w:proofErr w:type="gramEnd"/>
                            <w:r>
                              <w:rPr>
                                <w:color w:val="333333"/>
                              </w:rPr>
                              <w:t xml:space="preserve"> or conducting secondary data analysis or chart review not aimed at pregnant women.</w:t>
                            </w:r>
                          </w:p>
                          <w:p w14:paraId="00A8F8D3" w14:textId="77777777" w:rsidR="00814875" w:rsidRDefault="00EA5180">
                            <w:pPr>
                              <w:pStyle w:val="BodyText"/>
                              <w:spacing w:before="217" w:line="230" w:lineRule="auto"/>
                              <w:rPr>
                                <w:color w:val="000000"/>
                              </w:rPr>
                            </w:pPr>
                            <w:r>
                              <w:rPr>
                                <w:color w:val="333333"/>
                              </w:rPr>
                              <w:t>Only</w:t>
                            </w:r>
                            <w:r>
                              <w:rPr>
                                <w:color w:val="333333"/>
                                <w:spacing w:val="-3"/>
                              </w:rPr>
                              <w:t xml:space="preserve"> </w:t>
                            </w:r>
                            <w:r>
                              <w:rPr>
                                <w:color w:val="333333"/>
                              </w:rPr>
                              <w:t>check</w:t>
                            </w:r>
                            <w:r>
                              <w:rPr>
                                <w:color w:val="333333"/>
                                <w:spacing w:val="-3"/>
                              </w:rPr>
                              <w:t xml:space="preserve"> </w:t>
                            </w:r>
                            <w:r>
                              <w:rPr>
                                <w:color w:val="333333"/>
                              </w:rPr>
                              <w:t>UNC-CH</w:t>
                            </w:r>
                            <w:r>
                              <w:rPr>
                                <w:color w:val="333333"/>
                                <w:spacing w:val="-3"/>
                              </w:rPr>
                              <w:t xml:space="preserve"> </w:t>
                            </w:r>
                            <w:r>
                              <w:rPr>
                                <w:color w:val="333333"/>
                              </w:rPr>
                              <w:t>Student</w:t>
                            </w:r>
                            <w:r>
                              <w:rPr>
                                <w:color w:val="333333"/>
                                <w:spacing w:val="-3"/>
                              </w:rPr>
                              <w:t xml:space="preserve"> </w:t>
                            </w:r>
                            <w:r>
                              <w:rPr>
                                <w:color w:val="333333"/>
                              </w:rPr>
                              <w:t>athletes,</w:t>
                            </w:r>
                            <w:r>
                              <w:rPr>
                                <w:color w:val="333333"/>
                                <w:spacing w:val="-3"/>
                              </w:rPr>
                              <w:t xml:space="preserve"> </w:t>
                            </w:r>
                            <w:r>
                              <w:rPr>
                                <w:color w:val="333333"/>
                              </w:rPr>
                              <w:t>athletic</w:t>
                            </w:r>
                            <w:r>
                              <w:rPr>
                                <w:color w:val="333333"/>
                                <w:spacing w:val="-3"/>
                              </w:rPr>
                              <w:t xml:space="preserve"> </w:t>
                            </w:r>
                            <w:r>
                              <w:rPr>
                                <w:color w:val="333333"/>
                              </w:rPr>
                              <w:t>teams,</w:t>
                            </w:r>
                            <w:r>
                              <w:rPr>
                                <w:color w:val="333333"/>
                                <w:spacing w:val="-3"/>
                              </w:rPr>
                              <w:t xml:space="preserve"> </w:t>
                            </w:r>
                            <w:r>
                              <w:rPr>
                                <w:color w:val="333333"/>
                              </w:rPr>
                              <w:t>or</w:t>
                            </w:r>
                            <w:r>
                              <w:rPr>
                                <w:color w:val="333333"/>
                                <w:spacing w:val="-3"/>
                              </w:rPr>
                              <w:t xml:space="preserve"> </w:t>
                            </w:r>
                            <w:r>
                              <w:rPr>
                                <w:color w:val="333333"/>
                              </w:rPr>
                              <w:t>coaches</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have</w:t>
                            </w:r>
                            <w:r>
                              <w:rPr>
                                <w:color w:val="333333"/>
                                <w:spacing w:val="-3"/>
                              </w:rPr>
                              <w:t xml:space="preserve"> </w:t>
                            </w:r>
                            <w:r>
                              <w:rPr>
                                <w:color w:val="333333"/>
                              </w:rPr>
                              <w:t>specific</w:t>
                            </w:r>
                            <w:r>
                              <w:rPr>
                                <w:color w:val="333333"/>
                                <w:spacing w:val="-3"/>
                              </w:rPr>
                              <w:t xml:space="preserve"> </w:t>
                            </w:r>
                            <w:r>
                              <w:rPr>
                                <w:color w:val="333333"/>
                              </w:rPr>
                              <w:t>plans</w:t>
                            </w:r>
                            <w:r>
                              <w:rPr>
                                <w:color w:val="333333"/>
                                <w:spacing w:val="-3"/>
                              </w:rPr>
                              <w:t xml:space="preserve"> </w:t>
                            </w:r>
                            <w:r>
                              <w:rPr>
                                <w:color w:val="333333"/>
                              </w:rPr>
                              <w:t>to</w:t>
                            </w:r>
                            <w:r>
                              <w:rPr>
                                <w:color w:val="333333"/>
                                <w:spacing w:val="-3"/>
                              </w:rPr>
                              <w:t xml:space="preserve"> </w:t>
                            </w:r>
                            <w:r>
                              <w:rPr>
                                <w:color w:val="333333"/>
                              </w:rPr>
                              <w:t>enroll these subjects. This is not applicable for intramural or club sports. For definitions and guidance see SOP 1201: Vulnerable subjects in research.</w:t>
                            </w:r>
                          </w:p>
                        </w:txbxContent>
                      </wps:txbx>
                      <wps:bodyPr wrap="square" lIns="0" tIns="0" rIns="0" bIns="0" rtlCol="0">
                        <a:noAutofit/>
                      </wps:bodyPr>
                    </wps:wsp>
                  </a:graphicData>
                </a:graphic>
              </wp:anchor>
            </w:drawing>
          </mc:Choice>
          <mc:Fallback>
            <w:pict>
              <v:shape w14:anchorId="39884101" id="Textbox 81" o:spid="_x0000_s1049" type="#_x0000_t202" style="position:absolute;left:0;text-align:left;margin-left:85pt;margin-top:1.4pt;width:455pt;height:132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" fillcolor="#dfebf4" stroked="f">
                <v:textbox inset="0,0,0,0">
                  <w:txbxContent>
                    <w:p w14:paraId="5D1EDD98" w14:textId="77777777" w:rsidR="00814875" w:rsidRDefault="00EA5180">
                      <w:pPr>
                        <w:pStyle w:val="BodyText"/>
                        <w:spacing w:line="197" w:lineRule="exact"/>
                        <w:rPr>
                          <w:color w:val="000000"/>
                        </w:rPr>
                      </w:pPr>
                      <w:r>
                        <w:rPr>
                          <w:color w:val="333333"/>
                        </w:rPr>
                        <w:t>Do</w:t>
                      </w:r>
                      <w:r>
                        <w:rPr>
                          <w:color w:val="333333"/>
                          <w:spacing w:val="-4"/>
                        </w:rPr>
                        <w:t xml:space="preserve"> </w:t>
                      </w:r>
                      <w:r>
                        <w:rPr>
                          <w:color w:val="333333"/>
                        </w:rPr>
                        <w:t>you</w:t>
                      </w:r>
                      <w:r>
                        <w:rPr>
                          <w:color w:val="333333"/>
                          <w:spacing w:val="-1"/>
                        </w:rPr>
                        <w:t xml:space="preserve"> </w:t>
                      </w:r>
                      <w:r>
                        <w:rPr>
                          <w:color w:val="333333"/>
                        </w:rPr>
                        <w:t>plan</w:t>
                      </w:r>
                      <w:r>
                        <w:rPr>
                          <w:color w:val="333333"/>
                          <w:spacing w:val="-2"/>
                        </w:rPr>
                        <w:t xml:space="preserve"> </w:t>
                      </w:r>
                      <w:r>
                        <w:rPr>
                          <w:color w:val="333333"/>
                        </w:rPr>
                        <w:t>to</w:t>
                      </w:r>
                      <w:r>
                        <w:rPr>
                          <w:color w:val="333333"/>
                          <w:spacing w:val="-1"/>
                        </w:rPr>
                        <w:t xml:space="preserve"> </w:t>
                      </w:r>
                      <w:r>
                        <w:rPr>
                          <w:color w:val="333333"/>
                        </w:rPr>
                        <w:t>enroll</w:t>
                      </w:r>
                      <w:r>
                        <w:rPr>
                          <w:color w:val="333333"/>
                          <w:spacing w:val="-2"/>
                        </w:rPr>
                        <w:t xml:space="preserve"> </w:t>
                      </w:r>
                      <w:r>
                        <w:rPr>
                          <w:color w:val="333333"/>
                        </w:rPr>
                        <w:t>subjects</w:t>
                      </w:r>
                      <w:r>
                        <w:rPr>
                          <w:color w:val="333333"/>
                          <w:spacing w:val="-1"/>
                        </w:rPr>
                        <w:t xml:space="preserve"> </w:t>
                      </w:r>
                      <w:r>
                        <w:rPr>
                          <w:color w:val="333333"/>
                        </w:rPr>
                        <w:t>from</w:t>
                      </w:r>
                      <w:r>
                        <w:rPr>
                          <w:color w:val="333333"/>
                          <w:spacing w:val="-2"/>
                        </w:rPr>
                        <w:t xml:space="preserve"> </w:t>
                      </w:r>
                      <w:r>
                        <w:rPr>
                          <w:color w:val="333333"/>
                        </w:rPr>
                        <w:t>these</w:t>
                      </w:r>
                      <w:r>
                        <w:rPr>
                          <w:color w:val="333333"/>
                          <w:spacing w:val="-1"/>
                        </w:rPr>
                        <w:t xml:space="preserve"> </w:t>
                      </w:r>
                      <w:r>
                        <w:rPr>
                          <w:color w:val="333333"/>
                        </w:rPr>
                        <w:t>vulnerable</w:t>
                      </w:r>
                      <w:r>
                        <w:rPr>
                          <w:color w:val="333333"/>
                          <w:spacing w:val="-2"/>
                        </w:rPr>
                        <w:t xml:space="preserve"> </w:t>
                      </w:r>
                      <w:r>
                        <w:rPr>
                          <w:color w:val="333333"/>
                        </w:rPr>
                        <w:t>or</w:t>
                      </w:r>
                      <w:r>
                        <w:rPr>
                          <w:color w:val="333333"/>
                          <w:spacing w:val="-1"/>
                        </w:rPr>
                        <w:t xml:space="preserve"> </w:t>
                      </w:r>
                      <w:r>
                        <w:rPr>
                          <w:color w:val="333333"/>
                        </w:rPr>
                        <w:t>select</w:t>
                      </w:r>
                      <w:r>
                        <w:rPr>
                          <w:color w:val="333333"/>
                          <w:spacing w:val="-1"/>
                        </w:rPr>
                        <w:t xml:space="preserve"> </w:t>
                      </w:r>
                      <w:r>
                        <w:rPr>
                          <w:color w:val="333333"/>
                          <w:spacing w:val="-2"/>
                        </w:rPr>
                        <w:t>populations:</w:t>
                      </w:r>
                    </w:p>
                    <w:p w14:paraId="0427F1A1" w14:textId="77777777" w:rsidR="00814875" w:rsidRDefault="00EA5180">
                      <w:pPr>
                        <w:pStyle w:val="BodyText"/>
                        <w:spacing w:before="2" w:line="230" w:lineRule="auto"/>
                        <w:rPr>
                          <w:color w:val="000000"/>
                        </w:rPr>
                      </w:pPr>
                      <w:r>
                        <w:rPr>
                          <w:color w:val="333333"/>
                        </w:rPr>
                        <w:t>If</w:t>
                      </w:r>
                      <w:r>
                        <w:rPr>
                          <w:color w:val="333333"/>
                          <w:spacing w:val="-3"/>
                        </w:rPr>
                        <w:t xml:space="preserve"> </w:t>
                      </w:r>
                      <w:r>
                        <w:rPr>
                          <w:color w:val="333333"/>
                        </w:rPr>
                        <w:t>you</w:t>
                      </w:r>
                      <w:r>
                        <w:rPr>
                          <w:color w:val="333333"/>
                          <w:spacing w:val="-3"/>
                        </w:rPr>
                        <w:t xml:space="preserve"> </w:t>
                      </w:r>
                      <w:r>
                        <w:rPr>
                          <w:color w:val="333333"/>
                        </w:rPr>
                        <w:t>will</w:t>
                      </w:r>
                      <w:r>
                        <w:rPr>
                          <w:color w:val="333333"/>
                          <w:spacing w:val="-3"/>
                        </w:rPr>
                        <w:t xml:space="preserve"> </w:t>
                      </w:r>
                      <w:r>
                        <w:rPr>
                          <w:color w:val="333333"/>
                        </w:rPr>
                        <w:t>include</w:t>
                      </w:r>
                      <w:r>
                        <w:rPr>
                          <w:color w:val="333333"/>
                          <w:spacing w:val="-3"/>
                        </w:rPr>
                        <w:t xml:space="preserve"> </w:t>
                      </w:r>
                      <w:r>
                        <w:rPr>
                          <w:color w:val="333333"/>
                        </w:rPr>
                        <w:t>children,</w:t>
                      </w:r>
                      <w:r>
                        <w:rPr>
                          <w:color w:val="333333"/>
                          <w:spacing w:val="-3"/>
                        </w:rPr>
                        <w:t xml:space="preserve"> </w:t>
                      </w:r>
                      <w:r>
                        <w:rPr>
                          <w:color w:val="333333"/>
                        </w:rPr>
                        <w:t>prisoners</w:t>
                      </w:r>
                      <w:r>
                        <w:rPr>
                          <w:color w:val="333333"/>
                          <w:spacing w:val="-3"/>
                        </w:rPr>
                        <w:t xml:space="preserve"> </w:t>
                      </w:r>
                      <w:r>
                        <w:rPr>
                          <w:color w:val="333333"/>
                        </w:rPr>
                        <w:t>or</w:t>
                      </w:r>
                      <w:r>
                        <w:rPr>
                          <w:color w:val="333333"/>
                          <w:spacing w:val="-3"/>
                        </w:rPr>
                        <w:t xml:space="preserve"> </w:t>
                      </w:r>
                      <w:r>
                        <w:rPr>
                          <w:color w:val="333333"/>
                        </w:rPr>
                        <w:t>nonviable</w:t>
                      </w:r>
                      <w:r>
                        <w:rPr>
                          <w:color w:val="333333"/>
                          <w:spacing w:val="-3"/>
                        </w:rPr>
                        <w:t xml:space="preserve"> </w:t>
                      </w:r>
                      <w:r>
                        <w:rPr>
                          <w:color w:val="333333"/>
                        </w:rPr>
                        <w:t>neonates</w:t>
                      </w:r>
                      <w:r>
                        <w:rPr>
                          <w:color w:val="333333"/>
                          <w:spacing w:val="-3"/>
                        </w:rPr>
                        <w:t xml:space="preserve"> </w:t>
                      </w:r>
                      <w:r>
                        <w:rPr>
                          <w:color w:val="333333"/>
                        </w:rPr>
                        <w:t>or</w:t>
                      </w:r>
                      <w:r>
                        <w:rPr>
                          <w:color w:val="333333"/>
                          <w:spacing w:val="-3"/>
                        </w:rPr>
                        <w:t xml:space="preserve"> </w:t>
                      </w:r>
                      <w:r>
                        <w:rPr>
                          <w:color w:val="333333"/>
                        </w:rPr>
                        <w:t>neonates</w:t>
                      </w:r>
                      <w:r>
                        <w:rPr>
                          <w:color w:val="333333"/>
                          <w:spacing w:val="-3"/>
                        </w:rPr>
                        <w:t xml:space="preserve"> </w:t>
                      </w:r>
                      <w:r>
                        <w:rPr>
                          <w:color w:val="333333"/>
                        </w:rPr>
                        <w:t>of</w:t>
                      </w:r>
                      <w:r>
                        <w:rPr>
                          <w:color w:val="333333"/>
                          <w:spacing w:val="-3"/>
                        </w:rPr>
                        <w:t xml:space="preserve"> </w:t>
                      </w:r>
                      <w:r>
                        <w:rPr>
                          <w:color w:val="333333"/>
                        </w:rPr>
                        <w:t>uncertain</w:t>
                      </w:r>
                      <w:r>
                        <w:rPr>
                          <w:color w:val="333333"/>
                          <w:spacing w:val="-3"/>
                        </w:rPr>
                        <w:t xml:space="preserve"> </w:t>
                      </w:r>
                      <w:r>
                        <w:rPr>
                          <w:color w:val="333333"/>
                        </w:rPr>
                        <w:t>viability,</w:t>
                      </w:r>
                      <w:r>
                        <w:rPr>
                          <w:color w:val="333333"/>
                          <w:spacing w:val="-3"/>
                        </w:rPr>
                        <w:t xml:space="preserve"> </w:t>
                      </w:r>
                      <w:r>
                        <w:rPr>
                          <w:color w:val="333333"/>
                        </w:rPr>
                        <w:t>please check the appropriate category below and complete the additional sections.</w:t>
                      </w:r>
                    </w:p>
                    <w:p w14:paraId="0B6D7187" w14:textId="77777777" w:rsidR="00814875" w:rsidRDefault="00EA5180">
                      <w:pPr>
                        <w:pStyle w:val="BodyText"/>
                        <w:spacing w:before="219" w:line="230" w:lineRule="auto"/>
                        <w:ind w:right="107"/>
                        <w:rPr>
                          <w:color w:val="000000"/>
                        </w:rPr>
                      </w:pPr>
                      <w:r>
                        <w:rPr>
                          <w:color w:val="333333"/>
                        </w:rPr>
                        <w:t>You</w:t>
                      </w:r>
                      <w:r>
                        <w:rPr>
                          <w:color w:val="333333"/>
                          <w:spacing w:val="-3"/>
                        </w:rPr>
                        <w:t xml:space="preserve"> </w:t>
                      </w:r>
                      <w:r>
                        <w:rPr>
                          <w:color w:val="333333"/>
                        </w:rPr>
                        <w:t>should</w:t>
                      </w:r>
                      <w:r>
                        <w:rPr>
                          <w:color w:val="333333"/>
                          <w:spacing w:val="-3"/>
                        </w:rPr>
                        <w:t xml:space="preserve"> </w:t>
                      </w:r>
                      <w:r>
                        <w:rPr>
                          <w:color w:val="333333"/>
                        </w:rPr>
                        <w:t>check</w:t>
                      </w:r>
                      <w:r>
                        <w:rPr>
                          <w:color w:val="333333"/>
                          <w:spacing w:val="-3"/>
                        </w:rPr>
                        <w:t xml:space="preserve"> </w:t>
                      </w:r>
                      <w:r>
                        <w:rPr>
                          <w:color w:val="333333"/>
                        </w:rPr>
                        <w:t>"Pregnant</w:t>
                      </w:r>
                      <w:r>
                        <w:rPr>
                          <w:color w:val="333333"/>
                          <w:spacing w:val="-3"/>
                        </w:rPr>
                        <w:t xml:space="preserve"> </w:t>
                      </w:r>
                      <w:r>
                        <w:rPr>
                          <w:color w:val="333333"/>
                        </w:rPr>
                        <w:t>women"</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specifically</w:t>
                      </w:r>
                      <w:r>
                        <w:rPr>
                          <w:color w:val="333333"/>
                          <w:spacing w:val="-3"/>
                        </w:rPr>
                        <w:t xml:space="preserve"> </w:t>
                      </w:r>
                      <w:r>
                        <w:rPr>
                          <w:color w:val="333333"/>
                        </w:rPr>
                        <w:t>intend</w:t>
                      </w:r>
                      <w:r>
                        <w:rPr>
                          <w:color w:val="333333"/>
                          <w:spacing w:val="-3"/>
                        </w:rPr>
                        <w:t xml:space="preserve"> </w:t>
                      </w:r>
                      <w:r>
                        <w:rPr>
                          <w:color w:val="333333"/>
                        </w:rPr>
                        <w:t>to</w:t>
                      </w:r>
                      <w:r>
                        <w:rPr>
                          <w:color w:val="333333"/>
                          <w:spacing w:val="-3"/>
                        </w:rPr>
                        <w:t xml:space="preserve"> </w:t>
                      </w:r>
                      <w:r>
                        <w:rPr>
                          <w:color w:val="333333"/>
                        </w:rPr>
                        <w:t>recruit</w:t>
                      </w:r>
                      <w:r>
                        <w:rPr>
                          <w:color w:val="333333"/>
                          <w:spacing w:val="-3"/>
                        </w:rPr>
                        <w:t xml:space="preserve"> </w:t>
                      </w:r>
                      <w:r>
                        <w:rPr>
                          <w:color w:val="333333"/>
                        </w:rPr>
                        <w:t>women</w:t>
                      </w:r>
                      <w:r>
                        <w:rPr>
                          <w:color w:val="333333"/>
                          <w:spacing w:val="-3"/>
                        </w:rPr>
                        <w:t xml:space="preserve"> </w:t>
                      </w:r>
                      <w:r>
                        <w:rPr>
                          <w:color w:val="333333"/>
                        </w:rPr>
                        <w:t>who</w:t>
                      </w:r>
                      <w:r>
                        <w:rPr>
                          <w:color w:val="333333"/>
                          <w:spacing w:val="-3"/>
                        </w:rPr>
                        <w:t xml:space="preserve"> </w:t>
                      </w:r>
                      <w:r>
                        <w:rPr>
                          <w:color w:val="333333"/>
                        </w:rPr>
                        <w:t>are</w:t>
                      </w:r>
                      <w:r>
                        <w:rPr>
                          <w:color w:val="333333"/>
                          <w:spacing w:val="-3"/>
                        </w:rPr>
                        <w:t xml:space="preserve"> </w:t>
                      </w:r>
                      <w:r>
                        <w:rPr>
                          <w:color w:val="333333"/>
                        </w:rPr>
                        <w:t>pregnant</w:t>
                      </w:r>
                      <w:r>
                        <w:rPr>
                          <w:color w:val="333333"/>
                          <w:spacing w:val="-3"/>
                        </w:rPr>
                        <w:t xml:space="preserve"> </w:t>
                      </w:r>
                      <w:r>
                        <w:rPr>
                          <w:color w:val="333333"/>
                        </w:rPr>
                        <w:t xml:space="preserve">or are not excluding pregnant women in biomedical research that is greater than minimal risk. Do not check if you are conducting a survey of the </w:t>
                      </w:r>
                      <w:proofErr w:type="gramStart"/>
                      <w:r>
                        <w:rPr>
                          <w:color w:val="333333"/>
                        </w:rPr>
                        <w:t>general public</w:t>
                      </w:r>
                      <w:proofErr w:type="gramEnd"/>
                      <w:r>
                        <w:rPr>
                          <w:color w:val="333333"/>
                        </w:rPr>
                        <w:t xml:space="preserve"> or conducting secondary data analysis or chart review not aimed at pregnant women.</w:t>
                      </w:r>
                    </w:p>
                    <w:p w14:paraId="00A8F8D3" w14:textId="77777777" w:rsidR="00814875" w:rsidRDefault="00EA5180">
                      <w:pPr>
                        <w:pStyle w:val="BodyText"/>
                        <w:spacing w:before="217" w:line="230" w:lineRule="auto"/>
                        <w:rPr>
                          <w:color w:val="000000"/>
                        </w:rPr>
                      </w:pPr>
                      <w:r>
                        <w:rPr>
                          <w:color w:val="333333"/>
                        </w:rPr>
                        <w:t>Only</w:t>
                      </w:r>
                      <w:r>
                        <w:rPr>
                          <w:color w:val="333333"/>
                          <w:spacing w:val="-3"/>
                        </w:rPr>
                        <w:t xml:space="preserve"> </w:t>
                      </w:r>
                      <w:r>
                        <w:rPr>
                          <w:color w:val="333333"/>
                        </w:rPr>
                        <w:t>check</w:t>
                      </w:r>
                      <w:r>
                        <w:rPr>
                          <w:color w:val="333333"/>
                          <w:spacing w:val="-3"/>
                        </w:rPr>
                        <w:t xml:space="preserve"> </w:t>
                      </w:r>
                      <w:r>
                        <w:rPr>
                          <w:color w:val="333333"/>
                        </w:rPr>
                        <w:t>UNC-CH</w:t>
                      </w:r>
                      <w:r>
                        <w:rPr>
                          <w:color w:val="333333"/>
                          <w:spacing w:val="-3"/>
                        </w:rPr>
                        <w:t xml:space="preserve"> </w:t>
                      </w:r>
                      <w:r>
                        <w:rPr>
                          <w:color w:val="333333"/>
                        </w:rPr>
                        <w:t>Student</w:t>
                      </w:r>
                      <w:r>
                        <w:rPr>
                          <w:color w:val="333333"/>
                          <w:spacing w:val="-3"/>
                        </w:rPr>
                        <w:t xml:space="preserve"> </w:t>
                      </w:r>
                      <w:r>
                        <w:rPr>
                          <w:color w:val="333333"/>
                        </w:rPr>
                        <w:t>athletes,</w:t>
                      </w:r>
                      <w:r>
                        <w:rPr>
                          <w:color w:val="333333"/>
                          <w:spacing w:val="-3"/>
                        </w:rPr>
                        <w:t xml:space="preserve"> </w:t>
                      </w:r>
                      <w:r>
                        <w:rPr>
                          <w:color w:val="333333"/>
                        </w:rPr>
                        <w:t>athletic</w:t>
                      </w:r>
                      <w:r>
                        <w:rPr>
                          <w:color w:val="333333"/>
                          <w:spacing w:val="-3"/>
                        </w:rPr>
                        <w:t xml:space="preserve"> </w:t>
                      </w:r>
                      <w:r>
                        <w:rPr>
                          <w:color w:val="333333"/>
                        </w:rPr>
                        <w:t>teams,</w:t>
                      </w:r>
                      <w:r>
                        <w:rPr>
                          <w:color w:val="333333"/>
                          <w:spacing w:val="-3"/>
                        </w:rPr>
                        <w:t xml:space="preserve"> </w:t>
                      </w:r>
                      <w:r>
                        <w:rPr>
                          <w:color w:val="333333"/>
                        </w:rPr>
                        <w:t>or</w:t>
                      </w:r>
                      <w:r>
                        <w:rPr>
                          <w:color w:val="333333"/>
                          <w:spacing w:val="-3"/>
                        </w:rPr>
                        <w:t xml:space="preserve"> </w:t>
                      </w:r>
                      <w:r>
                        <w:rPr>
                          <w:color w:val="333333"/>
                        </w:rPr>
                        <w:t>coaches</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have</w:t>
                      </w:r>
                      <w:r>
                        <w:rPr>
                          <w:color w:val="333333"/>
                          <w:spacing w:val="-3"/>
                        </w:rPr>
                        <w:t xml:space="preserve"> </w:t>
                      </w:r>
                      <w:r>
                        <w:rPr>
                          <w:color w:val="333333"/>
                        </w:rPr>
                        <w:t>specific</w:t>
                      </w:r>
                      <w:r>
                        <w:rPr>
                          <w:color w:val="333333"/>
                          <w:spacing w:val="-3"/>
                        </w:rPr>
                        <w:t xml:space="preserve"> </w:t>
                      </w:r>
                      <w:r>
                        <w:rPr>
                          <w:color w:val="333333"/>
                        </w:rPr>
                        <w:t>plans</w:t>
                      </w:r>
                      <w:r>
                        <w:rPr>
                          <w:color w:val="333333"/>
                          <w:spacing w:val="-3"/>
                        </w:rPr>
                        <w:t xml:space="preserve"> </w:t>
                      </w:r>
                      <w:r>
                        <w:rPr>
                          <w:color w:val="333333"/>
                        </w:rPr>
                        <w:t>to</w:t>
                      </w:r>
                      <w:r>
                        <w:rPr>
                          <w:color w:val="333333"/>
                          <w:spacing w:val="-3"/>
                        </w:rPr>
                        <w:t xml:space="preserve"> </w:t>
                      </w:r>
                      <w:r>
                        <w:rPr>
                          <w:color w:val="333333"/>
                        </w:rPr>
                        <w:t>enroll these subjects. This is not applicable for intramural or club sports. For definitions and guidance see SOP 1201: Vulnerable subjects in research.</w:t>
                      </w:r>
                    </w:p>
                  </w:txbxContent>
                </v:textbox>
                <w10:wrap anchorx="page"/>
              </v:shape>
            </w:pict>
          </mc:Fallback>
        </mc:AlternateContent>
      </w:r>
      <w:r>
        <w:rPr>
          <w:color w:val="333333"/>
          <w:spacing w:val="-2"/>
          <w:sz w:val="20"/>
        </w:rPr>
        <w:t>A.2.4.</w:t>
      </w:r>
    </w:p>
    <w:p w14:paraId="6678004B" w14:textId="77777777" w:rsidR="00814875" w:rsidRDefault="00814875">
      <w:pPr>
        <w:pStyle w:val="BodyText"/>
      </w:pPr>
    </w:p>
    <w:p w14:paraId="24B02FF7" w14:textId="77777777" w:rsidR="00814875" w:rsidRDefault="00814875">
      <w:pPr>
        <w:pStyle w:val="BodyText"/>
      </w:pPr>
    </w:p>
    <w:p w14:paraId="162CCDBB" w14:textId="77777777" w:rsidR="00814875" w:rsidRDefault="00814875">
      <w:pPr>
        <w:pStyle w:val="BodyText"/>
      </w:pPr>
    </w:p>
    <w:p w14:paraId="4FDD3ED9" w14:textId="77777777" w:rsidR="00814875" w:rsidRDefault="00814875">
      <w:pPr>
        <w:pStyle w:val="BodyText"/>
      </w:pPr>
    </w:p>
    <w:p w14:paraId="75C0E258" w14:textId="77777777" w:rsidR="00814875" w:rsidRDefault="00814875">
      <w:pPr>
        <w:pStyle w:val="BodyText"/>
      </w:pPr>
    </w:p>
    <w:p w14:paraId="03B8502B" w14:textId="77777777" w:rsidR="00814875" w:rsidRDefault="00814875">
      <w:pPr>
        <w:pStyle w:val="BodyText"/>
      </w:pPr>
    </w:p>
    <w:p w14:paraId="50E84162" w14:textId="77777777" w:rsidR="00814875" w:rsidRDefault="00814875">
      <w:pPr>
        <w:pStyle w:val="BodyText"/>
      </w:pPr>
    </w:p>
    <w:p w14:paraId="79213C8B" w14:textId="77777777" w:rsidR="00814875" w:rsidRDefault="00814875">
      <w:pPr>
        <w:pStyle w:val="BodyText"/>
      </w:pPr>
    </w:p>
    <w:p w14:paraId="0B1C8893" w14:textId="77777777" w:rsidR="00814875" w:rsidRDefault="00814875">
      <w:pPr>
        <w:pStyle w:val="BodyText"/>
      </w:pPr>
    </w:p>
    <w:p w14:paraId="60B02E6A" w14:textId="77777777" w:rsidR="00814875" w:rsidRDefault="00814875">
      <w:pPr>
        <w:pStyle w:val="BodyText"/>
      </w:pPr>
    </w:p>
    <w:p w14:paraId="61F18F7E" w14:textId="77777777" w:rsidR="00814875" w:rsidRDefault="00814875">
      <w:pPr>
        <w:pStyle w:val="BodyText"/>
        <w:spacing w:before="58"/>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1C38F139" w14:textId="77777777">
        <w:trPr>
          <w:trHeight w:val="390"/>
        </w:trPr>
        <w:tc>
          <w:tcPr>
            <w:tcW w:w="9080" w:type="dxa"/>
            <w:tcBorders>
              <w:bottom w:val="nil"/>
            </w:tcBorders>
            <w:shd w:val="clear" w:color="auto" w:fill="EEEEEE"/>
          </w:tcPr>
          <w:p w14:paraId="0B1ABFB3" w14:textId="77777777" w:rsidR="00814875" w:rsidRDefault="00EA5180">
            <w:pPr>
              <w:pStyle w:val="TableParagraph"/>
              <w:spacing w:before="50"/>
              <w:rPr>
                <w:sz w:val="24"/>
              </w:rPr>
            </w:pPr>
            <w:r>
              <w:rPr>
                <w:noProof/>
              </w:rPr>
              <w:drawing>
                <wp:inline distT="0" distB="0" distL="0" distR="0" wp14:anchorId="1F80A8AB" wp14:editId="25D37154">
                  <wp:extent cx="152400" cy="15240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9" cstate="print"/>
                          <a:stretch>
                            <a:fillRect/>
                          </a:stretch>
                        </pic:blipFill>
                        <pic:spPr>
                          <a:xfrm>
                            <a:off x="0" y="0"/>
                            <a:ext cx="152400" cy="152400"/>
                          </a:xfrm>
                          <a:prstGeom prst="rect">
                            <a:avLst/>
                          </a:prstGeom>
                        </pic:spPr>
                      </pic:pic>
                    </a:graphicData>
                  </a:graphic>
                </wp:inline>
              </w:drawing>
            </w:r>
            <w:r>
              <w:rPr>
                <w:spacing w:val="11"/>
                <w:sz w:val="20"/>
              </w:rPr>
              <w:t xml:space="preserve"> </w:t>
            </w:r>
            <w:r>
              <w:rPr>
                <w:color w:val="333333"/>
                <w:sz w:val="24"/>
              </w:rPr>
              <w:t>Children (under the age of majority for their location)</w:t>
            </w:r>
          </w:p>
        </w:tc>
      </w:tr>
      <w:tr w:rsidR="00814875" w14:paraId="1D7BBAE6" w14:textId="77777777">
        <w:trPr>
          <w:trHeight w:val="860"/>
        </w:trPr>
        <w:tc>
          <w:tcPr>
            <w:tcW w:w="9080" w:type="dxa"/>
            <w:tcBorders>
              <w:top w:val="nil"/>
              <w:bottom w:val="nil"/>
            </w:tcBorders>
          </w:tcPr>
          <w:p w14:paraId="4F8ADE37" w14:textId="77777777" w:rsidR="00814875" w:rsidRDefault="00EA5180">
            <w:pPr>
              <w:pStyle w:val="TableParagraph"/>
              <w:spacing w:before="13" w:line="247" w:lineRule="auto"/>
              <w:ind w:right="294"/>
              <w:jc w:val="both"/>
              <w:rPr>
                <w:rFonts w:ascii="Arial"/>
              </w:rPr>
            </w:pPr>
            <w:r>
              <w:rPr>
                <w:rFonts w:ascii="Arial"/>
                <w:color w:val="666666"/>
              </w:rPr>
              <w:t>Any</w:t>
            </w:r>
            <w:r>
              <w:rPr>
                <w:rFonts w:ascii="Arial"/>
                <w:color w:val="666666"/>
                <w:spacing w:val="-1"/>
              </w:rPr>
              <w:t xml:space="preserve"> </w:t>
            </w:r>
            <w:r>
              <w:rPr>
                <w:rFonts w:ascii="Arial"/>
                <w:color w:val="666666"/>
              </w:rPr>
              <w:t>minor</w:t>
            </w:r>
            <w:r>
              <w:rPr>
                <w:rFonts w:ascii="Arial"/>
                <w:color w:val="666666"/>
                <w:spacing w:val="-1"/>
              </w:rPr>
              <w:t xml:space="preserve"> </w:t>
            </w:r>
            <w:r>
              <w:rPr>
                <w:rFonts w:ascii="Arial"/>
                <w:color w:val="666666"/>
              </w:rPr>
              <w:t>subject</w:t>
            </w:r>
            <w:r>
              <w:rPr>
                <w:rFonts w:ascii="Arial"/>
                <w:color w:val="666666"/>
                <w:spacing w:val="-1"/>
              </w:rPr>
              <w:t xml:space="preserve"> </w:t>
            </w:r>
            <w:r>
              <w:rPr>
                <w:rFonts w:ascii="Arial"/>
                <w:color w:val="666666"/>
              </w:rPr>
              <w:t>who</w:t>
            </w:r>
            <w:r>
              <w:rPr>
                <w:rFonts w:ascii="Arial"/>
                <w:color w:val="666666"/>
                <w:spacing w:val="-1"/>
              </w:rPr>
              <w:t xml:space="preserve"> </w:t>
            </w:r>
            <w:r>
              <w:rPr>
                <w:rFonts w:ascii="Arial"/>
                <w:color w:val="666666"/>
              </w:rPr>
              <w:t>attains</w:t>
            </w:r>
            <w:r>
              <w:rPr>
                <w:rFonts w:ascii="Arial"/>
                <w:color w:val="666666"/>
                <w:spacing w:val="-1"/>
              </w:rPr>
              <w:t xml:space="preserve"> </w:t>
            </w:r>
            <w:r>
              <w:rPr>
                <w:rFonts w:ascii="Arial"/>
                <w:color w:val="666666"/>
              </w:rPr>
              <w:t>the</w:t>
            </w:r>
            <w:r>
              <w:rPr>
                <w:rFonts w:ascii="Arial"/>
                <w:color w:val="666666"/>
                <w:spacing w:val="-1"/>
              </w:rPr>
              <w:t xml:space="preserve"> </w:t>
            </w:r>
            <w:r>
              <w:rPr>
                <w:rFonts w:ascii="Arial"/>
                <w:color w:val="666666"/>
              </w:rPr>
              <w:t>age</w:t>
            </w:r>
            <w:r>
              <w:rPr>
                <w:rFonts w:ascii="Arial"/>
                <w:color w:val="666666"/>
                <w:spacing w:val="-1"/>
              </w:rPr>
              <w:t xml:space="preserve"> </w:t>
            </w:r>
            <w:r>
              <w:rPr>
                <w:rFonts w:ascii="Arial"/>
                <w:color w:val="666666"/>
              </w:rPr>
              <w:t>of</w:t>
            </w:r>
            <w:r>
              <w:rPr>
                <w:rFonts w:ascii="Arial"/>
                <w:color w:val="666666"/>
                <w:spacing w:val="-1"/>
              </w:rPr>
              <w:t xml:space="preserve"> </w:t>
            </w:r>
            <w:r>
              <w:rPr>
                <w:rFonts w:ascii="Arial"/>
                <w:color w:val="666666"/>
              </w:rPr>
              <w:t>majority</w:t>
            </w:r>
            <w:r>
              <w:rPr>
                <w:rFonts w:ascii="Arial"/>
                <w:color w:val="666666"/>
                <w:spacing w:val="-1"/>
              </w:rPr>
              <w:t xml:space="preserve"> </w:t>
            </w:r>
            <w:proofErr w:type="gramStart"/>
            <w:r>
              <w:rPr>
                <w:rFonts w:ascii="Arial"/>
                <w:color w:val="666666"/>
              </w:rPr>
              <w:t>during</w:t>
            </w:r>
            <w:r>
              <w:rPr>
                <w:rFonts w:ascii="Arial"/>
                <w:color w:val="666666"/>
                <w:spacing w:val="-1"/>
              </w:rPr>
              <w:t xml:space="preserve"> </w:t>
            </w:r>
            <w:r>
              <w:rPr>
                <w:rFonts w:ascii="Arial"/>
                <w:color w:val="666666"/>
              </w:rPr>
              <w:t>the</w:t>
            </w:r>
            <w:r>
              <w:rPr>
                <w:rFonts w:ascii="Arial"/>
                <w:color w:val="666666"/>
                <w:spacing w:val="-1"/>
              </w:rPr>
              <w:t xml:space="preserve"> </w:t>
            </w:r>
            <w:r>
              <w:rPr>
                <w:rFonts w:ascii="Arial"/>
                <w:color w:val="666666"/>
              </w:rPr>
              <w:t>course</w:t>
            </w:r>
            <w:r>
              <w:rPr>
                <w:rFonts w:ascii="Arial"/>
                <w:color w:val="666666"/>
                <w:spacing w:val="-1"/>
              </w:rPr>
              <w:t xml:space="preserve"> </w:t>
            </w:r>
            <w:r>
              <w:rPr>
                <w:rFonts w:ascii="Arial"/>
                <w:color w:val="666666"/>
              </w:rPr>
              <w:t>of</w:t>
            </w:r>
            <w:proofErr w:type="gramEnd"/>
            <w:r>
              <w:rPr>
                <w:rFonts w:ascii="Arial"/>
                <w:color w:val="666666"/>
                <w:spacing w:val="-1"/>
              </w:rPr>
              <w:t xml:space="preserve"> </w:t>
            </w:r>
            <w:proofErr w:type="gramStart"/>
            <w:r>
              <w:rPr>
                <w:rFonts w:ascii="Arial"/>
                <w:color w:val="666666"/>
              </w:rPr>
              <w:t>the</w:t>
            </w:r>
            <w:r>
              <w:rPr>
                <w:rFonts w:ascii="Arial"/>
                <w:color w:val="666666"/>
                <w:spacing w:val="-1"/>
              </w:rPr>
              <w:t xml:space="preserve"> </w:t>
            </w:r>
            <w:r>
              <w:rPr>
                <w:rFonts w:ascii="Arial"/>
                <w:color w:val="666666"/>
              </w:rPr>
              <w:t>research</w:t>
            </w:r>
            <w:proofErr w:type="gramEnd"/>
            <w:r>
              <w:rPr>
                <w:rFonts w:ascii="Arial"/>
                <w:color w:val="666666"/>
                <w:spacing w:val="-1"/>
              </w:rPr>
              <w:t xml:space="preserve"> </w:t>
            </w:r>
            <w:r>
              <w:rPr>
                <w:rFonts w:ascii="Arial"/>
                <w:color w:val="666666"/>
              </w:rPr>
              <w:t>study must</w:t>
            </w:r>
            <w:r>
              <w:rPr>
                <w:rFonts w:ascii="Arial"/>
                <w:color w:val="666666"/>
                <w:spacing w:val="-3"/>
              </w:rPr>
              <w:t xml:space="preserve"> </w:t>
            </w:r>
            <w:r>
              <w:rPr>
                <w:rFonts w:ascii="Arial"/>
                <w:color w:val="666666"/>
              </w:rPr>
              <w:t>provide</w:t>
            </w:r>
            <w:r>
              <w:rPr>
                <w:rFonts w:ascii="Arial"/>
                <w:color w:val="666666"/>
                <w:spacing w:val="-3"/>
              </w:rPr>
              <w:t xml:space="preserve"> </w:t>
            </w:r>
            <w:r>
              <w:rPr>
                <w:rFonts w:ascii="Arial"/>
                <w:color w:val="666666"/>
              </w:rPr>
              <w:t>consent</w:t>
            </w:r>
            <w:r>
              <w:rPr>
                <w:rFonts w:ascii="Arial"/>
                <w:color w:val="666666"/>
                <w:spacing w:val="-3"/>
              </w:rPr>
              <w:t xml:space="preserve"> </w:t>
            </w:r>
            <w:r>
              <w:rPr>
                <w:rFonts w:ascii="Arial"/>
                <w:color w:val="666666"/>
              </w:rPr>
              <w:t>as</w:t>
            </w:r>
            <w:r>
              <w:rPr>
                <w:rFonts w:ascii="Arial"/>
                <w:color w:val="666666"/>
                <w:spacing w:val="-3"/>
              </w:rPr>
              <w:t xml:space="preserve"> </w:t>
            </w:r>
            <w:r>
              <w:rPr>
                <w:rFonts w:ascii="Arial"/>
                <w:color w:val="666666"/>
              </w:rPr>
              <w:t>an</w:t>
            </w:r>
            <w:r>
              <w:rPr>
                <w:rFonts w:ascii="Arial"/>
                <w:color w:val="666666"/>
                <w:spacing w:val="-3"/>
              </w:rPr>
              <w:t xml:space="preserve"> </w:t>
            </w:r>
            <w:r>
              <w:rPr>
                <w:rFonts w:ascii="Arial"/>
                <w:color w:val="666666"/>
              </w:rPr>
              <w:t>adult,</w:t>
            </w:r>
            <w:r>
              <w:rPr>
                <w:rFonts w:ascii="Arial"/>
                <w:color w:val="666666"/>
                <w:spacing w:val="-3"/>
              </w:rPr>
              <w:t xml:space="preserve"> </w:t>
            </w:r>
            <w:r>
              <w:rPr>
                <w:rFonts w:ascii="Arial"/>
                <w:color w:val="666666"/>
              </w:rPr>
              <w:t>unless</w:t>
            </w:r>
            <w:r>
              <w:rPr>
                <w:rFonts w:ascii="Arial"/>
                <w:color w:val="666666"/>
                <w:spacing w:val="-3"/>
              </w:rPr>
              <w:t xml:space="preserve"> </w:t>
            </w:r>
            <w:r>
              <w:rPr>
                <w:rFonts w:ascii="Arial"/>
                <w:color w:val="666666"/>
              </w:rPr>
              <w:t>consent</w:t>
            </w:r>
            <w:r>
              <w:rPr>
                <w:rFonts w:ascii="Arial"/>
                <w:color w:val="666666"/>
                <w:spacing w:val="-3"/>
              </w:rPr>
              <w:t xml:space="preserve"> </w:t>
            </w:r>
            <w:r>
              <w:rPr>
                <w:rFonts w:ascii="Arial"/>
                <w:color w:val="666666"/>
              </w:rPr>
              <w:t>has</w:t>
            </w:r>
            <w:r>
              <w:rPr>
                <w:rFonts w:ascii="Arial"/>
                <w:color w:val="666666"/>
                <w:spacing w:val="-3"/>
              </w:rPr>
              <w:t xml:space="preserve"> </w:t>
            </w:r>
            <w:r>
              <w:rPr>
                <w:rFonts w:ascii="Arial"/>
                <w:color w:val="666666"/>
              </w:rPr>
              <w:t>been</w:t>
            </w:r>
            <w:r>
              <w:rPr>
                <w:rFonts w:ascii="Arial"/>
                <w:color w:val="666666"/>
                <w:spacing w:val="-3"/>
              </w:rPr>
              <w:t xml:space="preserve"> </w:t>
            </w:r>
            <w:r>
              <w:rPr>
                <w:rFonts w:ascii="Arial"/>
                <w:color w:val="666666"/>
              </w:rPr>
              <w:t>waived,</w:t>
            </w:r>
            <w:r>
              <w:rPr>
                <w:rFonts w:ascii="Arial"/>
                <w:color w:val="666666"/>
                <w:spacing w:val="-3"/>
              </w:rPr>
              <w:t xml:space="preserve"> </w:t>
            </w:r>
            <w:r>
              <w:rPr>
                <w:rFonts w:ascii="Arial"/>
                <w:color w:val="666666"/>
              </w:rPr>
              <w:t>which</w:t>
            </w:r>
            <w:r>
              <w:rPr>
                <w:rFonts w:ascii="Arial"/>
                <w:color w:val="666666"/>
                <w:spacing w:val="-3"/>
              </w:rPr>
              <w:t xml:space="preserve"> </w:t>
            </w:r>
            <w:r>
              <w:rPr>
                <w:rFonts w:ascii="Arial"/>
                <w:color w:val="666666"/>
              </w:rPr>
              <w:t>is</w:t>
            </w:r>
            <w:r>
              <w:rPr>
                <w:rFonts w:ascii="Arial"/>
                <w:color w:val="666666"/>
                <w:spacing w:val="-3"/>
              </w:rPr>
              <w:t xml:space="preserve"> </w:t>
            </w:r>
            <w:r>
              <w:rPr>
                <w:rFonts w:ascii="Arial"/>
                <w:color w:val="666666"/>
              </w:rPr>
              <w:t>requested</w:t>
            </w:r>
            <w:r>
              <w:rPr>
                <w:rFonts w:ascii="Arial"/>
                <w:color w:val="666666"/>
                <w:spacing w:val="-3"/>
              </w:rPr>
              <w:t xml:space="preserve"> </w:t>
            </w:r>
            <w:r>
              <w:rPr>
                <w:rFonts w:ascii="Arial"/>
                <w:color w:val="666666"/>
              </w:rPr>
              <w:t>in section D.3.1.</w:t>
            </w:r>
          </w:p>
        </w:tc>
      </w:tr>
      <w:tr w:rsidR="00814875" w14:paraId="44147F05" w14:textId="77777777">
        <w:trPr>
          <w:trHeight w:val="360"/>
        </w:trPr>
        <w:tc>
          <w:tcPr>
            <w:tcW w:w="9080" w:type="dxa"/>
            <w:tcBorders>
              <w:top w:val="nil"/>
              <w:bottom w:val="nil"/>
            </w:tcBorders>
            <w:shd w:val="clear" w:color="auto" w:fill="EEEEEE"/>
          </w:tcPr>
          <w:p w14:paraId="2EBDD802" w14:textId="77777777" w:rsidR="00814875" w:rsidRDefault="00EA5180">
            <w:pPr>
              <w:pStyle w:val="TableParagraph"/>
              <w:spacing w:before="20"/>
              <w:rPr>
                <w:sz w:val="24"/>
              </w:rPr>
            </w:pPr>
            <w:r>
              <w:rPr>
                <w:noProof/>
              </w:rPr>
              <w:drawing>
                <wp:inline distT="0" distB="0" distL="0" distR="0" wp14:anchorId="3BAF68C0" wp14:editId="5352614B">
                  <wp:extent cx="152400" cy="152400"/>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Pregnant women</w:t>
            </w:r>
          </w:p>
        </w:tc>
      </w:tr>
    </w:tbl>
    <w:p w14:paraId="6159C8CB" w14:textId="77777777" w:rsidR="00814875" w:rsidRDefault="00814875">
      <w:pPr>
        <w:pStyle w:val="TableParagraph"/>
        <w:rPr>
          <w:sz w:val="24"/>
        </w:rPr>
        <w:sectPr w:rsidR="00814875">
          <w:pgSz w:w="12240" w:h="15840"/>
          <w:pgMar w:top="580" w:right="720" w:bottom="460" w:left="720" w:header="170" w:footer="270" w:gutter="0"/>
          <w:cols w:space="720"/>
        </w:sectPr>
      </w:pPr>
    </w:p>
    <w:p w14:paraId="4C78F5C0" w14:textId="77777777" w:rsidR="00814875" w:rsidRDefault="00EA5180">
      <w:pPr>
        <w:pStyle w:val="BodyText"/>
        <w:spacing w:before="10"/>
        <w:rPr>
          <w:sz w:val="9"/>
        </w:rPr>
      </w:pPr>
      <w:r>
        <w:rPr>
          <w:noProof/>
          <w:sz w:val="9"/>
        </w:rPr>
        <w:lastRenderedPageBreak/>
        <mc:AlternateContent>
          <mc:Choice Requires="wpg">
            <w:drawing>
              <wp:anchor distT="0" distB="0" distL="0" distR="0" simplePos="0" relativeHeight="486627328" behindDoc="1" locked="0" layoutInCell="1" allowOverlap="1" wp14:anchorId="1A6B6865" wp14:editId="25909E9E">
                <wp:simplePos x="0" y="0"/>
                <wp:positionH relativeFrom="page">
                  <wp:posOffset>527050</wp:posOffset>
                </wp:positionH>
                <wp:positionV relativeFrom="page">
                  <wp:posOffset>457200</wp:posOffset>
                </wp:positionV>
                <wp:extent cx="6705600" cy="911860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118600"/>
                          <a:chOff x="0" y="0"/>
                          <a:chExt cx="6705600" cy="9118600"/>
                        </a:xfrm>
                      </wpg:grpSpPr>
                      <wps:wsp>
                        <wps:cNvPr id="85" name="Graphic 85"/>
                        <wps:cNvSpPr/>
                        <wps:spPr>
                          <a:xfrm>
                            <a:off x="6350" y="77025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86" name="Graphic 86"/>
                        <wps:cNvSpPr/>
                        <wps:spPr>
                          <a:xfrm>
                            <a:off x="0" y="0"/>
                            <a:ext cx="6705600" cy="7708900"/>
                          </a:xfrm>
                          <a:custGeom>
                            <a:avLst/>
                            <a:gdLst/>
                            <a:ahLst/>
                            <a:cxnLst/>
                            <a:rect l="l" t="t" r="r" b="b"/>
                            <a:pathLst>
                              <a:path w="6705600" h="7708900">
                                <a:moveTo>
                                  <a:pt x="12700" y="0"/>
                                </a:moveTo>
                                <a:lnTo>
                                  <a:pt x="0" y="0"/>
                                </a:lnTo>
                                <a:lnTo>
                                  <a:pt x="0" y="7708900"/>
                                </a:lnTo>
                                <a:lnTo>
                                  <a:pt x="12700" y="7708900"/>
                                </a:lnTo>
                                <a:lnTo>
                                  <a:pt x="12700" y="0"/>
                                </a:lnTo>
                                <a:close/>
                              </a:path>
                              <a:path w="6705600" h="7708900">
                                <a:moveTo>
                                  <a:pt x="6705600" y="0"/>
                                </a:moveTo>
                                <a:lnTo>
                                  <a:pt x="6692900" y="0"/>
                                </a:lnTo>
                                <a:lnTo>
                                  <a:pt x="6692900" y="7708900"/>
                                </a:lnTo>
                                <a:lnTo>
                                  <a:pt x="6705600" y="7708900"/>
                                </a:lnTo>
                                <a:lnTo>
                                  <a:pt x="6705600" y="0"/>
                                </a:lnTo>
                                <a:close/>
                              </a:path>
                            </a:pathLst>
                          </a:custGeom>
                          <a:solidFill>
                            <a:srgbClr val="CCCCCC"/>
                          </a:solidFill>
                        </wps:spPr>
                        <wps:bodyPr wrap="square" lIns="0" tIns="0" rIns="0" bIns="0" rtlCol="0">
                          <a:prstTxWarp prst="textNoShape">
                            <a:avLst/>
                          </a:prstTxWarp>
                          <a:noAutofit/>
                        </wps:bodyPr>
                      </wps:wsp>
                      <wps:wsp>
                        <wps:cNvPr id="87" name="Graphic 87"/>
                        <wps:cNvSpPr/>
                        <wps:spPr>
                          <a:xfrm>
                            <a:off x="6350" y="77152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88" name="Graphic 88"/>
                        <wps:cNvSpPr/>
                        <wps:spPr>
                          <a:xfrm>
                            <a:off x="6350" y="7721600"/>
                            <a:ext cx="6692900" cy="1397000"/>
                          </a:xfrm>
                          <a:custGeom>
                            <a:avLst/>
                            <a:gdLst/>
                            <a:ahLst/>
                            <a:cxnLst/>
                            <a:rect l="l" t="t" r="r" b="b"/>
                            <a:pathLst>
                              <a:path w="6692900" h="1397000">
                                <a:moveTo>
                                  <a:pt x="0" y="0"/>
                                </a:moveTo>
                                <a:lnTo>
                                  <a:pt x="0" y="1397000"/>
                                </a:lnTo>
                              </a:path>
                              <a:path w="6692900" h="1397000">
                                <a:moveTo>
                                  <a:pt x="6692900" y="0"/>
                                </a:moveTo>
                                <a:lnTo>
                                  <a:pt x="6692900" y="13970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0C677750" id="Group 84" o:spid="_x0000_s1026" style="position:absolute;margin-left:41.5pt;margin-top:36pt;width:528pt;height:718pt;z-index:-16689152;mso-wrap-distance-left:0;mso-wrap-distance-right:0;mso-position-horizontal-relative:page;mso-position-vertical-relative:page" coordsize="67056,9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">
                <v:shape id="Graphic 85" o:spid="_x0000_s1027" style="position:absolute;left:63;top:77025;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" path="m,12700r6692900,l6692900,,,,,12700xe" fillcolor="#ccc" stroked="f">
                  <v:path arrowok="t"/>
                </v:shape>
                <v:shape id="Graphic 86" o:spid="_x0000_s1028" style="position:absolute;width:67056;height:77089;visibility:visible;mso-wrap-style:square;v-text-anchor:top" coordsize="6705600,770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" path="m12700,l,,,7708900r12700,l12700,xem6705600,r-12700,l6692900,7708900r12700,l6705600,xe" fillcolor="#ccc" stroked="f">
                  <v:path arrowok="t"/>
                </v:shape>
                <v:shape id="Graphic 87" o:spid="_x0000_s1029" style="position:absolute;left:63;top:77152;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" path="m,12700r6692900,l6692900,,,,,12700xe" fillcolor="#ccc" stroked="f">
                  <v:path arrowok="t"/>
                </v:shape>
                <v:shape id="Graphic 88" o:spid="_x0000_s1030" style="position:absolute;left:63;top:77216;width:66929;height:13970;visibility:visible;mso-wrap-style:square;v-text-anchor:top" coordsize="66929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" path="m,l,1397000em6692900,r,1397000e" filled="f" strokecolor="#ccc" strokeweight="1pt">
                  <v:path arrowok="t"/>
                </v:shape>
                <w10:wrap anchorx="page" anchory="page"/>
              </v:group>
            </w:pict>
          </mc:Fallback>
        </mc:AlternateContent>
      </w: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4D13EBBB" w14:textId="77777777">
        <w:trPr>
          <w:trHeight w:val="400"/>
        </w:trPr>
        <w:tc>
          <w:tcPr>
            <w:tcW w:w="9080" w:type="dxa"/>
            <w:tcBorders>
              <w:top w:val="nil"/>
              <w:bottom w:val="nil"/>
            </w:tcBorders>
          </w:tcPr>
          <w:p w14:paraId="5778B711" w14:textId="77777777" w:rsidR="00814875" w:rsidRDefault="00EA5180">
            <w:pPr>
              <w:pStyle w:val="TableParagraph"/>
              <w:spacing w:before="40"/>
              <w:ind w:left="75"/>
              <w:rPr>
                <w:sz w:val="24"/>
              </w:rPr>
            </w:pPr>
            <w:r>
              <w:rPr>
                <w:noProof/>
                <w:position w:val="1"/>
              </w:rPr>
              <w:drawing>
                <wp:inline distT="0" distB="0" distL="0" distR="0" wp14:anchorId="3821E885" wp14:editId="07E1F6FC">
                  <wp:extent cx="142875" cy="142875"/>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0" cstate="print"/>
                          <a:stretch>
                            <a:fillRect/>
                          </a:stretch>
                        </pic:blipFill>
                        <pic:spPr>
                          <a:xfrm>
                            <a:off x="0" y="0"/>
                            <a:ext cx="142875" cy="142875"/>
                          </a:xfrm>
                          <a:prstGeom prst="rect">
                            <a:avLst/>
                          </a:prstGeom>
                        </pic:spPr>
                      </pic:pic>
                    </a:graphicData>
                  </a:graphic>
                </wp:inline>
              </w:drawing>
            </w:r>
            <w:r>
              <w:rPr>
                <w:spacing w:val="11"/>
                <w:sz w:val="20"/>
              </w:rPr>
              <w:t xml:space="preserve"> </w:t>
            </w:r>
            <w:r>
              <w:rPr>
                <w:color w:val="333333"/>
                <w:sz w:val="24"/>
              </w:rPr>
              <w:t>Nonviable neonates or neonates of uncertain viability</w:t>
            </w:r>
          </w:p>
        </w:tc>
      </w:tr>
      <w:tr w:rsidR="00814875" w14:paraId="16E15362" w14:textId="77777777">
        <w:trPr>
          <w:trHeight w:val="640"/>
        </w:trPr>
        <w:tc>
          <w:tcPr>
            <w:tcW w:w="9080" w:type="dxa"/>
            <w:tcBorders>
              <w:top w:val="nil"/>
              <w:bottom w:val="nil"/>
            </w:tcBorders>
            <w:shd w:val="clear" w:color="auto" w:fill="EEEEEE"/>
          </w:tcPr>
          <w:p w14:paraId="104735A2" w14:textId="77777777" w:rsidR="00814875" w:rsidRDefault="00EA5180">
            <w:pPr>
              <w:pStyle w:val="TableParagraph"/>
              <w:spacing w:before="20" w:line="242" w:lineRule="auto"/>
              <w:rPr>
                <w:sz w:val="24"/>
              </w:rPr>
            </w:pPr>
            <w:r>
              <w:rPr>
                <w:noProof/>
              </w:rPr>
              <w:drawing>
                <wp:inline distT="0" distB="0" distL="0" distR="0" wp14:anchorId="02CCCBA9" wp14:editId="05ADC905">
                  <wp:extent cx="152400" cy="15240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Prisoners,</w:t>
            </w:r>
            <w:r>
              <w:rPr>
                <w:color w:val="333333"/>
                <w:spacing w:val="-3"/>
                <w:sz w:val="24"/>
              </w:rPr>
              <w:t xml:space="preserve"> </w:t>
            </w:r>
            <w:r>
              <w:rPr>
                <w:color w:val="333333"/>
                <w:sz w:val="24"/>
              </w:rPr>
              <w:t>others</w:t>
            </w:r>
            <w:r>
              <w:rPr>
                <w:color w:val="333333"/>
                <w:spacing w:val="-3"/>
                <w:sz w:val="24"/>
              </w:rPr>
              <w:t xml:space="preserve"> </w:t>
            </w:r>
            <w:r>
              <w:rPr>
                <w:color w:val="333333"/>
                <w:sz w:val="24"/>
              </w:rPr>
              <w:t>involuntarily</w:t>
            </w:r>
            <w:r>
              <w:rPr>
                <w:color w:val="333333"/>
                <w:spacing w:val="-3"/>
                <w:sz w:val="24"/>
              </w:rPr>
              <w:t xml:space="preserve"> </w:t>
            </w:r>
            <w:r>
              <w:rPr>
                <w:color w:val="333333"/>
                <w:sz w:val="24"/>
              </w:rPr>
              <w:t>detained</w:t>
            </w:r>
            <w:r>
              <w:rPr>
                <w:color w:val="333333"/>
                <w:spacing w:val="-3"/>
                <w:sz w:val="24"/>
              </w:rPr>
              <w:t xml:space="preserve"> </w:t>
            </w:r>
            <w:r>
              <w:rPr>
                <w:color w:val="333333"/>
                <w:sz w:val="24"/>
              </w:rPr>
              <w:t>or</w:t>
            </w:r>
            <w:r>
              <w:rPr>
                <w:color w:val="333333"/>
                <w:spacing w:val="-3"/>
                <w:sz w:val="24"/>
              </w:rPr>
              <w:t xml:space="preserve"> </w:t>
            </w:r>
            <w:r>
              <w:rPr>
                <w:color w:val="333333"/>
                <w:sz w:val="24"/>
              </w:rPr>
              <w:t>incarcerated</w:t>
            </w:r>
            <w:r>
              <w:rPr>
                <w:color w:val="333333"/>
                <w:spacing w:val="-3"/>
                <w:sz w:val="24"/>
              </w:rPr>
              <w:t xml:space="preserve"> </w:t>
            </w:r>
            <w:r>
              <w:rPr>
                <w:color w:val="333333"/>
                <w:sz w:val="24"/>
              </w:rPr>
              <w:t>(this</w:t>
            </w:r>
            <w:r>
              <w:rPr>
                <w:color w:val="333333"/>
                <w:spacing w:val="-3"/>
                <w:sz w:val="24"/>
              </w:rPr>
              <w:t xml:space="preserve"> </w:t>
            </w:r>
            <w:r>
              <w:rPr>
                <w:color w:val="333333"/>
                <w:sz w:val="24"/>
              </w:rPr>
              <w:t>includes</w:t>
            </w:r>
            <w:r>
              <w:rPr>
                <w:color w:val="333333"/>
                <w:spacing w:val="-3"/>
                <w:sz w:val="24"/>
              </w:rPr>
              <w:t xml:space="preserve"> </w:t>
            </w:r>
            <w:r>
              <w:rPr>
                <w:color w:val="333333"/>
                <w:sz w:val="24"/>
              </w:rPr>
              <w:t>parolees</w:t>
            </w:r>
            <w:r>
              <w:rPr>
                <w:color w:val="333333"/>
                <w:spacing w:val="-3"/>
                <w:sz w:val="24"/>
              </w:rPr>
              <w:t xml:space="preserve"> </w:t>
            </w:r>
            <w:r>
              <w:rPr>
                <w:color w:val="333333"/>
                <w:sz w:val="24"/>
              </w:rPr>
              <w:t>held</w:t>
            </w:r>
            <w:r>
              <w:rPr>
                <w:color w:val="333333"/>
                <w:spacing w:val="-3"/>
                <w:sz w:val="24"/>
              </w:rPr>
              <w:t xml:space="preserve"> </w:t>
            </w:r>
            <w:r>
              <w:rPr>
                <w:color w:val="333333"/>
                <w:sz w:val="24"/>
              </w:rPr>
              <w:t>in treatment centers as a condition of their parole)</w:t>
            </w:r>
          </w:p>
        </w:tc>
      </w:tr>
      <w:tr w:rsidR="00814875" w14:paraId="436FECBB" w14:textId="77777777">
        <w:trPr>
          <w:trHeight w:val="1120"/>
        </w:trPr>
        <w:tc>
          <w:tcPr>
            <w:tcW w:w="9080" w:type="dxa"/>
            <w:tcBorders>
              <w:top w:val="nil"/>
              <w:bottom w:val="nil"/>
            </w:tcBorders>
          </w:tcPr>
          <w:p w14:paraId="5D488DAC" w14:textId="77777777" w:rsidR="00814875" w:rsidRDefault="00EA5180">
            <w:pPr>
              <w:pStyle w:val="TableParagraph"/>
              <w:spacing w:before="13" w:line="247" w:lineRule="auto"/>
              <w:ind w:right="144"/>
              <w:rPr>
                <w:rFonts w:ascii="Arial"/>
              </w:rPr>
            </w:pPr>
            <w:r>
              <w:rPr>
                <w:rFonts w:ascii="Arial"/>
                <w:color w:val="666666"/>
              </w:rPr>
              <w:t xml:space="preserve">If an enrolled participant becomes incarcerated </w:t>
            </w:r>
            <w:proofErr w:type="gramStart"/>
            <w:r>
              <w:rPr>
                <w:rFonts w:ascii="Arial"/>
                <w:color w:val="666666"/>
              </w:rPr>
              <w:t>during the course of</w:t>
            </w:r>
            <w:proofErr w:type="gramEnd"/>
            <w:r>
              <w:rPr>
                <w:rFonts w:ascii="Arial"/>
                <w:color w:val="666666"/>
              </w:rPr>
              <w:t xml:space="preserve"> the research, they must be removed from the research project until such time as the IRB (and OHRP for NIH funded</w:t>
            </w:r>
            <w:r>
              <w:rPr>
                <w:rFonts w:ascii="Arial"/>
                <w:color w:val="666666"/>
                <w:spacing w:val="-3"/>
              </w:rPr>
              <w:t xml:space="preserve"> </w:t>
            </w:r>
            <w:r>
              <w:rPr>
                <w:rFonts w:ascii="Arial"/>
                <w:color w:val="666666"/>
              </w:rPr>
              <w:t>projects)</w:t>
            </w:r>
            <w:r>
              <w:rPr>
                <w:rFonts w:ascii="Arial"/>
                <w:color w:val="666666"/>
                <w:spacing w:val="-3"/>
              </w:rPr>
              <w:t xml:space="preserve"> </w:t>
            </w:r>
            <w:r>
              <w:rPr>
                <w:rFonts w:ascii="Arial"/>
                <w:color w:val="666666"/>
              </w:rPr>
              <w:t>approves</w:t>
            </w:r>
            <w:r>
              <w:rPr>
                <w:rFonts w:ascii="Arial"/>
                <w:color w:val="666666"/>
                <w:spacing w:val="-3"/>
              </w:rPr>
              <w:t xml:space="preserve"> </w:t>
            </w:r>
            <w:r>
              <w:rPr>
                <w:rFonts w:ascii="Arial"/>
                <w:color w:val="666666"/>
              </w:rPr>
              <w:t>the</w:t>
            </w:r>
            <w:r>
              <w:rPr>
                <w:rFonts w:ascii="Arial"/>
                <w:color w:val="666666"/>
                <w:spacing w:val="-3"/>
              </w:rPr>
              <w:t xml:space="preserve"> </w:t>
            </w:r>
            <w:r>
              <w:rPr>
                <w:rFonts w:ascii="Arial"/>
                <w:color w:val="666666"/>
              </w:rPr>
              <w:t>study</w:t>
            </w:r>
            <w:r>
              <w:rPr>
                <w:rFonts w:ascii="Arial"/>
                <w:color w:val="666666"/>
                <w:spacing w:val="-3"/>
              </w:rPr>
              <w:t xml:space="preserve"> </w:t>
            </w:r>
            <w:r>
              <w:rPr>
                <w:rFonts w:ascii="Arial"/>
                <w:color w:val="666666"/>
              </w:rPr>
              <w:t>to</w:t>
            </w:r>
            <w:r>
              <w:rPr>
                <w:rFonts w:ascii="Arial"/>
                <w:color w:val="666666"/>
                <w:spacing w:val="-3"/>
              </w:rPr>
              <w:t xml:space="preserve"> </w:t>
            </w:r>
            <w:r>
              <w:rPr>
                <w:rFonts w:ascii="Arial"/>
                <w:color w:val="666666"/>
              </w:rPr>
              <w:t>include</w:t>
            </w:r>
            <w:r>
              <w:rPr>
                <w:rFonts w:ascii="Arial"/>
                <w:color w:val="666666"/>
                <w:spacing w:val="-3"/>
              </w:rPr>
              <w:t xml:space="preserve"> </w:t>
            </w:r>
            <w:r>
              <w:rPr>
                <w:rFonts w:ascii="Arial"/>
                <w:color w:val="666666"/>
              </w:rPr>
              <w:t>prisoners,</w:t>
            </w:r>
            <w:r>
              <w:rPr>
                <w:rFonts w:ascii="Arial"/>
                <w:color w:val="666666"/>
                <w:spacing w:val="-3"/>
              </w:rPr>
              <w:t xml:space="preserve"> </w:t>
            </w:r>
            <w:r>
              <w:rPr>
                <w:rFonts w:ascii="Arial"/>
                <w:color w:val="666666"/>
              </w:rPr>
              <w:t>unless</w:t>
            </w:r>
            <w:r>
              <w:rPr>
                <w:rFonts w:ascii="Arial"/>
                <w:color w:val="666666"/>
                <w:spacing w:val="-3"/>
              </w:rPr>
              <w:t xml:space="preserve"> </w:t>
            </w:r>
            <w:r>
              <w:rPr>
                <w:rFonts w:ascii="Arial"/>
                <w:color w:val="666666"/>
              </w:rPr>
              <w:t>there</w:t>
            </w:r>
            <w:r>
              <w:rPr>
                <w:rFonts w:ascii="Arial"/>
                <w:color w:val="666666"/>
                <w:spacing w:val="-3"/>
              </w:rPr>
              <w:t xml:space="preserve"> </w:t>
            </w:r>
            <w:r>
              <w:rPr>
                <w:rFonts w:ascii="Arial"/>
                <w:color w:val="666666"/>
              </w:rPr>
              <w:t>is</w:t>
            </w:r>
            <w:r>
              <w:rPr>
                <w:rFonts w:ascii="Arial"/>
                <w:color w:val="666666"/>
                <w:spacing w:val="-3"/>
              </w:rPr>
              <w:t xml:space="preserve"> </w:t>
            </w:r>
            <w:r>
              <w:rPr>
                <w:rFonts w:ascii="Arial"/>
                <w:color w:val="666666"/>
              </w:rPr>
              <w:t>an</w:t>
            </w:r>
            <w:r>
              <w:rPr>
                <w:rFonts w:ascii="Arial"/>
                <w:color w:val="666666"/>
                <w:spacing w:val="-3"/>
              </w:rPr>
              <w:t xml:space="preserve"> </w:t>
            </w:r>
            <w:r>
              <w:rPr>
                <w:rFonts w:ascii="Arial"/>
                <w:color w:val="666666"/>
              </w:rPr>
              <w:t>immediate</w:t>
            </w:r>
            <w:r>
              <w:rPr>
                <w:rFonts w:ascii="Arial"/>
                <w:color w:val="666666"/>
                <w:spacing w:val="-3"/>
              </w:rPr>
              <w:t xml:space="preserve"> </w:t>
            </w:r>
            <w:r>
              <w:rPr>
                <w:rFonts w:ascii="Arial"/>
                <w:color w:val="666666"/>
              </w:rPr>
              <w:t>risk to the participant from ending treatments under the protocol.</w:t>
            </w:r>
          </w:p>
        </w:tc>
      </w:tr>
      <w:tr w:rsidR="00814875" w14:paraId="314297BA" w14:textId="77777777">
        <w:trPr>
          <w:trHeight w:val="370"/>
        </w:trPr>
        <w:tc>
          <w:tcPr>
            <w:tcW w:w="9080" w:type="dxa"/>
            <w:tcBorders>
              <w:top w:val="nil"/>
            </w:tcBorders>
            <w:shd w:val="clear" w:color="auto" w:fill="EEEEEE"/>
          </w:tcPr>
          <w:p w14:paraId="37D99554" w14:textId="77777777" w:rsidR="00814875" w:rsidRDefault="00EA5180">
            <w:pPr>
              <w:pStyle w:val="TableParagraph"/>
              <w:spacing w:before="20"/>
              <w:rPr>
                <w:sz w:val="24"/>
              </w:rPr>
            </w:pPr>
            <w:r>
              <w:rPr>
                <w:noProof/>
              </w:rPr>
              <w:drawing>
                <wp:inline distT="0" distB="0" distL="0" distR="0" wp14:anchorId="77058840" wp14:editId="2A49025E">
                  <wp:extent cx="152400" cy="15240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9" cstate="print"/>
                          <a:stretch>
                            <a:fillRect/>
                          </a:stretch>
                        </pic:blipFill>
                        <pic:spPr>
                          <a:xfrm>
                            <a:off x="0" y="0"/>
                            <a:ext cx="152400" cy="152400"/>
                          </a:xfrm>
                          <a:prstGeom prst="rect">
                            <a:avLst/>
                          </a:prstGeom>
                        </pic:spPr>
                      </pic:pic>
                    </a:graphicData>
                  </a:graphic>
                </wp:inline>
              </w:drawing>
            </w:r>
            <w:r>
              <w:rPr>
                <w:spacing w:val="10"/>
                <w:sz w:val="20"/>
              </w:rPr>
              <w:t xml:space="preserve"> </w:t>
            </w:r>
            <w:r>
              <w:rPr>
                <w:color w:val="333333"/>
                <w:sz w:val="24"/>
              </w:rPr>
              <w:t>UNC-CH Student athletes, athletic teams, or coaches</w:t>
            </w:r>
          </w:p>
        </w:tc>
      </w:tr>
    </w:tbl>
    <w:p w14:paraId="62C376BC" w14:textId="77777777" w:rsidR="00814875" w:rsidRDefault="00814875">
      <w:pPr>
        <w:pStyle w:val="BodyText"/>
        <w:spacing w:before="82"/>
      </w:pPr>
    </w:p>
    <w:p w14:paraId="7FAF0507" w14:textId="77777777" w:rsidR="00814875" w:rsidRDefault="00EA5180">
      <w:pPr>
        <w:ind w:left="380"/>
        <w:rPr>
          <w:sz w:val="20"/>
        </w:rPr>
      </w:pPr>
      <w:r>
        <w:rPr>
          <w:noProof/>
          <w:sz w:val="20"/>
        </w:rPr>
        <mc:AlternateContent>
          <mc:Choice Requires="wps">
            <w:drawing>
              <wp:anchor distT="0" distB="0" distL="0" distR="0" simplePos="0" relativeHeight="15745024" behindDoc="0" locked="0" layoutInCell="1" allowOverlap="1" wp14:anchorId="4DEC95E8" wp14:editId="083FC33F">
                <wp:simplePos x="0" y="0"/>
                <wp:positionH relativeFrom="page">
                  <wp:posOffset>1079500</wp:posOffset>
                </wp:positionH>
                <wp:positionV relativeFrom="paragraph">
                  <wp:posOffset>17792</wp:posOffset>
                </wp:positionV>
                <wp:extent cx="5778500" cy="8382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838200"/>
                        </a:xfrm>
                        <a:prstGeom prst="rect">
                          <a:avLst/>
                        </a:prstGeom>
                        <a:solidFill>
                          <a:srgbClr val="DFEBF4"/>
                        </a:solidFill>
                      </wps:spPr>
                      <wps:txbx>
                        <w:txbxContent>
                          <w:p w14:paraId="5B87553C" w14:textId="77777777" w:rsidR="00814875" w:rsidRDefault="00EA5180">
                            <w:pPr>
                              <w:pStyle w:val="BodyText"/>
                              <w:spacing w:line="197" w:lineRule="exact"/>
                              <w:rPr>
                                <w:color w:val="000000"/>
                              </w:rPr>
                            </w:pPr>
                            <w:r>
                              <w:rPr>
                                <w:color w:val="333333"/>
                              </w:rPr>
                              <w:t>Based</w:t>
                            </w:r>
                            <w:r>
                              <w:rPr>
                                <w:color w:val="333333"/>
                                <w:spacing w:val="-5"/>
                              </w:rPr>
                              <w:t xml:space="preserve"> </w:t>
                            </w:r>
                            <w:r>
                              <w:rPr>
                                <w:color w:val="333333"/>
                              </w:rPr>
                              <w:t>on</w:t>
                            </w:r>
                            <w:r>
                              <w:rPr>
                                <w:color w:val="333333"/>
                                <w:spacing w:val="-3"/>
                              </w:rPr>
                              <w:t xml:space="preserve"> </w:t>
                            </w:r>
                            <w:r>
                              <w:rPr>
                                <w:color w:val="333333"/>
                              </w:rPr>
                              <w:t>your</w:t>
                            </w:r>
                            <w:r>
                              <w:rPr>
                                <w:color w:val="333333"/>
                                <w:spacing w:val="-2"/>
                              </w:rPr>
                              <w:t xml:space="preserve"> </w:t>
                            </w:r>
                            <w:r>
                              <w:rPr>
                                <w:color w:val="333333"/>
                              </w:rPr>
                              <w:t>recruitment</w:t>
                            </w:r>
                            <w:r>
                              <w:rPr>
                                <w:color w:val="333333"/>
                                <w:spacing w:val="-3"/>
                              </w:rPr>
                              <w:t xml:space="preserve"> </w:t>
                            </w:r>
                            <w:r>
                              <w:rPr>
                                <w:color w:val="333333"/>
                              </w:rPr>
                              <w:t>plan</w:t>
                            </w:r>
                            <w:r>
                              <w:rPr>
                                <w:color w:val="333333"/>
                                <w:spacing w:val="-3"/>
                              </w:rPr>
                              <w:t xml:space="preserve"> </w:t>
                            </w:r>
                            <w:r>
                              <w:rPr>
                                <w:color w:val="333333"/>
                              </w:rPr>
                              <w:t>and</w:t>
                            </w:r>
                            <w:r>
                              <w:rPr>
                                <w:color w:val="333333"/>
                                <w:spacing w:val="-2"/>
                              </w:rPr>
                              <w:t xml:space="preserve"> </w:t>
                            </w:r>
                            <w:r>
                              <w:rPr>
                                <w:color w:val="333333"/>
                              </w:rPr>
                              <w:t>target</w:t>
                            </w:r>
                            <w:r>
                              <w:rPr>
                                <w:color w:val="333333"/>
                                <w:spacing w:val="-3"/>
                              </w:rPr>
                              <w:t xml:space="preserve"> </w:t>
                            </w:r>
                            <w:r>
                              <w:rPr>
                                <w:color w:val="333333"/>
                              </w:rPr>
                              <w:t>sample</w:t>
                            </w:r>
                            <w:r>
                              <w:rPr>
                                <w:color w:val="333333"/>
                                <w:spacing w:val="-2"/>
                              </w:rPr>
                              <w:t xml:space="preserve"> </w:t>
                            </w:r>
                            <w:r>
                              <w:rPr>
                                <w:color w:val="333333"/>
                              </w:rPr>
                              <w:t>population,</w:t>
                            </w:r>
                            <w:r>
                              <w:rPr>
                                <w:color w:val="333333"/>
                                <w:spacing w:val="-3"/>
                              </w:rPr>
                              <w:t xml:space="preserve"> </w:t>
                            </w:r>
                            <w:r>
                              <w:rPr>
                                <w:color w:val="333333"/>
                              </w:rPr>
                              <w:t>are</w:t>
                            </w:r>
                            <w:r>
                              <w:rPr>
                                <w:color w:val="333333"/>
                                <w:spacing w:val="-3"/>
                              </w:rPr>
                              <w:t xml:space="preserve"> </w:t>
                            </w:r>
                            <w:r>
                              <w:rPr>
                                <w:color w:val="333333"/>
                              </w:rPr>
                              <w:t>you</w:t>
                            </w:r>
                            <w:r>
                              <w:rPr>
                                <w:color w:val="333333"/>
                                <w:spacing w:val="-2"/>
                              </w:rPr>
                              <w:t xml:space="preserve"> </w:t>
                            </w:r>
                            <w:r>
                              <w:rPr>
                                <w:color w:val="333333"/>
                              </w:rPr>
                              <w:t>likely</w:t>
                            </w:r>
                            <w:r>
                              <w:rPr>
                                <w:color w:val="333333"/>
                                <w:spacing w:val="-3"/>
                              </w:rPr>
                              <w:t xml:space="preserve"> </w:t>
                            </w:r>
                            <w:r>
                              <w:rPr>
                                <w:color w:val="333333"/>
                              </w:rPr>
                              <w:t>to</w:t>
                            </w:r>
                            <w:r>
                              <w:rPr>
                                <w:color w:val="333333"/>
                                <w:spacing w:val="-3"/>
                              </w:rPr>
                              <w:t xml:space="preserve"> </w:t>
                            </w:r>
                            <w:r>
                              <w:rPr>
                                <w:color w:val="333333"/>
                              </w:rPr>
                              <w:t>include</w:t>
                            </w:r>
                            <w:r>
                              <w:rPr>
                                <w:color w:val="333333"/>
                                <w:spacing w:val="-2"/>
                              </w:rPr>
                              <w:t xml:space="preserve"> </w:t>
                            </w:r>
                            <w:r>
                              <w:rPr>
                                <w:color w:val="333333"/>
                              </w:rPr>
                              <w:t>any</w:t>
                            </w:r>
                            <w:r>
                              <w:rPr>
                                <w:color w:val="333333"/>
                                <w:spacing w:val="-3"/>
                              </w:rPr>
                              <w:t xml:space="preserve"> </w:t>
                            </w:r>
                            <w:r>
                              <w:rPr>
                                <w:color w:val="333333"/>
                              </w:rPr>
                              <w:t>of</w:t>
                            </w:r>
                            <w:r>
                              <w:rPr>
                                <w:color w:val="333333"/>
                                <w:spacing w:val="-2"/>
                              </w:rPr>
                              <w:t xml:space="preserve"> </w:t>
                            </w:r>
                            <w:r>
                              <w:rPr>
                                <w:color w:val="333333"/>
                                <w:spacing w:val="-5"/>
                              </w:rPr>
                              <w:t>the</w:t>
                            </w:r>
                          </w:p>
                          <w:p w14:paraId="71DDD182" w14:textId="77777777" w:rsidR="00814875" w:rsidRDefault="00EA5180">
                            <w:pPr>
                              <w:pStyle w:val="BodyText"/>
                              <w:spacing w:before="2" w:line="230" w:lineRule="auto"/>
                              <w:rPr>
                                <w:color w:val="000000"/>
                              </w:rPr>
                            </w:pPr>
                            <w:r>
                              <w:rPr>
                                <w:color w:val="333333"/>
                              </w:rPr>
                              <w:t>following</w:t>
                            </w:r>
                            <w:r>
                              <w:rPr>
                                <w:color w:val="333333"/>
                                <w:spacing w:val="-3"/>
                              </w:rPr>
                              <w:t xml:space="preserve"> </w:t>
                            </w:r>
                            <w:r>
                              <w:rPr>
                                <w:color w:val="333333"/>
                              </w:rPr>
                              <w:t>as</w:t>
                            </w:r>
                            <w:r>
                              <w:rPr>
                                <w:color w:val="333333"/>
                                <w:spacing w:val="-3"/>
                              </w:rPr>
                              <w:t xml:space="preserve"> </w:t>
                            </w:r>
                            <w:r>
                              <w:rPr>
                                <w:color w:val="333333"/>
                              </w:rPr>
                              <w:t>subjects?</w:t>
                            </w:r>
                            <w:r>
                              <w:rPr>
                                <w:color w:val="333333"/>
                                <w:spacing w:val="-3"/>
                              </w:rPr>
                              <w:t xml:space="preserve"> </w:t>
                            </w:r>
                            <w:r>
                              <w:rPr>
                                <w:color w:val="333333"/>
                              </w:rPr>
                              <w:t>Select</w:t>
                            </w:r>
                            <w:r>
                              <w:rPr>
                                <w:color w:val="333333"/>
                                <w:spacing w:val="-3"/>
                              </w:rPr>
                              <w:t xml:space="preserve"> </w:t>
                            </w:r>
                            <w:r>
                              <w:rPr>
                                <w:color w:val="333333"/>
                              </w:rPr>
                              <w:t>all</w:t>
                            </w:r>
                            <w:r>
                              <w:rPr>
                                <w:color w:val="333333"/>
                                <w:spacing w:val="-3"/>
                              </w:rPr>
                              <w:t xml:space="preserve"> </w:t>
                            </w:r>
                            <w:r>
                              <w:rPr>
                                <w:color w:val="333333"/>
                              </w:rPr>
                              <w:t>that</w:t>
                            </w:r>
                            <w:r>
                              <w:rPr>
                                <w:color w:val="333333"/>
                                <w:spacing w:val="-3"/>
                              </w:rPr>
                              <w:t xml:space="preserve"> </w:t>
                            </w:r>
                            <w:r>
                              <w:rPr>
                                <w:color w:val="333333"/>
                              </w:rPr>
                              <w:t>apply.</w:t>
                            </w:r>
                            <w:r>
                              <w:rPr>
                                <w:color w:val="333333"/>
                                <w:spacing w:val="-3"/>
                              </w:rPr>
                              <w:t xml:space="preserve"> </w:t>
                            </w:r>
                            <w:r>
                              <w:rPr>
                                <w:color w:val="333333"/>
                              </w:rPr>
                              <w:t>This</w:t>
                            </w:r>
                            <w:r>
                              <w:rPr>
                                <w:color w:val="333333"/>
                                <w:spacing w:val="-3"/>
                              </w:rPr>
                              <w:t xml:space="preserve"> </w:t>
                            </w:r>
                            <w:r>
                              <w:rPr>
                                <w:color w:val="333333"/>
                              </w:rPr>
                              <w:t>is</w:t>
                            </w:r>
                            <w:r>
                              <w:rPr>
                                <w:color w:val="333333"/>
                                <w:spacing w:val="-3"/>
                              </w:rPr>
                              <w:t xml:space="preserve"> </w:t>
                            </w:r>
                            <w:r>
                              <w:rPr>
                                <w:color w:val="333333"/>
                              </w:rPr>
                              <w:t>not</w:t>
                            </w:r>
                            <w:r>
                              <w:rPr>
                                <w:color w:val="333333"/>
                                <w:spacing w:val="-3"/>
                              </w:rPr>
                              <w:t xml:space="preserve"> </w:t>
                            </w:r>
                            <w:r>
                              <w:rPr>
                                <w:color w:val="333333"/>
                              </w:rPr>
                              <w:t>applicable</w:t>
                            </w:r>
                            <w:r>
                              <w:rPr>
                                <w:color w:val="333333"/>
                                <w:spacing w:val="-3"/>
                              </w:rPr>
                              <w:t xml:space="preserve"> </w:t>
                            </w:r>
                            <w:r>
                              <w:rPr>
                                <w:color w:val="333333"/>
                              </w:rPr>
                              <w:t>to</w:t>
                            </w:r>
                            <w:r>
                              <w:rPr>
                                <w:color w:val="333333"/>
                                <w:spacing w:val="-3"/>
                              </w:rPr>
                              <w:t xml:space="preserve"> </w:t>
                            </w:r>
                            <w:r>
                              <w:rPr>
                                <w:color w:val="333333"/>
                              </w:rPr>
                              <w:t>secondary</w:t>
                            </w:r>
                            <w:r>
                              <w:rPr>
                                <w:color w:val="333333"/>
                                <w:spacing w:val="-3"/>
                              </w:rPr>
                              <w:t xml:space="preserve"> </w:t>
                            </w:r>
                            <w:r>
                              <w:rPr>
                                <w:color w:val="333333"/>
                              </w:rPr>
                              <w:t>data</w:t>
                            </w:r>
                            <w:r>
                              <w:rPr>
                                <w:color w:val="333333"/>
                                <w:spacing w:val="-3"/>
                              </w:rPr>
                              <w:t xml:space="preserve"> </w:t>
                            </w:r>
                            <w:r>
                              <w:rPr>
                                <w:color w:val="333333"/>
                              </w:rPr>
                              <w:t>analysis</w:t>
                            </w:r>
                            <w:r>
                              <w:rPr>
                                <w:color w:val="333333"/>
                                <w:spacing w:val="-3"/>
                              </w:rPr>
                              <w:t xml:space="preserve"> </w:t>
                            </w:r>
                            <w:r>
                              <w:rPr>
                                <w:color w:val="333333"/>
                              </w:rPr>
                              <w:t>or</w:t>
                            </w:r>
                            <w:r>
                              <w:rPr>
                                <w:color w:val="333333"/>
                                <w:spacing w:val="-3"/>
                              </w:rPr>
                              <w:t xml:space="preserve"> </w:t>
                            </w:r>
                            <w:r>
                              <w:rPr>
                                <w:color w:val="333333"/>
                              </w:rPr>
                              <w:t xml:space="preserve">chart </w:t>
                            </w:r>
                            <w:r>
                              <w:rPr>
                                <w:color w:val="333333"/>
                                <w:spacing w:val="-2"/>
                              </w:rPr>
                              <w:t>review.</w:t>
                            </w:r>
                          </w:p>
                          <w:p w14:paraId="65BB6BF3" w14:textId="77777777" w:rsidR="00814875" w:rsidRDefault="00EA5180">
                            <w:pPr>
                              <w:pStyle w:val="BodyText"/>
                              <w:spacing w:before="219" w:line="230" w:lineRule="auto"/>
                              <w:rPr>
                                <w:color w:val="000000"/>
                              </w:rPr>
                            </w:pPr>
                            <w:r>
                              <w:rPr>
                                <w:color w:val="333333"/>
                              </w:rPr>
                              <w:t>Based</w:t>
                            </w:r>
                            <w:r>
                              <w:rPr>
                                <w:color w:val="333333"/>
                                <w:spacing w:val="-3"/>
                              </w:rPr>
                              <w:t xml:space="preserve"> </w:t>
                            </w:r>
                            <w:r>
                              <w:rPr>
                                <w:color w:val="333333"/>
                              </w:rPr>
                              <w:t>on</w:t>
                            </w:r>
                            <w:r>
                              <w:rPr>
                                <w:color w:val="333333"/>
                                <w:spacing w:val="-3"/>
                              </w:rPr>
                              <w:t xml:space="preserve"> </w:t>
                            </w:r>
                            <w:r>
                              <w:rPr>
                                <w:color w:val="333333"/>
                              </w:rPr>
                              <w:t>your</w:t>
                            </w:r>
                            <w:r>
                              <w:rPr>
                                <w:color w:val="333333"/>
                                <w:spacing w:val="-3"/>
                              </w:rPr>
                              <w:t xml:space="preserve"> </w:t>
                            </w:r>
                            <w:r>
                              <w:rPr>
                                <w:color w:val="333333"/>
                              </w:rPr>
                              <w:t>responses,</w:t>
                            </w:r>
                            <w:r>
                              <w:rPr>
                                <w:color w:val="333333"/>
                                <w:spacing w:val="-3"/>
                              </w:rPr>
                              <w:t xml:space="preserve"> </w:t>
                            </w:r>
                            <w:r>
                              <w:rPr>
                                <w:color w:val="333333"/>
                              </w:rPr>
                              <w:t>the</w:t>
                            </w:r>
                            <w:r>
                              <w:rPr>
                                <w:color w:val="333333"/>
                                <w:spacing w:val="-3"/>
                              </w:rPr>
                              <w:t xml:space="preserve"> </w:t>
                            </w:r>
                            <w:r>
                              <w:rPr>
                                <w:color w:val="333333"/>
                              </w:rPr>
                              <w:t>consent</w:t>
                            </w:r>
                            <w:r>
                              <w:rPr>
                                <w:color w:val="333333"/>
                                <w:spacing w:val="-3"/>
                              </w:rPr>
                              <w:t xml:space="preserve"> </w:t>
                            </w:r>
                            <w:r>
                              <w:rPr>
                                <w:color w:val="333333"/>
                              </w:rPr>
                              <w:t>form</w:t>
                            </w:r>
                            <w:r>
                              <w:rPr>
                                <w:color w:val="333333"/>
                                <w:spacing w:val="-3"/>
                              </w:rPr>
                              <w:t xml:space="preserve"> </w:t>
                            </w:r>
                            <w:r>
                              <w:rPr>
                                <w:color w:val="333333"/>
                              </w:rPr>
                              <w:t>builder</w:t>
                            </w:r>
                            <w:r>
                              <w:rPr>
                                <w:color w:val="333333"/>
                                <w:spacing w:val="-3"/>
                              </w:rPr>
                              <w:t xml:space="preserve"> </w:t>
                            </w:r>
                            <w:r>
                              <w:rPr>
                                <w:color w:val="333333"/>
                              </w:rPr>
                              <w:t>will</w:t>
                            </w:r>
                            <w:r>
                              <w:rPr>
                                <w:color w:val="333333"/>
                                <w:spacing w:val="-3"/>
                              </w:rPr>
                              <w:t xml:space="preserve"> </w:t>
                            </w:r>
                            <w:r>
                              <w:rPr>
                                <w:color w:val="333333"/>
                              </w:rPr>
                              <w:t>insert</w:t>
                            </w:r>
                            <w:r>
                              <w:rPr>
                                <w:color w:val="333333"/>
                                <w:spacing w:val="-3"/>
                              </w:rPr>
                              <w:t xml:space="preserve"> </w:t>
                            </w:r>
                            <w:r>
                              <w:rPr>
                                <w:color w:val="333333"/>
                              </w:rPr>
                              <w:t>any</w:t>
                            </w:r>
                            <w:r>
                              <w:rPr>
                                <w:color w:val="333333"/>
                                <w:spacing w:val="-3"/>
                              </w:rPr>
                              <w:t xml:space="preserve"> </w:t>
                            </w:r>
                            <w:r>
                              <w:rPr>
                                <w:color w:val="333333"/>
                              </w:rPr>
                              <w:t>required</w:t>
                            </w:r>
                            <w:r>
                              <w:rPr>
                                <w:color w:val="333333"/>
                                <w:spacing w:val="-3"/>
                              </w:rPr>
                              <w:t xml:space="preserve"> </w:t>
                            </w:r>
                            <w:r>
                              <w:rPr>
                                <w:color w:val="333333"/>
                              </w:rPr>
                              <w:t>text</w:t>
                            </w:r>
                            <w:r>
                              <w:rPr>
                                <w:color w:val="333333"/>
                                <w:spacing w:val="-3"/>
                              </w:rPr>
                              <w:t xml:space="preserve"> </w:t>
                            </w:r>
                            <w:r>
                              <w:rPr>
                                <w:color w:val="333333"/>
                              </w:rPr>
                              <w:t>into</w:t>
                            </w:r>
                            <w:r>
                              <w:rPr>
                                <w:color w:val="333333"/>
                                <w:spacing w:val="-3"/>
                              </w:rPr>
                              <w:t xml:space="preserve"> </w:t>
                            </w:r>
                            <w:r>
                              <w:rPr>
                                <w:color w:val="333333"/>
                              </w:rPr>
                              <w:t>your</w:t>
                            </w:r>
                            <w:r>
                              <w:rPr>
                                <w:color w:val="333333"/>
                                <w:spacing w:val="-3"/>
                              </w:rPr>
                              <w:t xml:space="preserve"> </w:t>
                            </w:r>
                            <w:r>
                              <w:rPr>
                                <w:color w:val="333333"/>
                              </w:rPr>
                              <w:t>consent</w:t>
                            </w:r>
                            <w:r>
                              <w:rPr>
                                <w:color w:val="333333"/>
                                <w:spacing w:val="-3"/>
                              </w:rPr>
                              <w:t xml:space="preserve"> </w:t>
                            </w:r>
                            <w:r>
                              <w:rPr>
                                <w:color w:val="333333"/>
                              </w:rPr>
                              <w:t xml:space="preserve">form </w:t>
                            </w:r>
                            <w:r>
                              <w:rPr>
                                <w:color w:val="333333"/>
                                <w:spacing w:val="-2"/>
                              </w:rPr>
                              <w:t>template.</w:t>
                            </w:r>
                          </w:p>
                        </w:txbxContent>
                      </wps:txbx>
                      <wps:bodyPr wrap="square" lIns="0" tIns="0" rIns="0" bIns="0" rtlCol="0">
                        <a:noAutofit/>
                      </wps:bodyPr>
                    </wps:wsp>
                  </a:graphicData>
                </a:graphic>
              </wp:anchor>
            </w:drawing>
          </mc:Choice>
          <mc:Fallback>
            <w:pict>
              <v:shape w14:anchorId="4DEC95E8" id="Textbox 92" o:spid="_x0000_s1050" type="#_x0000_t202" style="position:absolute;left:0;text-align:left;margin-left:85pt;margin-top:1.4pt;width:455pt;height:66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" fillcolor="#dfebf4" stroked="f">
                <v:textbox inset="0,0,0,0">
                  <w:txbxContent>
                    <w:p w14:paraId="5B87553C" w14:textId="77777777" w:rsidR="00814875" w:rsidRDefault="00EA5180">
                      <w:pPr>
                        <w:pStyle w:val="BodyText"/>
                        <w:spacing w:line="197" w:lineRule="exact"/>
                        <w:rPr>
                          <w:color w:val="000000"/>
                        </w:rPr>
                      </w:pPr>
                      <w:r>
                        <w:rPr>
                          <w:color w:val="333333"/>
                        </w:rPr>
                        <w:t>Based</w:t>
                      </w:r>
                      <w:r>
                        <w:rPr>
                          <w:color w:val="333333"/>
                          <w:spacing w:val="-5"/>
                        </w:rPr>
                        <w:t xml:space="preserve"> </w:t>
                      </w:r>
                      <w:r>
                        <w:rPr>
                          <w:color w:val="333333"/>
                        </w:rPr>
                        <w:t>on</w:t>
                      </w:r>
                      <w:r>
                        <w:rPr>
                          <w:color w:val="333333"/>
                          <w:spacing w:val="-3"/>
                        </w:rPr>
                        <w:t xml:space="preserve"> </w:t>
                      </w:r>
                      <w:r>
                        <w:rPr>
                          <w:color w:val="333333"/>
                        </w:rPr>
                        <w:t>your</w:t>
                      </w:r>
                      <w:r>
                        <w:rPr>
                          <w:color w:val="333333"/>
                          <w:spacing w:val="-2"/>
                        </w:rPr>
                        <w:t xml:space="preserve"> </w:t>
                      </w:r>
                      <w:r>
                        <w:rPr>
                          <w:color w:val="333333"/>
                        </w:rPr>
                        <w:t>recruitment</w:t>
                      </w:r>
                      <w:r>
                        <w:rPr>
                          <w:color w:val="333333"/>
                          <w:spacing w:val="-3"/>
                        </w:rPr>
                        <w:t xml:space="preserve"> </w:t>
                      </w:r>
                      <w:r>
                        <w:rPr>
                          <w:color w:val="333333"/>
                        </w:rPr>
                        <w:t>plan</w:t>
                      </w:r>
                      <w:r>
                        <w:rPr>
                          <w:color w:val="333333"/>
                          <w:spacing w:val="-3"/>
                        </w:rPr>
                        <w:t xml:space="preserve"> </w:t>
                      </w:r>
                      <w:r>
                        <w:rPr>
                          <w:color w:val="333333"/>
                        </w:rPr>
                        <w:t>and</w:t>
                      </w:r>
                      <w:r>
                        <w:rPr>
                          <w:color w:val="333333"/>
                          <w:spacing w:val="-2"/>
                        </w:rPr>
                        <w:t xml:space="preserve"> </w:t>
                      </w:r>
                      <w:r>
                        <w:rPr>
                          <w:color w:val="333333"/>
                        </w:rPr>
                        <w:t>target</w:t>
                      </w:r>
                      <w:r>
                        <w:rPr>
                          <w:color w:val="333333"/>
                          <w:spacing w:val="-3"/>
                        </w:rPr>
                        <w:t xml:space="preserve"> </w:t>
                      </w:r>
                      <w:r>
                        <w:rPr>
                          <w:color w:val="333333"/>
                        </w:rPr>
                        <w:t>sample</w:t>
                      </w:r>
                      <w:r>
                        <w:rPr>
                          <w:color w:val="333333"/>
                          <w:spacing w:val="-2"/>
                        </w:rPr>
                        <w:t xml:space="preserve"> </w:t>
                      </w:r>
                      <w:r>
                        <w:rPr>
                          <w:color w:val="333333"/>
                        </w:rPr>
                        <w:t>population,</w:t>
                      </w:r>
                      <w:r>
                        <w:rPr>
                          <w:color w:val="333333"/>
                          <w:spacing w:val="-3"/>
                        </w:rPr>
                        <w:t xml:space="preserve"> </w:t>
                      </w:r>
                      <w:r>
                        <w:rPr>
                          <w:color w:val="333333"/>
                        </w:rPr>
                        <w:t>are</w:t>
                      </w:r>
                      <w:r>
                        <w:rPr>
                          <w:color w:val="333333"/>
                          <w:spacing w:val="-3"/>
                        </w:rPr>
                        <w:t xml:space="preserve"> </w:t>
                      </w:r>
                      <w:r>
                        <w:rPr>
                          <w:color w:val="333333"/>
                        </w:rPr>
                        <w:t>you</w:t>
                      </w:r>
                      <w:r>
                        <w:rPr>
                          <w:color w:val="333333"/>
                          <w:spacing w:val="-2"/>
                        </w:rPr>
                        <w:t xml:space="preserve"> </w:t>
                      </w:r>
                      <w:r>
                        <w:rPr>
                          <w:color w:val="333333"/>
                        </w:rPr>
                        <w:t>likely</w:t>
                      </w:r>
                      <w:r>
                        <w:rPr>
                          <w:color w:val="333333"/>
                          <w:spacing w:val="-3"/>
                        </w:rPr>
                        <w:t xml:space="preserve"> </w:t>
                      </w:r>
                      <w:r>
                        <w:rPr>
                          <w:color w:val="333333"/>
                        </w:rPr>
                        <w:t>to</w:t>
                      </w:r>
                      <w:r>
                        <w:rPr>
                          <w:color w:val="333333"/>
                          <w:spacing w:val="-3"/>
                        </w:rPr>
                        <w:t xml:space="preserve"> </w:t>
                      </w:r>
                      <w:r>
                        <w:rPr>
                          <w:color w:val="333333"/>
                        </w:rPr>
                        <w:t>include</w:t>
                      </w:r>
                      <w:r>
                        <w:rPr>
                          <w:color w:val="333333"/>
                          <w:spacing w:val="-2"/>
                        </w:rPr>
                        <w:t xml:space="preserve"> </w:t>
                      </w:r>
                      <w:r>
                        <w:rPr>
                          <w:color w:val="333333"/>
                        </w:rPr>
                        <w:t>any</w:t>
                      </w:r>
                      <w:r>
                        <w:rPr>
                          <w:color w:val="333333"/>
                          <w:spacing w:val="-3"/>
                        </w:rPr>
                        <w:t xml:space="preserve"> </w:t>
                      </w:r>
                      <w:r>
                        <w:rPr>
                          <w:color w:val="333333"/>
                        </w:rPr>
                        <w:t>of</w:t>
                      </w:r>
                      <w:r>
                        <w:rPr>
                          <w:color w:val="333333"/>
                          <w:spacing w:val="-2"/>
                        </w:rPr>
                        <w:t xml:space="preserve"> </w:t>
                      </w:r>
                      <w:r>
                        <w:rPr>
                          <w:color w:val="333333"/>
                          <w:spacing w:val="-5"/>
                        </w:rPr>
                        <w:t>the</w:t>
                      </w:r>
                    </w:p>
                    <w:p w14:paraId="71DDD182" w14:textId="77777777" w:rsidR="00814875" w:rsidRDefault="00EA5180">
                      <w:pPr>
                        <w:pStyle w:val="BodyText"/>
                        <w:spacing w:before="2" w:line="230" w:lineRule="auto"/>
                        <w:rPr>
                          <w:color w:val="000000"/>
                        </w:rPr>
                      </w:pPr>
                      <w:r>
                        <w:rPr>
                          <w:color w:val="333333"/>
                        </w:rPr>
                        <w:t>following</w:t>
                      </w:r>
                      <w:r>
                        <w:rPr>
                          <w:color w:val="333333"/>
                          <w:spacing w:val="-3"/>
                        </w:rPr>
                        <w:t xml:space="preserve"> </w:t>
                      </w:r>
                      <w:r>
                        <w:rPr>
                          <w:color w:val="333333"/>
                        </w:rPr>
                        <w:t>as</w:t>
                      </w:r>
                      <w:r>
                        <w:rPr>
                          <w:color w:val="333333"/>
                          <w:spacing w:val="-3"/>
                        </w:rPr>
                        <w:t xml:space="preserve"> </w:t>
                      </w:r>
                      <w:r>
                        <w:rPr>
                          <w:color w:val="333333"/>
                        </w:rPr>
                        <w:t>subjects?</w:t>
                      </w:r>
                      <w:r>
                        <w:rPr>
                          <w:color w:val="333333"/>
                          <w:spacing w:val="-3"/>
                        </w:rPr>
                        <w:t xml:space="preserve"> </w:t>
                      </w:r>
                      <w:r>
                        <w:rPr>
                          <w:color w:val="333333"/>
                        </w:rPr>
                        <w:t>Select</w:t>
                      </w:r>
                      <w:r>
                        <w:rPr>
                          <w:color w:val="333333"/>
                          <w:spacing w:val="-3"/>
                        </w:rPr>
                        <w:t xml:space="preserve"> </w:t>
                      </w:r>
                      <w:r>
                        <w:rPr>
                          <w:color w:val="333333"/>
                        </w:rPr>
                        <w:t>all</w:t>
                      </w:r>
                      <w:r>
                        <w:rPr>
                          <w:color w:val="333333"/>
                          <w:spacing w:val="-3"/>
                        </w:rPr>
                        <w:t xml:space="preserve"> </w:t>
                      </w:r>
                      <w:r>
                        <w:rPr>
                          <w:color w:val="333333"/>
                        </w:rPr>
                        <w:t>that</w:t>
                      </w:r>
                      <w:r>
                        <w:rPr>
                          <w:color w:val="333333"/>
                          <w:spacing w:val="-3"/>
                        </w:rPr>
                        <w:t xml:space="preserve"> </w:t>
                      </w:r>
                      <w:r>
                        <w:rPr>
                          <w:color w:val="333333"/>
                        </w:rPr>
                        <w:t>apply.</w:t>
                      </w:r>
                      <w:r>
                        <w:rPr>
                          <w:color w:val="333333"/>
                          <w:spacing w:val="-3"/>
                        </w:rPr>
                        <w:t xml:space="preserve"> </w:t>
                      </w:r>
                      <w:r>
                        <w:rPr>
                          <w:color w:val="333333"/>
                        </w:rPr>
                        <w:t>This</w:t>
                      </w:r>
                      <w:r>
                        <w:rPr>
                          <w:color w:val="333333"/>
                          <w:spacing w:val="-3"/>
                        </w:rPr>
                        <w:t xml:space="preserve"> </w:t>
                      </w:r>
                      <w:r>
                        <w:rPr>
                          <w:color w:val="333333"/>
                        </w:rPr>
                        <w:t>is</w:t>
                      </w:r>
                      <w:r>
                        <w:rPr>
                          <w:color w:val="333333"/>
                          <w:spacing w:val="-3"/>
                        </w:rPr>
                        <w:t xml:space="preserve"> </w:t>
                      </w:r>
                      <w:r>
                        <w:rPr>
                          <w:color w:val="333333"/>
                        </w:rPr>
                        <w:t>not</w:t>
                      </w:r>
                      <w:r>
                        <w:rPr>
                          <w:color w:val="333333"/>
                          <w:spacing w:val="-3"/>
                        </w:rPr>
                        <w:t xml:space="preserve"> </w:t>
                      </w:r>
                      <w:r>
                        <w:rPr>
                          <w:color w:val="333333"/>
                        </w:rPr>
                        <w:t>applicable</w:t>
                      </w:r>
                      <w:r>
                        <w:rPr>
                          <w:color w:val="333333"/>
                          <w:spacing w:val="-3"/>
                        </w:rPr>
                        <w:t xml:space="preserve"> </w:t>
                      </w:r>
                      <w:r>
                        <w:rPr>
                          <w:color w:val="333333"/>
                        </w:rPr>
                        <w:t>to</w:t>
                      </w:r>
                      <w:r>
                        <w:rPr>
                          <w:color w:val="333333"/>
                          <w:spacing w:val="-3"/>
                        </w:rPr>
                        <w:t xml:space="preserve"> </w:t>
                      </w:r>
                      <w:r>
                        <w:rPr>
                          <w:color w:val="333333"/>
                        </w:rPr>
                        <w:t>secondary</w:t>
                      </w:r>
                      <w:r>
                        <w:rPr>
                          <w:color w:val="333333"/>
                          <w:spacing w:val="-3"/>
                        </w:rPr>
                        <w:t xml:space="preserve"> </w:t>
                      </w:r>
                      <w:r>
                        <w:rPr>
                          <w:color w:val="333333"/>
                        </w:rPr>
                        <w:t>data</w:t>
                      </w:r>
                      <w:r>
                        <w:rPr>
                          <w:color w:val="333333"/>
                          <w:spacing w:val="-3"/>
                        </w:rPr>
                        <w:t xml:space="preserve"> </w:t>
                      </w:r>
                      <w:r>
                        <w:rPr>
                          <w:color w:val="333333"/>
                        </w:rPr>
                        <w:t>analysis</w:t>
                      </w:r>
                      <w:r>
                        <w:rPr>
                          <w:color w:val="333333"/>
                          <w:spacing w:val="-3"/>
                        </w:rPr>
                        <w:t xml:space="preserve"> </w:t>
                      </w:r>
                      <w:r>
                        <w:rPr>
                          <w:color w:val="333333"/>
                        </w:rPr>
                        <w:t>or</w:t>
                      </w:r>
                      <w:r>
                        <w:rPr>
                          <w:color w:val="333333"/>
                          <w:spacing w:val="-3"/>
                        </w:rPr>
                        <w:t xml:space="preserve"> </w:t>
                      </w:r>
                      <w:r>
                        <w:rPr>
                          <w:color w:val="333333"/>
                        </w:rPr>
                        <w:t xml:space="preserve">chart </w:t>
                      </w:r>
                      <w:r>
                        <w:rPr>
                          <w:color w:val="333333"/>
                          <w:spacing w:val="-2"/>
                        </w:rPr>
                        <w:t>review.</w:t>
                      </w:r>
                    </w:p>
                    <w:p w14:paraId="65BB6BF3" w14:textId="77777777" w:rsidR="00814875" w:rsidRDefault="00EA5180">
                      <w:pPr>
                        <w:pStyle w:val="BodyText"/>
                        <w:spacing w:before="219" w:line="230" w:lineRule="auto"/>
                        <w:rPr>
                          <w:color w:val="000000"/>
                        </w:rPr>
                      </w:pPr>
                      <w:r>
                        <w:rPr>
                          <w:color w:val="333333"/>
                        </w:rPr>
                        <w:t>Based</w:t>
                      </w:r>
                      <w:r>
                        <w:rPr>
                          <w:color w:val="333333"/>
                          <w:spacing w:val="-3"/>
                        </w:rPr>
                        <w:t xml:space="preserve"> </w:t>
                      </w:r>
                      <w:r>
                        <w:rPr>
                          <w:color w:val="333333"/>
                        </w:rPr>
                        <w:t>on</w:t>
                      </w:r>
                      <w:r>
                        <w:rPr>
                          <w:color w:val="333333"/>
                          <w:spacing w:val="-3"/>
                        </w:rPr>
                        <w:t xml:space="preserve"> </w:t>
                      </w:r>
                      <w:r>
                        <w:rPr>
                          <w:color w:val="333333"/>
                        </w:rPr>
                        <w:t>your</w:t>
                      </w:r>
                      <w:r>
                        <w:rPr>
                          <w:color w:val="333333"/>
                          <w:spacing w:val="-3"/>
                        </w:rPr>
                        <w:t xml:space="preserve"> </w:t>
                      </w:r>
                      <w:r>
                        <w:rPr>
                          <w:color w:val="333333"/>
                        </w:rPr>
                        <w:t>responses,</w:t>
                      </w:r>
                      <w:r>
                        <w:rPr>
                          <w:color w:val="333333"/>
                          <w:spacing w:val="-3"/>
                        </w:rPr>
                        <w:t xml:space="preserve"> </w:t>
                      </w:r>
                      <w:r>
                        <w:rPr>
                          <w:color w:val="333333"/>
                        </w:rPr>
                        <w:t>the</w:t>
                      </w:r>
                      <w:r>
                        <w:rPr>
                          <w:color w:val="333333"/>
                          <w:spacing w:val="-3"/>
                        </w:rPr>
                        <w:t xml:space="preserve"> </w:t>
                      </w:r>
                      <w:r>
                        <w:rPr>
                          <w:color w:val="333333"/>
                        </w:rPr>
                        <w:t>consent</w:t>
                      </w:r>
                      <w:r>
                        <w:rPr>
                          <w:color w:val="333333"/>
                          <w:spacing w:val="-3"/>
                        </w:rPr>
                        <w:t xml:space="preserve"> </w:t>
                      </w:r>
                      <w:r>
                        <w:rPr>
                          <w:color w:val="333333"/>
                        </w:rPr>
                        <w:t>form</w:t>
                      </w:r>
                      <w:r>
                        <w:rPr>
                          <w:color w:val="333333"/>
                          <w:spacing w:val="-3"/>
                        </w:rPr>
                        <w:t xml:space="preserve"> </w:t>
                      </w:r>
                      <w:r>
                        <w:rPr>
                          <w:color w:val="333333"/>
                        </w:rPr>
                        <w:t>builder</w:t>
                      </w:r>
                      <w:r>
                        <w:rPr>
                          <w:color w:val="333333"/>
                          <w:spacing w:val="-3"/>
                        </w:rPr>
                        <w:t xml:space="preserve"> </w:t>
                      </w:r>
                      <w:r>
                        <w:rPr>
                          <w:color w:val="333333"/>
                        </w:rPr>
                        <w:t>will</w:t>
                      </w:r>
                      <w:r>
                        <w:rPr>
                          <w:color w:val="333333"/>
                          <w:spacing w:val="-3"/>
                        </w:rPr>
                        <w:t xml:space="preserve"> </w:t>
                      </w:r>
                      <w:r>
                        <w:rPr>
                          <w:color w:val="333333"/>
                        </w:rPr>
                        <w:t>insert</w:t>
                      </w:r>
                      <w:r>
                        <w:rPr>
                          <w:color w:val="333333"/>
                          <w:spacing w:val="-3"/>
                        </w:rPr>
                        <w:t xml:space="preserve"> </w:t>
                      </w:r>
                      <w:r>
                        <w:rPr>
                          <w:color w:val="333333"/>
                        </w:rPr>
                        <w:t>any</w:t>
                      </w:r>
                      <w:r>
                        <w:rPr>
                          <w:color w:val="333333"/>
                          <w:spacing w:val="-3"/>
                        </w:rPr>
                        <w:t xml:space="preserve"> </w:t>
                      </w:r>
                      <w:r>
                        <w:rPr>
                          <w:color w:val="333333"/>
                        </w:rPr>
                        <w:t>required</w:t>
                      </w:r>
                      <w:r>
                        <w:rPr>
                          <w:color w:val="333333"/>
                          <w:spacing w:val="-3"/>
                        </w:rPr>
                        <w:t xml:space="preserve"> </w:t>
                      </w:r>
                      <w:r>
                        <w:rPr>
                          <w:color w:val="333333"/>
                        </w:rPr>
                        <w:t>text</w:t>
                      </w:r>
                      <w:r>
                        <w:rPr>
                          <w:color w:val="333333"/>
                          <w:spacing w:val="-3"/>
                        </w:rPr>
                        <w:t xml:space="preserve"> </w:t>
                      </w:r>
                      <w:r>
                        <w:rPr>
                          <w:color w:val="333333"/>
                        </w:rPr>
                        <w:t>into</w:t>
                      </w:r>
                      <w:r>
                        <w:rPr>
                          <w:color w:val="333333"/>
                          <w:spacing w:val="-3"/>
                        </w:rPr>
                        <w:t xml:space="preserve"> </w:t>
                      </w:r>
                      <w:r>
                        <w:rPr>
                          <w:color w:val="333333"/>
                        </w:rPr>
                        <w:t>your</w:t>
                      </w:r>
                      <w:r>
                        <w:rPr>
                          <w:color w:val="333333"/>
                          <w:spacing w:val="-3"/>
                        </w:rPr>
                        <w:t xml:space="preserve"> </w:t>
                      </w:r>
                      <w:r>
                        <w:rPr>
                          <w:color w:val="333333"/>
                        </w:rPr>
                        <w:t>consent</w:t>
                      </w:r>
                      <w:r>
                        <w:rPr>
                          <w:color w:val="333333"/>
                          <w:spacing w:val="-3"/>
                        </w:rPr>
                        <w:t xml:space="preserve"> </w:t>
                      </w:r>
                      <w:r>
                        <w:rPr>
                          <w:color w:val="333333"/>
                        </w:rPr>
                        <w:t xml:space="preserve">form </w:t>
                      </w:r>
                      <w:r>
                        <w:rPr>
                          <w:color w:val="333333"/>
                          <w:spacing w:val="-2"/>
                        </w:rPr>
                        <w:t>template.</w:t>
                      </w:r>
                    </w:p>
                  </w:txbxContent>
                </v:textbox>
                <w10:wrap anchorx="page"/>
              </v:shape>
            </w:pict>
          </mc:Fallback>
        </mc:AlternateContent>
      </w:r>
      <w:r>
        <w:rPr>
          <w:color w:val="333333"/>
          <w:spacing w:val="-2"/>
          <w:sz w:val="20"/>
        </w:rPr>
        <w:t>A.2.5.</w:t>
      </w:r>
    </w:p>
    <w:p w14:paraId="7860CB9C" w14:textId="77777777" w:rsidR="00814875" w:rsidRDefault="00814875">
      <w:pPr>
        <w:pStyle w:val="BodyText"/>
      </w:pPr>
    </w:p>
    <w:p w14:paraId="3470196E" w14:textId="77777777" w:rsidR="00814875" w:rsidRDefault="00814875">
      <w:pPr>
        <w:pStyle w:val="BodyText"/>
      </w:pPr>
    </w:p>
    <w:p w14:paraId="4B8C713E" w14:textId="77777777" w:rsidR="00814875" w:rsidRDefault="00814875">
      <w:pPr>
        <w:pStyle w:val="BodyText"/>
      </w:pPr>
    </w:p>
    <w:p w14:paraId="65E14105" w14:textId="77777777" w:rsidR="00814875" w:rsidRDefault="00814875">
      <w:pPr>
        <w:pStyle w:val="BodyText"/>
      </w:pPr>
    </w:p>
    <w:p w14:paraId="0D88536E" w14:textId="77777777" w:rsidR="00814875" w:rsidRDefault="00814875">
      <w:pPr>
        <w:pStyle w:val="BodyText"/>
        <w:spacing w:before="118"/>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7F1854CB" w14:textId="77777777">
        <w:trPr>
          <w:trHeight w:val="390"/>
        </w:trPr>
        <w:tc>
          <w:tcPr>
            <w:tcW w:w="9080" w:type="dxa"/>
            <w:tcBorders>
              <w:bottom w:val="nil"/>
            </w:tcBorders>
            <w:shd w:val="clear" w:color="auto" w:fill="EEEEEE"/>
          </w:tcPr>
          <w:p w14:paraId="41F56B0B" w14:textId="77777777" w:rsidR="00814875" w:rsidRDefault="00EA5180">
            <w:pPr>
              <w:pStyle w:val="TableParagraph"/>
              <w:spacing w:before="50"/>
              <w:rPr>
                <w:sz w:val="24"/>
              </w:rPr>
            </w:pPr>
            <w:r>
              <w:rPr>
                <w:noProof/>
              </w:rPr>
              <w:drawing>
                <wp:inline distT="0" distB="0" distL="0" distR="0" wp14:anchorId="1131F2D3" wp14:editId="443D3F33">
                  <wp:extent cx="152400" cy="15240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9" cstate="print"/>
                          <a:stretch>
                            <a:fillRect/>
                          </a:stretch>
                        </pic:blipFill>
                        <pic:spPr>
                          <a:xfrm>
                            <a:off x="0" y="0"/>
                            <a:ext cx="152400" cy="152400"/>
                          </a:xfrm>
                          <a:prstGeom prst="rect">
                            <a:avLst/>
                          </a:prstGeom>
                        </pic:spPr>
                      </pic:pic>
                    </a:graphicData>
                  </a:graphic>
                </wp:inline>
              </w:drawing>
            </w:r>
            <w:r>
              <w:rPr>
                <w:spacing w:val="16"/>
                <w:sz w:val="20"/>
              </w:rPr>
              <w:t xml:space="preserve"> </w:t>
            </w:r>
            <w:proofErr w:type="spellStart"/>
            <w:r>
              <w:rPr>
                <w:color w:val="333333"/>
                <w:sz w:val="24"/>
              </w:rPr>
              <w:t>Decisionally</w:t>
            </w:r>
            <w:proofErr w:type="spellEnd"/>
            <w:r>
              <w:rPr>
                <w:color w:val="333333"/>
                <w:sz w:val="24"/>
              </w:rPr>
              <w:t xml:space="preserve"> impaired individuals</w:t>
            </w:r>
          </w:p>
        </w:tc>
      </w:tr>
      <w:tr w:rsidR="00814875" w14:paraId="54C9938C" w14:textId="77777777">
        <w:trPr>
          <w:trHeight w:val="340"/>
        </w:trPr>
        <w:tc>
          <w:tcPr>
            <w:tcW w:w="9080" w:type="dxa"/>
            <w:tcBorders>
              <w:top w:val="nil"/>
              <w:bottom w:val="nil"/>
            </w:tcBorders>
          </w:tcPr>
          <w:p w14:paraId="6379DABE" w14:textId="77777777" w:rsidR="00814875" w:rsidRDefault="00EA5180">
            <w:pPr>
              <w:pStyle w:val="TableParagraph"/>
              <w:spacing w:before="13"/>
              <w:ind w:left="440"/>
              <w:rPr>
                <w:rFonts w:ascii="Arial"/>
              </w:rPr>
            </w:pPr>
            <w:r>
              <w:rPr>
                <w:rFonts w:ascii="Arial"/>
                <w:color w:val="666666"/>
              </w:rPr>
              <w:t>(e.g.,</w:t>
            </w:r>
            <w:r>
              <w:rPr>
                <w:rFonts w:ascii="Arial"/>
                <w:color w:val="666666"/>
                <w:spacing w:val="-6"/>
              </w:rPr>
              <w:t xml:space="preserve"> </w:t>
            </w:r>
            <w:r>
              <w:rPr>
                <w:rFonts w:ascii="Arial"/>
                <w:color w:val="666666"/>
              </w:rPr>
              <w:t>Mini</w:t>
            </w:r>
            <w:r>
              <w:rPr>
                <w:rFonts w:ascii="Arial"/>
                <w:color w:val="666666"/>
                <w:spacing w:val="-3"/>
              </w:rPr>
              <w:t xml:space="preserve"> </w:t>
            </w:r>
            <w:r>
              <w:rPr>
                <w:rFonts w:ascii="Arial"/>
                <w:color w:val="666666"/>
              </w:rPr>
              <w:t>mental</w:t>
            </w:r>
            <w:r>
              <w:rPr>
                <w:rFonts w:ascii="Arial"/>
                <w:color w:val="666666"/>
                <w:spacing w:val="-3"/>
              </w:rPr>
              <w:t xml:space="preserve"> </w:t>
            </w:r>
            <w:r>
              <w:rPr>
                <w:rFonts w:ascii="Arial"/>
                <w:color w:val="666666"/>
              </w:rPr>
              <w:t>state</w:t>
            </w:r>
            <w:r>
              <w:rPr>
                <w:rFonts w:ascii="Arial"/>
                <w:color w:val="666666"/>
                <w:spacing w:val="-3"/>
              </w:rPr>
              <w:t xml:space="preserve"> </w:t>
            </w:r>
            <w:r>
              <w:rPr>
                <w:rFonts w:ascii="Arial"/>
                <w:color w:val="666666"/>
              </w:rPr>
              <w:t>examination</w:t>
            </w:r>
            <w:r>
              <w:rPr>
                <w:rFonts w:ascii="Arial"/>
                <w:color w:val="666666"/>
                <w:spacing w:val="-4"/>
              </w:rPr>
              <w:t xml:space="preserve"> </w:t>
            </w:r>
            <w:r>
              <w:rPr>
                <w:rFonts w:ascii="Arial"/>
                <w:color w:val="666666"/>
              </w:rPr>
              <w:t>(MMSE),</w:t>
            </w:r>
            <w:r>
              <w:rPr>
                <w:rFonts w:ascii="Arial"/>
                <w:color w:val="666666"/>
                <w:spacing w:val="-3"/>
              </w:rPr>
              <w:t xml:space="preserve"> </w:t>
            </w:r>
            <w:r>
              <w:rPr>
                <w:rFonts w:ascii="Arial"/>
                <w:color w:val="666666"/>
              </w:rPr>
              <w:t>Montreal</w:t>
            </w:r>
            <w:r>
              <w:rPr>
                <w:rFonts w:ascii="Arial"/>
                <w:color w:val="666666"/>
                <w:spacing w:val="-3"/>
              </w:rPr>
              <w:t xml:space="preserve"> </w:t>
            </w:r>
            <w:r>
              <w:rPr>
                <w:rFonts w:ascii="Arial"/>
                <w:color w:val="666666"/>
              </w:rPr>
              <w:t>cognitive</w:t>
            </w:r>
            <w:r>
              <w:rPr>
                <w:rFonts w:ascii="Arial"/>
                <w:color w:val="666666"/>
                <w:spacing w:val="-3"/>
              </w:rPr>
              <w:t xml:space="preserve"> </w:t>
            </w:r>
            <w:r>
              <w:rPr>
                <w:rFonts w:ascii="Arial"/>
                <w:color w:val="666666"/>
              </w:rPr>
              <w:t>assessment</w:t>
            </w:r>
            <w:r>
              <w:rPr>
                <w:rFonts w:ascii="Arial"/>
                <w:color w:val="666666"/>
                <w:spacing w:val="-3"/>
              </w:rPr>
              <w:t xml:space="preserve"> </w:t>
            </w:r>
            <w:r>
              <w:rPr>
                <w:rFonts w:ascii="Arial"/>
                <w:color w:val="666666"/>
                <w:spacing w:val="-2"/>
              </w:rPr>
              <w:t>(MOCA))</w:t>
            </w:r>
          </w:p>
        </w:tc>
      </w:tr>
      <w:tr w:rsidR="00814875" w14:paraId="0EF119F7" w14:textId="77777777">
        <w:trPr>
          <w:trHeight w:val="640"/>
        </w:trPr>
        <w:tc>
          <w:tcPr>
            <w:tcW w:w="9080" w:type="dxa"/>
            <w:tcBorders>
              <w:top w:val="nil"/>
              <w:bottom w:val="nil"/>
            </w:tcBorders>
            <w:shd w:val="clear" w:color="auto" w:fill="EEEEEE"/>
          </w:tcPr>
          <w:p w14:paraId="542E4A9C" w14:textId="77777777" w:rsidR="00814875" w:rsidRDefault="00EA5180">
            <w:pPr>
              <w:pStyle w:val="TableParagraph"/>
              <w:spacing w:before="20"/>
              <w:rPr>
                <w:sz w:val="24"/>
              </w:rPr>
            </w:pPr>
            <w:r>
              <w:rPr>
                <w:noProof/>
              </w:rPr>
              <w:drawing>
                <wp:inline distT="0" distB="0" distL="0" distR="0" wp14:anchorId="7CAE6A5B" wp14:editId="4A33154D">
                  <wp:extent cx="152400" cy="15240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9" cstate="print"/>
                          <a:stretch>
                            <a:fillRect/>
                          </a:stretch>
                        </pic:blipFill>
                        <pic:spPr>
                          <a:xfrm>
                            <a:off x="0" y="0"/>
                            <a:ext cx="152400" cy="152400"/>
                          </a:xfrm>
                          <a:prstGeom prst="rect">
                            <a:avLst/>
                          </a:prstGeom>
                        </pic:spPr>
                      </pic:pic>
                    </a:graphicData>
                  </a:graphic>
                </wp:inline>
              </w:drawing>
            </w:r>
            <w:r>
              <w:rPr>
                <w:spacing w:val="11"/>
                <w:sz w:val="20"/>
              </w:rPr>
              <w:t xml:space="preserve"> </w:t>
            </w:r>
            <w:r>
              <w:rPr>
                <w:color w:val="333333"/>
                <w:sz w:val="24"/>
              </w:rPr>
              <w:t>Children who are wards of the State (Foster children)</w:t>
            </w:r>
          </w:p>
        </w:tc>
      </w:tr>
      <w:tr w:rsidR="00814875" w14:paraId="42939672" w14:textId="77777777">
        <w:trPr>
          <w:trHeight w:val="400"/>
        </w:trPr>
        <w:tc>
          <w:tcPr>
            <w:tcW w:w="9080" w:type="dxa"/>
            <w:tcBorders>
              <w:top w:val="nil"/>
              <w:bottom w:val="nil"/>
            </w:tcBorders>
          </w:tcPr>
          <w:p w14:paraId="527DE3A8" w14:textId="77777777" w:rsidR="00814875" w:rsidRDefault="00EA5180">
            <w:pPr>
              <w:pStyle w:val="TableParagraph"/>
              <w:spacing w:before="40"/>
              <w:ind w:left="75"/>
              <w:rPr>
                <w:sz w:val="24"/>
              </w:rPr>
            </w:pPr>
            <w:r>
              <w:rPr>
                <w:noProof/>
                <w:position w:val="1"/>
              </w:rPr>
              <w:drawing>
                <wp:inline distT="0" distB="0" distL="0" distR="0" wp14:anchorId="24C508B6" wp14:editId="35EBEA83">
                  <wp:extent cx="142875" cy="142875"/>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Non-English-speaking individuals</w:t>
            </w:r>
          </w:p>
        </w:tc>
      </w:tr>
      <w:tr w:rsidR="00814875" w14:paraId="0E28B01B" w14:textId="77777777">
        <w:trPr>
          <w:trHeight w:val="360"/>
        </w:trPr>
        <w:tc>
          <w:tcPr>
            <w:tcW w:w="9080" w:type="dxa"/>
            <w:tcBorders>
              <w:top w:val="nil"/>
              <w:bottom w:val="nil"/>
            </w:tcBorders>
            <w:shd w:val="clear" w:color="auto" w:fill="EEEEEE"/>
          </w:tcPr>
          <w:p w14:paraId="32FF7B44" w14:textId="77777777" w:rsidR="00814875" w:rsidRDefault="00EA5180">
            <w:pPr>
              <w:pStyle w:val="TableParagraph"/>
              <w:spacing w:before="20"/>
              <w:rPr>
                <w:sz w:val="24"/>
              </w:rPr>
            </w:pPr>
            <w:r>
              <w:rPr>
                <w:noProof/>
              </w:rPr>
              <w:drawing>
                <wp:inline distT="0" distB="0" distL="0" distR="0" wp14:anchorId="36906680" wp14:editId="5CB91E34">
                  <wp:extent cx="152400" cy="152400"/>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UNC-CH Students</w:t>
            </w:r>
          </w:p>
        </w:tc>
      </w:tr>
      <w:tr w:rsidR="00814875" w14:paraId="63D6BBC9" w14:textId="77777777">
        <w:trPr>
          <w:trHeight w:val="400"/>
        </w:trPr>
        <w:tc>
          <w:tcPr>
            <w:tcW w:w="9080" w:type="dxa"/>
            <w:tcBorders>
              <w:top w:val="nil"/>
              <w:bottom w:val="nil"/>
            </w:tcBorders>
          </w:tcPr>
          <w:p w14:paraId="49F8AB76" w14:textId="77777777" w:rsidR="00814875" w:rsidRDefault="00EA5180">
            <w:pPr>
              <w:pStyle w:val="TableParagraph"/>
              <w:spacing w:before="40"/>
              <w:ind w:left="75"/>
              <w:rPr>
                <w:sz w:val="24"/>
              </w:rPr>
            </w:pPr>
            <w:r>
              <w:rPr>
                <w:noProof/>
                <w:position w:val="1"/>
              </w:rPr>
              <w:drawing>
                <wp:inline distT="0" distB="0" distL="0" distR="0" wp14:anchorId="44C8ABB3" wp14:editId="616FC0B3">
                  <wp:extent cx="142875" cy="142875"/>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UNC-CH Employees</w:t>
            </w:r>
          </w:p>
        </w:tc>
      </w:tr>
      <w:tr w:rsidR="00814875" w14:paraId="2676E07B" w14:textId="77777777">
        <w:trPr>
          <w:trHeight w:val="1210"/>
        </w:trPr>
        <w:tc>
          <w:tcPr>
            <w:tcW w:w="9080" w:type="dxa"/>
            <w:tcBorders>
              <w:top w:val="nil"/>
            </w:tcBorders>
            <w:shd w:val="clear" w:color="auto" w:fill="EEEEEE"/>
          </w:tcPr>
          <w:p w14:paraId="3FEEF9C4" w14:textId="77777777" w:rsidR="00814875" w:rsidRDefault="00EA5180">
            <w:pPr>
              <w:pStyle w:val="TableParagraph"/>
              <w:spacing w:before="20" w:line="242" w:lineRule="auto"/>
              <w:ind w:right="144"/>
              <w:rPr>
                <w:sz w:val="24"/>
              </w:rPr>
            </w:pPr>
            <w:r>
              <w:rPr>
                <w:noProof/>
              </w:rPr>
              <w:drawing>
                <wp:inline distT="0" distB="0" distL="0" distR="0" wp14:anchorId="17408898" wp14:editId="21C4E279">
                  <wp:extent cx="152400" cy="15240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People,</w:t>
            </w:r>
            <w:r>
              <w:rPr>
                <w:color w:val="333333"/>
                <w:spacing w:val="-3"/>
                <w:sz w:val="24"/>
              </w:rPr>
              <w:t xml:space="preserve"> </w:t>
            </w:r>
            <w:r>
              <w:rPr>
                <w:color w:val="333333"/>
                <w:sz w:val="24"/>
              </w:rPr>
              <w:t>including</w:t>
            </w:r>
            <w:r>
              <w:rPr>
                <w:color w:val="333333"/>
                <w:spacing w:val="-3"/>
                <w:sz w:val="24"/>
              </w:rPr>
              <w:t xml:space="preserve"> </w:t>
            </w:r>
            <w:r>
              <w:rPr>
                <w:color w:val="333333"/>
                <w:sz w:val="24"/>
              </w:rPr>
              <w:t>children</w:t>
            </w:r>
            <w:proofErr w:type="gramStart"/>
            <w:r>
              <w:rPr>
                <w:color w:val="333333"/>
                <w:sz w:val="24"/>
              </w:rPr>
              <w:t>,</w:t>
            </w:r>
            <w:r>
              <w:rPr>
                <w:color w:val="333333"/>
                <w:spacing w:val="-3"/>
                <w:sz w:val="24"/>
              </w:rPr>
              <w:t xml:space="preserve"> </w:t>
            </w:r>
            <w:r>
              <w:rPr>
                <w:color w:val="333333"/>
                <w:sz w:val="24"/>
              </w:rPr>
              <w:t>who</w:t>
            </w:r>
            <w:proofErr w:type="gramEnd"/>
            <w:r>
              <w:rPr>
                <w:color w:val="333333"/>
                <w:spacing w:val="-3"/>
                <w:sz w:val="24"/>
              </w:rPr>
              <w:t xml:space="preserve"> </w:t>
            </w:r>
            <w:r>
              <w:rPr>
                <w:color w:val="333333"/>
                <w:sz w:val="24"/>
              </w:rPr>
              <w:t>are</w:t>
            </w:r>
            <w:r>
              <w:rPr>
                <w:color w:val="333333"/>
                <w:spacing w:val="-4"/>
                <w:sz w:val="24"/>
              </w:rPr>
              <w:t xml:space="preserve"> </w:t>
            </w:r>
            <w:r>
              <w:rPr>
                <w:color w:val="333333"/>
                <w:sz w:val="24"/>
              </w:rPr>
              <w:t>likely</w:t>
            </w:r>
            <w:r>
              <w:rPr>
                <w:color w:val="333333"/>
                <w:spacing w:val="-3"/>
                <w:sz w:val="24"/>
              </w:rPr>
              <w:t xml:space="preserve"> </w:t>
            </w:r>
            <w:r>
              <w:rPr>
                <w:color w:val="333333"/>
                <w:sz w:val="24"/>
              </w:rPr>
              <w:t>to</w:t>
            </w:r>
            <w:r>
              <w:rPr>
                <w:color w:val="333333"/>
                <w:spacing w:val="-3"/>
                <w:sz w:val="24"/>
              </w:rPr>
              <w:t xml:space="preserve"> </w:t>
            </w:r>
            <w:r>
              <w:rPr>
                <w:color w:val="333333"/>
                <w:sz w:val="24"/>
              </w:rPr>
              <w:t>be</w:t>
            </w:r>
            <w:r>
              <w:rPr>
                <w:color w:val="333333"/>
                <w:spacing w:val="-4"/>
                <w:sz w:val="24"/>
              </w:rPr>
              <w:t xml:space="preserve"> </w:t>
            </w:r>
            <w:r>
              <w:rPr>
                <w:color w:val="333333"/>
                <w:sz w:val="24"/>
              </w:rPr>
              <w:t>involved</w:t>
            </w:r>
            <w:r>
              <w:rPr>
                <w:color w:val="333333"/>
                <w:spacing w:val="-3"/>
                <w:sz w:val="24"/>
              </w:rPr>
              <w:t xml:space="preserve"> </w:t>
            </w:r>
            <w:r>
              <w:rPr>
                <w:color w:val="333333"/>
                <w:sz w:val="24"/>
              </w:rPr>
              <w:t>in</w:t>
            </w:r>
            <w:r>
              <w:rPr>
                <w:color w:val="333333"/>
                <w:spacing w:val="-3"/>
                <w:sz w:val="24"/>
              </w:rPr>
              <w:t xml:space="preserve"> </w:t>
            </w:r>
            <w:r>
              <w:rPr>
                <w:color w:val="333333"/>
                <w:sz w:val="24"/>
              </w:rPr>
              <w:t>abusive</w:t>
            </w:r>
            <w:r>
              <w:rPr>
                <w:color w:val="333333"/>
                <w:spacing w:val="-4"/>
                <w:sz w:val="24"/>
              </w:rPr>
              <w:t xml:space="preserve"> </w:t>
            </w:r>
            <w:r>
              <w:rPr>
                <w:color w:val="333333"/>
                <w:sz w:val="24"/>
              </w:rPr>
              <w:t>relationships,</w:t>
            </w:r>
            <w:r>
              <w:rPr>
                <w:color w:val="333333"/>
                <w:spacing w:val="-3"/>
                <w:sz w:val="24"/>
              </w:rPr>
              <w:t xml:space="preserve"> </w:t>
            </w:r>
            <w:r>
              <w:rPr>
                <w:color w:val="333333"/>
                <w:sz w:val="24"/>
              </w:rPr>
              <w:t>either as perpetrator or victim.</w:t>
            </w:r>
          </w:p>
          <w:p w14:paraId="4DF0B5AF" w14:textId="77777777" w:rsidR="00814875" w:rsidRDefault="00EA5180">
            <w:pPr>
              <w:pStyle w:val="TableParagraph"/>
              <w:spacing w:before="2" w:line="242" w:lineRule="auto"/>
              <w:rPr>
                <w:sz w:val="24"/>
              </w:rPr>
            </w:pPr>
            <w:r>
              <w:rPr>
                <w:color w:val="333333"/>
                <w:sz w:val="24"/>
              </w:rPr>
              <w:t>This</w:t>
            </w:r>
            <w:r>
              <w:rPr>
                <w:color w:val="333333"/>
                <w:spacing w:val="-3"/>
                <w:sz w:val="24"/>
              </w:rPr>
              <w:t xml:space="preserve"> </w:t>
            </w:r>
            <w:r>
              <w:rPr>
                <w:color w:val="333333"/>
                <w:sz w:val="24"/>
              </w:rPr>
              <w:t>would</w:t>
            </w:r>
            <w:r>
              <w:rPr>
                <w:color w:val="333333"/>
                <w:spacing w:val="-3"/>
                <w:sz w:val="24"/>
              </w:rPr>
              <w:t xml:space="preserve"> </w:t>
            </w:r>
            <w:r>
              <w:rPr>
                <w:color w:val="333333"/>
                <w:sz w:val="24"/>
              </w:rPr>
              <w:t>include</w:t>
            </w:r>
            <w:r>
              <w:rPr>
                <w:color w:val="333333"/>
                <w:spacing w:val="-4"/>
                <w:sz w:val="24"/>
              </w:rPr>
              <w:t xml:space="preserve"> </w:t>
            </w:r>
            <w:r>
              <w:rPr>
                <w:color w:val="333333"/>
                <w:sz w:val="24"/>
              </w:rPr>
              <w:t>studies</w:t>
            </w:r>
            <w:r>
              <w:rPr>
                <w:color w:val="333333"/>
                <w:spacing w:val="-3"/>
                <w:sz w:val="24"/>
              </w:rPr>
              <w:t xml:space="preserve"> </w:t>
            </w:r>
            <w:r>
              <w:rPr>
                <w:color w:val="333333"/>
                <w:sz w:val="24"/>
              </w:rPr>
              <w:t>that</w:t>
            </w:r>
            <w:r>
              <w:rPr>
                <w:color w:val="333333"/>
                <w:spacing w:val="-4"/>
                <w:sz w:val="24"/>
              </w:rPr>
              <w:t xml:space="preserve"> </w:t>
            </w:r>
            <w:r>
              <w:rPr>
                <w:color w:val="333333"/>
                <w:sz w:val="24"/>
              </w:rPr>
              <w:t>might</w:t>
            </w:r>
            <w:r>
              <w:rPr>
                <w:color w:val="333333"/>
                <w:spacing w:val="-4"/>
                <w:sz w:val="24"/>
              </w:rPr>
              <w:t xml:space="preserve"> </w:t>
            </w:r>
            <w:r>
              <w:rPr>
                <w:color w:val="333333"/>
                <w:sz w:val="24"/>
              </w:rPr>
              <w:t>uncover</w:t>
            </w:r>
            <w:r>
              <w:rPr>
                <w:color w:val="333333"/>
                <w:spacing w:val="-3"/>
                <w:sz w:val="24"/>
              </w:rPr>
              <w:t xml:space="preserve"> </w:t>
            </w:r>
            <w:r>
              <w:rPr>
                <w:color w:val="333333"/>
                <w:sz w:val="24"/>
              </w:rPr>
              <w:t>or</w:t>
            </w:r>
            <w:r>
              <w:rPr>
                <w:color w:val="333333"/>
                <w:spacing w:val="-3"/>
                <w:sz w:val="24"/>
              </w:rPr>
              <w:t xml:space="preserve"> </w:t>
            </w:r>
            <w:r>
              <w:rPr>
                <w:color w:val="333333"/>
                <w:sz w:val="24"/>
              </w:rPr>
              <w:t>expose</w:t>
            </w:r>
            <w:r>
              <w:rPr>
                <w:color w:val="333333"/>
                <w:spacing w:val="-4"/>
                <w:sz w:val="24"/>
              </w:rPr>
              <w:t xml:space="preserve"> </w:t>
            </w:r>
            <w:r>
              <w:rPr>
                <w:color w:val="333333"/>
                <w:sz w:val="24"/>
              </w:rPr>
              <w:t>child,</w:t>
            </w:r>
            <w:r>
              <w:rPr>
                <w:color w:val="333333"/>
                <w:spacing w:val="-3"/>
                <w:sz w:val="24"/>
              </w:rPr>
              <w:t xml:space="preserve"> </w:t>
            </w:r>
            <w:r>
              <w:rPr>
                <w:color w:val="333333"/>
                <w:sz w:val="24"/>
              </w:rPr>
              <w:t>elder</w:t>
            </w:r>
            <w:r>
              <w:rPr>
                <w:color w:val="333333"/>
                <w:spacing w:val="-3"/>
                <w:sz w:val="24"/>
              </w:rPr>
              <w:t xml:space="preserve"> </w:t>
            </w:r>
            <w:r>
              <w:rPr>
                <w:color w:val="333333"/>
                <w:sz w:val="24"/>
              </w:rPr>
              <w:t>or</w:t>
            </w:r>
            <w:r>
              <w:rPr>
                <w:color w:val="333333"/>
                <w:spacing w:val="-3"/>
                <w:sz w:val="24"/>
              </w:rPr>
              <w:t xml:space="preserve"> </w:t>
            </w:r>
            <w:r>
              <w:rPr>
                <w:color w:val="333333"/>
                <w:sz w:val="24"/>
              </w:rPr>
              <w:t>domestic abuse/neglect. (</w:t>
            </w:r>
            <w:r>
              <w:rPr>
                <w:color w:val="333333"/>
                <w:spacing w:val="-14"/>
                <w:sz w:val="24"/>
              </w:rPr>
              <w:t xml:space="preserve"> </w:t>
            </w:r>
            <w:hyperlink r:id="rId37">
              <w:r>
                <w:rPr>
                  <w:color w:val="0000FF"/>
                  <w:sz w:val="24"/>
                  <w:u w:val="single" w:color="0000FF"/>
                </w:rPr>
                <w:t>See SOP 3301, Section 1.1</w:t>
              </w:r>
            </w:hyperlink>
            <w:r>
              <w:rPr>
                <w:color w:val="333333"/>
                <w:sz w:val="24"/>
              </w:rPr>
              <w:t>)</w:t>
            </w:r>
          </w:p>
        </w:tc>
      </w:tr>
    </w:tbl>
    <w:p w14:paraId="398E835C" w14:textId="77777777" w:rsidR="00814875" w:rsidRDefault="00814875">
      <w:pPr>
        <w:pStyle w:val="BodyText"/>
        <w:spacing w:before="72"/>
      </w:pPr>
    </w:p>
    <w:p w14:paraId="2B522E80" w14:textId="77777777" w:rsidR="00814875" w:rsidRDefault="00EA5180">
      <w:pPr>
        <w:ind w:left="380"/>
        <w:rPr>
          <w:sz w:val="20"/>
        </w:rPr>
      </w:pPr>
      <w:r>
        <w:rPr>
          <w:noProof/>
          <w:sz w:val="20"/>
        </w:rPr>
        <mc:AlternateContent>
          <mc:Choice Requires="wps">
            <w:drawing>
              <wp:anchor distT="0" distB="0" distL="0" distR="0" simplePos="0" relativeHeight="15744512" behindDoc="0" locked="0" layoutInCell="1" allowOverlap="1" wp14:anchorId="1930F8BA" wp14:editId="06C2B6F7">
                <wp:simplePos x="0" y="0"/>
                <wp:positionH relativeFrom="page">
                  <wp:posOffset>1079500</wp:posOffset>
                </wp:positionH>
                <wp:positionV relativeFrom="paragraph">
                  <wp:posOffset>17792</wp:posOffset>
                </wp:positionV>
                <wp:extent cx="5778500" cy="4191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6117F1D8"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any</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populations</w:t>
                            </w:r>
                            <w:r>
                              <w:rPr>
                                <w:color w:val="333333"/>
                                <w:spacing w:val="-2"/>
                              </w:rPr>
                              <w:t xml:space="preserve"> </w:t>
                            </w:r>
                            <w:r>
                              <w:rPr>
                                <w:color w:val="333333"/>
                              </w:rPr>
                              <w:t>in</w:t>
                            </w:r>
                            <w:r>
                              <w:rPr>
                                <w:color w:val="333333"/>
                                <w:spacing w:val="-2"/>
                              </w:rPr>
                              <w:t xml:space="preserve"> </w:t>
                            </w:r>
                            <w:r>
                              <w:rPr>
                                <w:color w:val="333333"/>
                              </w:rPr>
                              <w:t>A.2.5</w:t>
                            </w:r>
                            <w:r>
                              <w:rPr>
                                <w:color w:val="333333"/>
                                <w:spacing w:val="-2"/>
                              </w:rPr>
                              <w:t xml:space="preserve"> </w:t>
                            </w:r>
                            <w:r>
                              <w:rPr>
                                <w:color w:val="333333"/>
                              </w:rPr>
                              <w:t>are</w:t>
                            </w:r>
                            <w:r>
                              <w:rPr>
                                <w:color w:val="333333"/>
                                <w:spacing w:val="-2"/>
                              </w:rPr>
                              <w:t xml:space="preserve"> </w:t>
                            </w:r>
                            <w:r>
                              <w:rPr>
                                <w:color w:val="333333"/>
                              </w:rPr>
                              <w:t>checked</w:t>
                            </w:r>
                            <w:r>
                              <w:rPr>
                                <w:color w:val="333333"/>
                                <w:spacing w:val="-2"/>
                              </w:rPr>
                              <w:t xml:space="preserve"> </w:t>
                            </w:r>
                            <w:r>
                              <w:rPr>
                                <w:color w:val="333333"/>
                              </w:rPr>
                              <w:t>(excluding</w:t>
                            </w:r>
                            <w:r>
                              <w:rPr>
                                <w:color w:val="333333"/>
                                <w:spacing w:val="-2"/>
                              </w:rPr>
                              <w:t xml:space="preserve"> </w:t>
                            </w:r>
                            <w:r>
                              <w:rPr>
                                <w:color w:val="333333"/>
                              </w:rPr>
                              <w:t>'</w:t>
                            </w:r>
                            <w:proofErr w:type="spellStart"/>
                            <w:r>
                              <w:rPr>
                                <w:color w:val="333333"/>
                              </w:rPr>
                              <w:t>Decisionally</w:t>
                            </w:r>
                            <w:proofErr w:type="spellEnd"/>
                            <w:r>
                              <w:rPr>
                                <w:color w:val="333333"/>
                                <w:spacing w:val="-2"/>
                              </w:rPr>
                              <w:t xml:space="preserve"> </w:t>
                            </w:r>
                            <w:r>
                              <w:rPr>
                                <w:color w:val="333333"/>
                              </w:rPr>
                              <w:t>impaired</w:t>
                            </w:r>
                            <w:r>
                              <w:rPr>
                                <w:color w:val="333333"/>
                                <w:spacing w:val="-2"/>
                              </w:rPr>
                              <w:t xml:space="preserve"> </w:t>
                            </w:r>
                            <w:r>
                              <w:rPr>
                                <w:color w:val="333333"/>
                              </w:rPr>
                              <w:t>individuals'</w:t>
                            </w:r>
                            <w:r>
                              <w:rPr>
                                <w:color w:val="333333"/>
                                <w:spacing w:val="-2"/>
                              </w:rPr>
                              <w:t xml:space="preserve"> </w:t>
                            </w:r>
                            <w:r>
                              <w:rPr>
                                <w:color w:val="333333"/>
                                <w:spacing w:val="-5"/>
                              </w:rPr>
                              <w:t>and</w:t>
                            </w:r>
                          </w:p>
                          <w:p w14:paraId="6EA5C30F" w14:textId="77777777" w:rsidR="00814875" w:rsidRDefault="00EA5180">
                            <w:pPr>
                              <w:pStyle w:val="BodyText"/>
                              <w:spacing w:before="2" w:line="230" w:lineRule="auto"/>
                              <w:ind w:right="107"/>
                              <w:rPr>
                                <w:color w:val="000000"/>
                              </w:rPr>
                            </w:pPr>
                            <w:r>
                              <w:rPr>
                                <w:color w:val="333333"/>
                              </w:rPr>
                              <w:t>'Children</w:t>
                            </w:r>
                            <w:r>
                              <w:rPr>
                                <w:color w:val="333333"/>
                                <w:spacing w:val="-3"/>
                              </w:rPr>
                              <w:t xml:space="preserve"> </w:t>
                            </w:r>
                            <w:r>
                              <w:rPr>
                                <w:color w:val="333333"/>
                              </w:rPr>
                              <w:t>who</w:t>
                            </w:r>
                            <w:r>
                              <w:rPr>
                                <w:color w:val="333333"/>
                                <w:spacing w:val="-3"/>
                              </w:rPr>
                              <w:t xml:space="preserve"> </w:t>
                            </w:r>
                            <w:r>
                              <w:rPr>
                                <w:color w:val="333333"/>
                              </w:rPr>
                              <w:t>are</w:t>
                            </w:r>
                            <w:r>
                              <w:rPr>
                                <w:color w:val="333333"/>
                                <w:spacing w:val="-3"/>
                              </w:rPr>
                              <w:t xml:space="preserve"> </w:t>
                            </w:r>
                            <w:r>
                              <w:rPr>
                                <w:color w:val="333333"/>
                              </w:rPr>
                              <w:t>wards</w:t>
                            </w:r>
                            <w:r>
                              <w:rPr>
                                <w:color w:val="333333"/>
                                <w:spacing w:val="-3"/>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State</w:t>
                            </w:r>
                            <w:r>
                              <w:rPr>
                                <w:color w:val="333333"/>
                                <w:spacing w:val="-3"/>
                              </w:rPr>
                              <w:t xml:space="preserve"> </w:t>
                            </w:r>
                            <w:r>
                              <w:rPr>
                                <w:color w:val="333333"/>
                              </w:rPr>
                              <w:t>(Foster</w:t>
                            </w:r>
                            <w:r>
                              <w:rPr>
                                <w:color w:val="333333"/>
                                <w:spacing w:val="-3"/>
                              </w:rPr>
                              <w:t xml:space="preserve"> </w:t>
                            </w:r>
                            <w:r>
                              <w:rPr>
                                <w:color w:val="333333"/>
                              </w:rPr>
                              <w:t>children)'),</w:t>
                            </w:r>
                            <w:r>
                              <w:rPr>
                                <w:color w:val="333333"/>
                                <w:spacing w:val="-3"/>
                              </w:rPr>
                              <w:t xml:space="preserve"> </w:t>
                            </w:r>
                            <w:r>
                              <w:rPr>
                                <w:color w:val="333333"/>
                              </w:rPr>
                              <w:t>please</w:t>
                            </w:r>
                            <w:r>
                              <w:rPr>
                                <w:color w:val="333333"/>
                                <w:spacing w:val="-3"/>
                              </w:rPr>
                              <w:t xml:space="preserve"> </w:t>
                            </w:r>
                            <w:r>
                              <w:rPr>
                                <w:color w:val="333333"/>
                              </w:rPr>
                              <w:t>describe</w:t>
                            </w:r>
                            <w:r>
                              <w:rPr>
                                <w:color w:val="333333"/>
                                <w:spacing w:val="-3"/>
                              </w:rPr>
                              <w:t xml:space="preserve"> </w:t>
                            </w:r>
                            <w:r>
                              <w:rPr>
                                <w:color w:val="333333"/>
                              </w:rPr>
                              <w:t>your</w:t>
                            </w:r>
                            <w:r>
                              <w:rPr>
                                <w:color w:val="333333"/>
                                <w:spacing w:val="-3"/>
                              </w:rPr>
                              <w:t xml:space="preserve"> </w:t>
                            </w:r>
                            <w:r>
                              <w:rPr>
                                <w:color w:val="333333"/>
                              </w:rPr>
                              <w:t>plans</w:t>
                            </w:r>
                            <w:r>
                              <w:rPr>
                                <w:color w:val="333333"/>
                                <w:spacing w:val="-3"/>
                              </w:rPr>
                              <w:t xml:space="preserve"> </w:t>
                            </w:r>
                            <w:r>
                              <w:rPr>
                                <w:color w:val="333333"/>
                              </w:rPr>
                              <w:t>to</w:t>
                            </w:r>
                            <w:r>
                              <w:rPr>
                                <w:color w:val="333333"/>
                                <w:spacing w:val="-3"/>
                              </w:rPr>
                              <w:t xml:space="preserve"> </w:t>
                            </w:r>
                            <w:r>
                              <w:rPr>
                                <w:color w:val="333333"/>
                              </w:rPr>
                              <w:t>provide additional protections for these subjects.</w:t>
                            </w:r>
                          </w:p>
                        </w:txbxContent>
                      </wps:txbx>
                      <wps:bodyPr wrap="square" lIns="0" tIns="0" rIns="0" bIns="0" rtlCol="0">
                        <a:noAutofit/>
                      </wps:bodyPr>
                    </wps:wsp>
                  </a:graphicData>
                </a:graphic>
              </wp:anchor>
            </w:drawing>
          </mc:Choice>
          <mc:Fallback>
            <w:pict>
              <v:shape w14:anchorId="1930F8BA" id="Textbox 99" o:spid="_x0000_s1051" type="#_x0000_t202" style="position:absolute;left:0;text-align:left;margin-left:85pt;margin-top:1.4pt;width:455pt;height:33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" fillcolor="#dfebf4" stroked="f">
                <v:textbox inset="0,0,0,0">
                  <w:txbxContent>
                    <w:p w14:paraId="6117F1D8"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any</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populations</w:t>
                      </w:r>
                      <w:r>
                        <w:rPr>
                          <w:color w:val="333333"/>
                          <w:spacing w:val="-2"/>
                        </w:rPr>
                        <w:t xml:space="preserve"> </w:t>
                      </w:r>
                      <w:r>
                        <w:rPr>
                          <w:color w:val="333333"/>
                        </w:rPr>
                        <w:t>in</w:t>
                      </w:r>
                      <w:r>
                        <w:rPr>
                          <w:color w:val="333333"/>
                          <w:spacing w:val="-2"/>
                        </w:rPr>
                        <w:t xml:space="preserve"> </w:t>
                      </w:r>
                      <w:r>
                        <w:rPr>
                          <w:color w:val="333333"/>
                        </w:rPr>
                        <w:t>A.2.5</w:t>
                      </w:r>
                      <w:r>
                        <w:rPr>
                          <w:color w:val="333333"/>
                          <w:spacing w:val="-2"/>
                        </w:rPr>
                        <w:t xml:space="preserve"> </w:t>
                      </w:r>
                      <w:r>
                        <w:rPr>
                          <w:color w:val="333333"/>
                        </w:rPr>
                        <w:t>are</w:t>
                      </w:r>
                      <w:r>
                        <w:rPr>
                          <w:color w:val="333333"/>
                          <w:spacing w:val="-2"/>
                        </w:rPr>
                        <w:t xml:space="preserve"> </w:t>
                      </w:r>
                      <w:r>
                        <w:rPr>
                          <w:color w:val="333333"/>
                        </w:rPr>
                        <w:t>checked</w:t>
                      </w:r>
                      <w:r>
                        <w:rPr>
                          <w:color w:val="333333"/>
                          <w:spacing w:val="-2"/>
                        </w:rPr>
                        <w:t xml:space="preserve"> </w:t>
                      </w:r>
                      <w:r>
                        <w:rPr>
                          <w:color w:val="333333"/>
                        </w:rPr>
                        <w:t>(excluding</w:t>
                      </w:r>
                      <w:r>
                        <w:rPr>
                          <w:color w:val="333333"/>
                          <w:spacing w:val="-2"/>
                        </w:rPr>
                        <w:t xml:space="preserve"> </w:t>
                      </w:r>
                      <w:r>
                        <w:rPr>
                          <w:color w:val="333333"/>
                        </w:rPr>
                        <w:t>'</w:t>
                      </w:r>
                      <w:proofErr w:type="spellStart"/>
                      <w:r>
                        <w:rPr>
                          <w:color w:val="333333"/>
                        </w:rPr>
                        <w:t>Decisionally</w:t>
                      </w:r>
                      <w:proofErr w:type="spellEnd"/>
                      <w:r>
                        <w:rPr>
                          <w:color w:val="333333"/>
                          <w:spacing w:val="-2"/>
                        </w:rPr>
                        <w:t xml:space="preserve"> </w:t>
                      </w:r>
                      <w:r>
                        <w:rPr>
                          <w:color w:val="333333"/>
                        </w:rPr>
                        <w:t>impaired</w:t>
                      </w:r>
                      <w:r>
                        <w:rPr>
                          <w:color w:val="333333"/>
                          <w:spacing w:val="-2"/>
                        </w:rPr>
                        <w:t xml:space="preserve"> </w:t>
                      </w:r>
                      <w:r>
                        <w:rPr>
                          <w:color w:val="333333"/>
                        </w:rPr>
                        <w:t>individuals'</w:t>
                      </w:r>
                      <w:r>
                        <w:rPr>
                          <w:color w:val="333333"/>
                          <w:spacing w:val="-2"/>
                        </w:rPr>
                        <w:t xml:space="preserve"> </w:t>
                      </w:r>
                      <w:r>
                        <w:rPr>
                          <w:color w:val="333333"/>
                          <w:spacing w:val="-5"/>
                        </w:rPr>
                        <w:t>and</w:t>
                      </w:r>
                    </w:p>
                    <w:p w14:paraId="6EA5C30F" w14:textId="77777777" w:rsidR="00814875" w:rsidRDefault="00EA5180">
                      <w:pPr>
                        <w:pStyle w:val="BodyText"/>
                        <w:spacing w:before="2" w:line="230" w:lineRule="auto"/>
                        <w:ind w:right="107"/>
                        <w:rPr>
                          <w:color w:val="000000"/>
                        </w:rPr>
                      </w:pPr>
                      <w:r>
                        <w:rPr>
                          <w:color w:val="333333"/>
                        </w:rPr>
                        <w:t>'Children</w:t>
                      </w:r>
                      <w:r>
                        <w:rPr>
                          <w:color w:val="333333"/>
                          <w:spacing w:val="-3"/>
                        </w:rPr>
                        <w:t xml:space="preserve"> </w:t>
                      </w:r>
                      <w:r>
                        <w:rPr>
                          <w:color w:val="333333"/>
                        </w:rPr>
                        <w:t>who</w:t>
                      </w:r>
                      <w:r>
                        <w:rPr>
                          <w:color w:val="333333"/>
                          <w:spacing w:val="-3"/>
                        </w:rPr>
                        <w:t xml:space="preserve"> </w:t>
                      </w:r>
                      <w:r>
                        <w:rPr>
                          <w:color w:val="333333"/>
                        </w:rPr>
                        <w:t>are</w:t>
                      </w:r>
                      <w:r>
                        <w:rPr>
                          <w:color w:val="333333"/>
                          <w:spacing w:val="-3"/>
                        </w:rPr>
                        <w:t xml:space="preserve"> </w:t>
                      </w:r>
                      <w:r>
                        <w:rPr>
                          <w:color w:val="333333"/>
                        </w:rPr>
                        <w:t>wards</w:t>
                      </w:r>
                      <w:r>
                        <w:rPr>
                          <w:color w:val="333333"/>
                          <w:spacing w:val="-3"/>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State</w:t>
                      </w:r>
                      <w:r>
                        <w:rPr>
                          <w:color w:val="333333"/>
                          <w:spacing w:val="-3"/>
                        </w:rPr>
                        <w:t xml:space="preserve"> </w:t>
                      </w:r>
                      <w:r>
                        <w:rPr>
                          <w:color w:val="333333"/>
                        </w:rPr>
                        <w:t>(Foster</w:t>
                      </w:r>
                      <w:r>
                        <w:rPr>
                          <w:color w:val="333333"/>
                          <w:spacing w:val="-3"/>
                        </w:rPr>
                        <w:t xml:space="preserve"> </w:t>
                      </w:r>
                      <w:r>
                        <w:rPr>
                          <w:color w:val="333333"/>
                        </w:rPr>
                        <w:t>children)'),</w:t>
                      </w:r>
                      <w:r>
                        <w:rPr>
                          <w:color w:val="333333"/>
                          <w:spacing w:val="-3"/>
                        </w:rPr>
                        <w:t xml:space="preserve"> </w:t>
                      </w:r>
                      <w:r>
                        <w:rPr>
                          <w:color w:val="333333"/>
                        </w:rPr>
                        <w:t>please</w:t>
                      </w:r>
                      <w:r>
                        <w:rPr>
                          <w:color w:val="333333"/>
                          <w:spacing w:val="-3"/>
                        </w:rPr>
                        <w:t xml:space="preserve"> </w:t>
                      </w:r>
                      <w:r>
                        <w:rPr>
                          <w:color w:val="333333"/>
                        </w:rPr>
                        <w:t>describe</w:t>
                      </w:r>
                      <w:r>
                        <w:rPr>
                          <w:color w:val="333333"/>
                          <w:spacing w:val="-3"/>
                        </w:rPr>
                        <w:t xml:space="preserve"> </w:t>
                      </w:r>
                      <w:r>
                        <w:rPr>
                          <w:color w:val="333333"/>
                        </w:rPr>
                        <w:t>your</w:t>
                      </w:r>
                      <w:r>
                        <w:rPr>
                          <w:color w:val="333333"/>
                          <w:spacing w:val="-3"/>
                        </w:rPr>
                        <w:t xml:space="preserve"> </w:t>
                      </w:r>
                      <w:r>
                        <w:rPr>
                          <w:color w:val="333333"/>
                        </w:rPr>
                        <w:t>plans</w:t>
                      </w:r>
                      <w:r>
                        <w:rPr>
                          <w:color w:val="333333"/>
                          <w:spacing w:val="-3"/>
                        </w:rPr>
                        <w:t xml:space="preserve"> </w:t>
                      </w:r>
                      <w:r>
                        <w:rPr>
                          <w:color w:val="333333"/>
                        </w:rPr>
                        <w:t>to</w:t>
                      </w:r>
                      <w:r>
                        <w:rPr>
                          <w:color w:val="333333"/>
                          <w:spacing w:val="-3"/>
                        </w:rPr>
                        <w:t xml:space="preserve"> </w:t>
                      </w:r>
                      <w:r>
                        <w:rPr>
                          <w:color w:val="333333"/>
                        </w:rPr>
                        <w:t>provide additional protections for these subjects.</w:t>
                      </w:r>
                    </w:p>
                  </w:txbxContent>
                </v:textbox>
                <w10:wrap anchorx="page"/>
              </v:shape>
            </w:pict>
          </mc:Fallback>
        </mc:AlternateContent>
      </w:r>
      <w:r>
        <w:rPr>
          <w:color w:val="333333"/>
          <w:spacing w:val="-2"/>
          <w:sz w:val="20"/>
        </w:rPr>
        <w:t>A.2.6.</w:t>
      </w:r>
    </w:p>
    <w:p w14:paraId="0ACEA252" w14:textId="77777777" w:rsidR="00814875" w:rsidRDefault="00814875">
      <w:pPr>
        <w:pStyle w:val="BodyText"/>
        <w:spacing w:before="218"/>
        <w:rPr>
          <w:sz w:val="24"/>
        </w:rPr>
      </w:pPr>
    </w:p>
    <w:p w14:paraId="3435D1A5" w14:textId="77777777" w:rsidR="00814875" w:rsidRDefault="00EA5180">
      <w:pPr>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0FB88714" w14:textId="77777777" w:rsidR="00814875" w:rsidRDefault="00814875">
      <w:pPr>
        <w:pStyle w:val="BodyText"/>
        <w:spacing w:before="10"/>
        <w:rPr>
          <w:rFonts w:ascii="Times New Roman"/>
        </w:rPr>
      </w:pPr>
    </w:p>
    <w:p w14:paraId="3522BF77" w14:textId="77777777" w:rsidR="00814875" w:rsidRDefault="00EA5180">
      <w:pPr>
        <w:pStyle w:val="BodyText"/>
        <w:tabs>
          <w:tab w:val="left" w:pos="10079"/>
        </w:tabs>
        <w:ind w:left="380"/>
      </w:pPr>
      <w:r>
        <w:rPr>
          <w:color w:val="333333"/>
        </w:rPr>
        <w:t>A.2.7.</w:t>
      </w:r>
      <w:r>
        <w:rPr>
          <w:color w:val="333333"/>
          <w:spacing w:val="17"/>
        </w:rPr>
        <w:t xml:space="preserve"> </w:t>
      </w:r>
      <w:r>
        <w:rPr>
          <w:color w:val="333333"/>
          <w:shd w:val="clear" w:color="auto" w:fill="DFEBF4"/>
        </w:rPr>
        <w:t>Age</w:t>
      </w:r>
      <w:r>
        <w:rPr>
          <w:color w:val="333333"/>
          <w:spacing w:val="-3"/>
          <w:shd w:val="clear" w:color="auto" w:fill="DFEBF4"/>
        </w:rPr>
        <w:t xml:space="preserve"> </w:t>
      </w:r>
      <w:r>
        <w:rPr>
          <w:color w:val="333333"/>
          <w:shd w:val="clear" w:color="auto" w:fill="DFEBF4"/>
        </w:rPr>
        <w:t>range</w:t>
      </w:r>
      <w:r>
        <w:rPr>
          <w:color w:val="333333"/>
          <w:spacing w:val="-2"/>
          <w:shd w:val="clear" w:color="auto" w:fill="DFEBF4"/>
        </w:rPr>
        <w:t xml:space="preserve"> </w:t>
      </w:r>
      <w:r>
        <w:rPr>
          <w:color w:val="333333"/>
          <w:shd w:val="clear" w:color="auto" w:fill="DFEBF4"/>
        </w:rPr>
        <w:t>of</w:t>
      </w:r>
      <w:r>
        <w:rPr>
          <w:color w:val="333333"/>
          <w:spacing w:val="-2"/>
          <w:shd w:val="clear" w:color="auto" w:fill="DFEBF4"/>
        </w:rPr>
        <w:t xml:space="preserve"> subjects:</w:t>
      </w:r>
      <w:r>
        <w:rPr>
          <w:color w:val="333333"/>
          <w:shd w:val="clear" w:color="auto" w:fill="DFEBF4"/>
        </w:rPr>
        <w:tab/>
      </w:r>
    </w:p>
    <w:p w14:paraId="111810B9"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4550"/>
        <w:gridCol w:w="4530"/>
      </w:tblGrid>
      <w:tr w:rsidR="00814875" w14:paraId="7B3C024C" w14:textId="77777777">
        <w:trPr>
          <w:trHeight w:val="350"/>
        </w:trPr>
        <w:tc>
          <w:tcPr>
            <w:tcW w:w="4550" w:type="dxa"/>
            <w:tcBorders>
              <w:bottom w:val="nil"/>
              <w:right w:val="single" w:sz="8" w:space="0" w:color="FFFFFF"/>
            </w:tcBorders>
            <w:shd w:val="clear" w:color="auto" w:fill="EEEEEE"/>
          </w:tcPr>
          <w:p w14:paraId="63465089" w14:textId="77777777" w:rsidR="00814875" w:rsidRDefault="00EA5180">
            <w:pPr>
              <w:pStyle w:val="TableParagraph"/>
              <w:spacing w:before="23"/>
              <w:rPr>
                <w:rFonts w:ascii="Arial"/>
              </w:rPr>
            </w:pPr>
            <w:r>
              <w:rPr>
                <w:rFonts w:ascii="Arial"/>
                <w:color w:val="666666"/>
              </w:rPr>
              <w:t>Minimum</w:t>
            </w:r>
            <w:r>
              <w:rPr>
                <w:rFonts w:ascii="Arial"/>
                <w:color w:val="666666"/>
                <w:spacing w:val="-3"/>
              </w:rPr>
              <w:t xml:space="preserve"> </w:t>
            </w:r>
            <w:r>
              <w:rPr>
                <w:rFonts w:ascii="Arial"/>
                <w:color w:val="666666"/>
              </w:rPr>
              <w:t>age</w:t>
            </w:r>
            <w:r>
              <w:rPr>
                <w:rFonts w:ascii="Arial"/>
                <w:color w:val="666666"/>
                <w:spacing w:val="-3"/>
              </w:rPr>
              <w:t xml:space="preserve"> </w:t>
            </w:r>
            <w:r>
              <w:rPr>
                <w:rFonts w:ascii="Arial"/>
                <w:color w:val="666666"/>
              </w:rPr>
              <w:t>of</w:t>
            </w:r>
            <w:r>
              <w:rPr>
                <w:rFonts w:ascii="Arial"/>
                <w:color w:val="666666"/>
                <w:spacing w:val="-3"/>
              </w:rPr>
              <w:t xml:space="preserve"> </w:t>
            </w:r>
            <w:r>
              <w:rPr>
                <w:rFonts w:ascii="Arial"/>
                <w:color w:val="666666"/>
              </w:rPr>
              <w:t>subject</w:t>
            </w:r>
            <w:r>
              <w:rPr>
                <w:rFonts w:ascii="Arial"/>
                <w:color w:val="666666"/>
                <w:spacing w:val="-2"/>
              </w:rPr>
              <w:t xml:space="preserve"> enrolled</w:t>
            </w:r>
          </w:p>
        </w:tc>
        <w:tc>
          <w:tcPr>
            <w:tcW w:w="4530" w:type="dxa"/>
            <w:tcBorders>
              <w:left w:val="single" w:sz="8" w:space="0" w:color="FFFFFF"/>
              <w:bottom w:val="nil"/>
            </w:tcBorders>
            <w:shd w:val="clear" w:color="auto" w:fill="EEEEEE"/>
          </w:tcPr>
          <w:p w14:paraId="1B8C94FA" w14:textId="77777777" w:rsidR="00814875" w:rsidRDefault="00EA5180">
            <w:pPr>
              <w:pStyle w:val="TableParagraph"/>
              <w:spacing w:before="26"/>
              <w:ind w:left="30"/>
              <w:rPr>
                <w:sz w:val="24"/>
              </w:rPr>
            </w:pPr>
            <w:r>
              <w:rPr>
                <w:color w:val="333333"/>
                <w:spacing w:val="-5"/>
                <w:sz w:val="24"/>
              </w:rPr>
              <w:t>18</w:t>
            </w:r>
          </w:p>
        </w:tc>
      </w:tr>
      <w:tr w:rsidR="00814875" w14:paraId="79C2C917" w14:textId="77777777">
        <w:trPr>
          <w:trHeight w:val="360"/>
        </w:trPr>
        <w:tc>
          <w:tcPr>
            <w:tcW w:w="4550" w:type="dxa"/>
            <w:tcBorders>
              <w:top w:val="nil"/>
              <w:bottom w:val="nil"/>
              <w:right w:val="single" w:sz="8" w:space="0" w:color="FFFFFF"/>
            </w:tcBorders>
          </w:tcPr>
          <w:p w14:paraId="483128C0" w14:textId="77777777" w:rsidR="00814875" w:rsidRDefault="00814875">
            <w:pPr>
              <w:pStyle w:val="TableParagraph"/>
              <w:ind w:left="0"/>
            </w:pPr>
          </w:p>
        </w:tc>
        <w:tc>
          <w:tcPr>
            <w:tcW w:w="4530" w:type="dxa"/>
            <w:tcBorders>
              <w:top w:val="nil"/>
              <w:left w:val="single" w:sz="8" w:space="0" w:color="FFFFFF"/>
              <w:bottom w:val="nil"/>
            </w:tcBorders>
          </w:tcPr>
          <w:p w14:paraId="20F5336E" w14:textId="77777777" w:rsidR="00814875" w:rsidRDefault="00EA5180">
            <w:pPr>
              <w:pStyle w:val="TableParagraph"/>
              <w:spacing w:before="16"/>
              <w:ind w:left="30"/>
              <w:rPr>
                <w:sz w:val="24"/>
              </w:rPr>
            </w:pPr>
            <w:r>
              <w:rPr>
                <w:color w:val="333333"/>
                <w:spacing w:val="-2"/>
                <w:sz w:val="24"/>
              </w:rPr>
              <w:t>years</w:t>
            </w:r>
          </w:p>
        </w:tc>
      </w:tr>
      <w:tr w:rsidR="00814875" w14:paraId="290F2E26" w14:textId="77777777">
        <w:trPr>
          <w:trHeight w:val="320"/>
        </w:trPr>
        <w:tc>
          <w:tcPr>
            <w:tcW w:w="4550" w:type="dxa"/>
            <w:tcBorders>
              <w:top w:val="nil"/>
              <w:bottom w:val="nil"/>
              <w:right w:val="single" w:sz="8" w:space="0" w:color="FFFFFF"/>
            </w:tcBorders>
            <w:shd w:val="clear" w:color="auto" w:fill="EEEEEE"/>
          </w:tcPr>
          <w:p w14:paraId="40A97828" w14:textId="77777777" w:rsidR="00814875" w:rsidRDefault="00EA5180">
            <w:pPr>
              <w:pStyle w:val="TableParagraph"/>
              <w:spacing w:line="247" w:lineRule="exact"/>
              <w:rPr>
                <w:rFonts w:ascii="Arial"/>
              </w:rPr>
            </w:pPr>
            <w:r>
              <w:rPr>
                <w:rFonts w:ascii="Arial"/>
                <w:color w:val="666666"/>
              </w:rPr>
              <w:t>Maximum</w:t>
            </w:r>
            <w:r>
              <w:rPr>
                <w:rFonts w:ascii="Arial"/>
                <w:color w:val="666666"/>
                <w:spacing w:val="-3"/>
              </w:rPr>
              <w:t xml:space="preserve"> </w:t>
            </w:r>
            <w:r>
              <w:rPr>
                <w:rFonts w:ascii="Arial"/>
                <w:color w:val="666666"/>
              </w:rPr>
              <w:t>age</w:t>
            </w:r>
            <w:r>
              <w:rPr>
                <w:rFonts w:ascii="Arial"/>
                <w:color w:val="666666"/>
                <w:spacing w:val="-3"/>
              </w:rPr>
              <w:t xml:space="preserve"> </w:t>
            </w:r>
            <w:r>
              <w:rPr>
                <w:rFonts w:ascii="Arial"/>
                <w:color w:val="666666"/>
              </w:rPr>
              <w:t>of</w:t>
            </w:r>
            <w:r>
              <w:rPr>
                <w:rFonts w:ascii="Arial"/>
                <w:color w:val="666666"/>
                <w:spacing w:val="-3"/>
              </w:rPr>
              <w:t xml:space="preserve"> </w:t>
            </w:r>
            <w:r>
              <w:rPr>
                <w:rFonts w:ascii="Arial"/>
                <w:color w:val="666666"/>
              </w:rPr>
              <w:t>subject</w:t>
            </w:r>
            <w:r>
              <w:rPr>
                <w:rFonts w:ascii="Arial"/>
                <w:color w:val="666666"/>
                <w:spacing w:val="-2"/>
              </w:rPr>
              <w:t xml:space="preserve"> enrolled</w:t>
            </w:r>
          </w:p>
        </w:tc>
        <w:tc>
          <w:tcPr>
            <w:tcW w:w="4530" w:type="dxa"/>
            <w:tcBorders>
              <w:top w:val="nil"/>
              <w:left w:val="single" w:sz="8" w:space="0" w:color="FFFFFF"/>
              <w:bottom w:val="nil"/>
            </w:tcBorders>
            <w:shd w:val="clear" w:color="auto" w:fill="EEEEEE"/>
          </w:tcPr>
          <w:p w14:paraId="407379A9" w14:textId="77777777" w:rsidR="00814875" w:rsidRDefault="00EA5180">
            <w:pPr>
              <w:pStyle w:val="TableParagraph"/>
              <w:spacing w:line="272" w:lineRule="exact"/>
              <w:ind w:left="30"/>
              <w:rPr>
                <w:sz w:val="24"/>
              </w:rPr>
            </w:pPr>
            <w:r>
              <w:rPr>
                <w:color w:val="333333"/>
                <w:spacing w:val="-5"/>
                <w:sz w:val="24"/>
              </w:rPr>
              <w:t>99</w:t>
            </w:r>
          </w:p>
        </w:tc>
      </w:tr>
      <w:tr w:rsidR="00814875" w14:paraId="0A119704" w14:textId="77777777">
        <w:trPr>
          <w:trHeight w:val="340"/>
        </w:trPr>
        <w:tc>
          <w:tcPr>
            <w:tcW w:w="4550" w:type="dxa"/>
            <w:tcBorders>
              <w:top w:val="nil"/>
              <w:bottom w:val="nil"/>
              <w:right w:val="single" w:sz="8" w:space="0" w:color="FFFFFF"/>
            </w:tcBorders>
          </w:tcPr>
          <w:p w14:paraId="466A34E8" w14:textId="77777777" w:rsidR="00814875" w:rsidRDefault="00EA5180">
            <w:pPr>
              <w:pStyle w:val="TableParagraph"/>
              <w:spacing w:before="13"/>
              <w:rPr>
                <w:rFonts w:ascii="Arial" w:hAnsi="Arial"/>
              </w:rPr>
            </w:pPr>
            <w:proofErr w:type="gramStart"/>
            <w:r>
              <w:rPr>
                <w:rFonts w:ascii="Arial" w:hAnsi="Arial"/>
                <w:color w:val="666666"/>
              </w:rPr>
              <w:t>»</w:t>
            </w:r>
            <w:r>
              <w:rPr>
                <w:rFonts w:ascii="Arial" w:hAnsi="Arial"/>
                <w:color w:val="666666"/>
                <w:spacing w:val="-2"/>
              </w:rPr>
              <w:t xml:space="preserve"> </w:t>
            </w:r>
            <w:r>
              <w:rPr>
                <w:rFonts w:ascii="Arial" w:hAnsi="Arial"/>
                <w:color w:val="666666"/>
              </w:rPr>
              <w:t>If</w:t>
            </w:r>
            <w:proofErr w:type="gramEnd"/>
            <w:r>
              <w:rPr>
                <w:rFonts w:ascii="Arial" w:hAnsi="Arial"/>
                <w:color w:val="666666"/>
                <w:spacing w:val="-2"/>
              </w:rPr>
              <w:t xml:space="preserve"> </w:t>
            </w:r>
            <w:r>
              <w:rPr>
                <w:rFonts w:ascii="Arial" w:hAnsi="Arial"/>
                <w:color w:val="666666"/>
              </w:rPr>
              <w:t>no</w:t>
            </w:r>
            <w:r>
              <w:rPr>
                <w:rFonts w:ascii="Arial" w:hAnsi="Arial"/>
                <w:color w:val="666666"/>
                <w:spacing w:val="-2"/>
              </w:rPr>
              <w:t xml:space="preserve"> </w:t>
            </w:r>
            <w:r>
              <w:rPr>
                <w:rFonts w:ascii="Arial" w:hAnsi="Arial"/>
                <w:color w:val="666666"/>
              </w:rPr>
              <w:t>maximum</w:t>
            </w:r>
            <w:r>
              <w:rPr>
                <w:rFonts w:ascii="Arial" w:hAnsi="Arial"/>
                <w:color w:val="666666"/>
                <w:spacing w:val="-2"/>
              </w:rPr>
              <w:t xml:space="preserve"> </w:t>
            </w:r>
            <w:r>
              <w:rPr>
                <w:rFonts w:ascii="Arial" w:hAnsi="Arial"/>
                <w:color w:val="666666"/>
              </w:rPr>
              <w:t>age</w:t>
            </w:r>
            <w:r>
              <w:rPr>
                <w:rFonts w:ascii="Arial" w:hAnsi="Arial"/>
                <w:color w:val="666666"/>
                <w:spacing w:val="-2"/>
              </w:rPr>
              <w:t xml:space="preserve"> </w:t>
            </w:r>
            <w:r>
              <w:rPr>
                <w:rFonts w:ascii="Arial" w:hAnsi="Arial"/>
                <w:color w:val="666666"/>
              </w:rPr>
              <w:t>limit,</w:t>
            </w:r>
            <w:r>
              <w:rPr>
                <w:rFonts w:ascii="Arial" w:hAnsi="Arial"/>
                <w:color w:val="666666"/>
                <w:spacing w:val="-2"/>
              </w:rPr>
              <w:t xml:space="preserve"> </w:t>
            </w:r>
            <w:r>
              <w:rPr>
                <w:rFonts w:ascii="Arial" w:hAnsi="Arial"/>
                <w:color w:val="666666"/>
              </w:rPr>
              <w:t>indicate</w:t>
            </w:r>
            <w:r>
              <w:rPr>
                <w:rFonts w:ascii="Arial" w:hAnsi="Arial"/>
                <w:color w:val="666666"/>
                <w:spacing w:val="-1"/>
              </w:rPr>
              <w:t xml:space="preserve"> </w:t>
            </w:r>
            <w:r>
              <w:rPr>
                <w:rFonts w:ascii="Arial" w:hAnsi="Arial"/>
                <w:color w:val="666666"/>
                <w:spacing w:val="-5"/>
              </w:rPr>
              <w:t>99</w:t>
            </w:r>
          </w:p>
        </w:tc>
        <w:tc>
          <w:tcPr>
            <w:tcW w:w="4530" w:type="dxa"/>
            <w:tcBorders>
              <w:top w:val="nil"/>
              <w:left w:val="single" w:sz="8" w:space="0" w:color="FFFFFF"/>
              <w:bottom w:val="nil"/>
            </w:tcBorders>
          </w:tcPr>
          <w:p w14:paraId="737C7E99" w14:textId="77777777" w:rsidR="00814875" w:rsidRDefault="00814875">
            <w:pPr>
              <w:pStyle w:val="TableParagraph"/>
              <w:ind w:left="0"/>
            </w:pPr>
          </w:p>
        </w:tc>
      </w:tr>
      <w:tr w:rsidR="00814875" w14:paraId="7373E28D" w14:textId="77777777">
        <w:trPr>
          <w:trHeight w:val="330"/>
        </w:trPr>
        <w:tc>
          <w:tcPr>
            <w:tcW w:w="4550" w:type="dxa"/>
            <w:tcBorders>
              <w:top w:val="nil"/>
              <w:right w:val="single" w:sz="8" w:space="0" w:color="FFFFFF"/>
            </w:tcBorders>
            <w:shd w:val="clear" w:color="auto" w:fill="EEEEEE"/>
          </w:tcPr>
          <w:p w14:paraId="5FDB296D" w14:textId="77777777" w:rsidR="00814875" w:rsidRDefault="00814875">
            <w:pPr>
              <w:pStyle w:val="TableParagraph"/>
              <w:ind w:left="0"/>
            </w:pPr>
          </w:p>
        </w:tc>
        <w:tc>
          <w:tcPr>
            <w:tcW w:w="4530" w:type="dxa"/>
            <w:tcBorders>
              <w:top w:val="nil"/>
              <w:left w:val="single" w:sz="8" w:space="0" w:color="FFFFFF"/>
            </w:tcBorders>
            <w:shd w:val="clear" w:color="auto" w:fill="EEEEEE"/>
          </w:tcPr>
          <w:p w14:paraId="75D1248B" w14:textId="77777777" w:rsidR="00814875" w:rsidRDefault="00EA5180">
            <w:pPr>
              <w:pStyle w:val="TableParagraph"/>
              <w:spacing w:line="272" w:lineRule="exact"/>
              <w:ind w:left="30"/>
              <w:rPr>
                <w:sz w:val="24"/>
              </w:rPr>
            </w:pPr>
            <w:r>
              <w:rPr>
                <w:color w:val="333333"/>
                <w:spacing w:val="-2"/>
                <w:sz w:val="24"/>
              </w:rPr>
              <w:t>years</w:t>
            </w:r>
          </w:p>
        </w:tc>
      </w:tr>
    </w:tbl>
    <w:p w14:paraId="3FC73761" w14:textId="77777777" w:rsidR="00814875" w:rsidRDefault="00814875">
      <w:pPr>
        <w:pStyle w:val="BodyText"/>
        <w:spacing w:before="176"/>
      </w:pPr>
    </w:p>
    <w:p w14:paraId="58A45D54" w14:textId="77777777" w:rsidR="00814875" w:rsidRDefault="00EA5180">
      <w:pPr>
        <w:pStyle w:val="Heading2"/>
        <w:numPr>
          <w:ilvl w:val="1"/>
          <w:numId w:val="4"/>
        </w:numPr>
        <w:tabs>
          <w:tab w:val="left" w:pos="897"/>
        </w:tabs>
        <w:ind w:left="897" w:hanging="545"/>
      </w:pPr>
      <w:r>
        <w:rPr>
          <w:color w:val="333333"/>
          <w:spacing w:val="-2"/>
        </w:rPr>
        <w:t>Inclusion/exclusion</w:t>
      </w:r>
      <w:r>
        <w:rPr>
          <w:color w:val="333333"/>
          <w:spacing w:val="19"/>
        </w:rPr>
        <w:t xml:space="preserve"> </w:t>
      </w:r>
      <w:r>
        <w:rPr>
          <w:color w:val="333333"/>
          <w:spacing w:val="-2"/>
        </w:rPr>
        <w:t>criteria</w:t>
      </w:r>
    </w:p>
    <w:p w14:paraId="349D383B" w14:textId="77777777" w:rsidR="00814875" w:rsidRDefault="00EA5180">
      <w:pPr>
        <w:pStyle w:val="ListParagraph"/>
        <w:numPr>
          <w:ilvl w:val="2"/>
          <w:numId w:val="4"/>
        </w:numPr>
        <w:tabs>
          <w:tab w:val="left" w:pos="896"/>
        </w:tabs>
        <w:spacing w:before="77"/>
        <w:ind w:left="896" w:hanging="516"/>
        <w:rPr>
          <w:sz w:val="20"/>
        </w:rPr>
      </w:pPr>
      <w:r>
        <w:rPr>
          <w:noProof/>
          <w:sz w:val="20"/>
        </w:rPr>
        <mc:AlternateContent>
          <mc:Choice Requires="wps">
            <w:drawing>
              <wp:anchor distT="0" distB="0" distL="0" distR="0" simplePos="0" relativeHeight="15744000" behindDoc="0" locked="0" layoutInCell="1" allowOverlap="1" wp14:anchorId="76F1C877" wp14:editId="34A479EA">
                <wp:simplePos x="0" y="0"/>
                <wp:positionH relativeFrom="page">
                  <wp:posOffset>1079500</wp:posOffset>
                </wp:positionH>
                <wp:positionV relativeFrom="paragraph">
                  <wp:posOffset>66703</wp:posOffset>
                </wp:positionV>
                <wp:extent cx="5778500" cy="27940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6D58622E" w14:textId="77777777" w:rsidR="00814875" w:rsidRDefault="00EA5180">
                            <w:pPr>
                              <w:pStyle w:val="BodyText"/>
                              <w:spacing w:line="197" w:lineRule="exact"/>
                              <w:rPr>
                                <w:color w:val="000000"/>
                              </w:rPr>
                            </w:pPr>
                            <w:r>
                              <w:rPr>
                                <w:color w:val="333333"/>
                              </w:rPr>
                              <w:t>List</w:t>
                            </w:r>
                            <w:r>
                              <w:rPr>
                                <w:color w:val="333333"/>
                                <w:spacing w:val="-5"/>
                              </w:rPr>
                              <w:t xml:space="preserve"> </w:t>
                            </w:r>
                            <w:r>
                              <w:rPr>
                                <w:color w:val="333333"/>
                              </w:rPr>
                              <w:t>required</w:t>
                            </w:r>
                            <w:r>
                              <w:rPr>
                                <w:color w:val="333333"/>
                                <w:spacing w:val="-3"/>
                              </w:rPr>
                              <w:t xml:space="preserve"> </w:t>
                            </w:r>
                            <w:r>
                              <w:rPr>
                                <w:color w:val="333333"/>
                              </w:rPr>
                              <w:t>characteristics</w:t>
                            </w:r>
                            <w:r>
                              <w:rPr>
                                <w:color w:val="333333"/>
                                <w:spacing w:val="-2"/>
                              </w:rPr>
                              <w:t xml:space="preserve"> </w:t>
                            </w:r>
                            <w:r>
                              <w:rPr>
                                <w:color w:val="333333"/>
                              </w:rPr>
                              <w:t>of</w:t>
                            </w:r>
                            <w:r>
                              <w:rPr>
                                <w:color w:val="333333"/>
                                <w:spacing w:val="-3"/>
                              </w:rPr>
                              <w:t xml:space="preserve"> </w:t>
                            </w:r>
                            <w:r>
                              <w:rPr>
                                <w:color w:val="333333"/>
                              </w:rPr>
                              <w:t>potential</w:t>
                            </w:r>
                            <w:r>
                              <w:rPr>
                                <w:color w:val="333333"/>
                                <w:spacing w:val="-3"/>
                              </w:rPr>
                              <w:t xml:space="preserve"> </w:t>
                            </w:r>
                            <w:r>
                              <w:rPr>
                                <w:color w:val="333333"/>
                              </w:rPr>
                              <w:t>subjects</w:t>
                            </w:r>
                            <w:r>
                              <w:rPr>
                                <w:color w:val="333333"/>
                                <w:spacing w:val="-2"/>
                              </w:rPr>
                              <w:t xml:space="preserve"> </w:t>
                            </w:r>
                            <w:r>
                              <w:rPr>
                                <w:color w:val="333333"/>
                              </w:rPr>
                              <w:t>(i.e.,</w:t>
                            </w:r>
                            <w:r>
                              <w:rPr>
                                <w:color w:val="333333"/>
                                <w:spacing w:val="-3"/>
                              </w:rPr>
                              <w:t xml:space="preserve"> </w:t>
                            </w:r>
                            <w:r>
                              <w:rPr>
                                <w:color w:val="333333"/>
                              </w:rPr>
                              <w:t>inclusion</w:t>
                            </w:r>
                            <w:r>
                              <w:rPr>
                                <w:color w:val="333333"/>
                                <w:spacing w:val="-2"/>
                              </w:rPr>
                              <w:t xml:space="preserve"> </w:t>
                            </w:r>
                            <w:r>
                              <w:rPr>
                                <w:color w:val="333333"/>
                              </w:rPr>
                              <w:t>and</w:t>
                            </w:r>
                            <w:r>
                              <w:rPr>
                                <w:color w:val="333333"/>
                                <w:spacing w:val="-3"/>
                              </w:rPr>
                              <w:t xml:space="preserve"> </w:t>
                            </w:r>
                            <w:r>
                              <w:rPr>
                                <w:color w:val="333333"/>
                              </w:rPr>
                              <w:t>exclusion</w:t>
                            </w:r>
                            <w:r>
                              <w:rPr>
                                <w:color w:val="333333"/>
                                <w:spacing w:val="-3"/>
                              </w:rPr>
                              <w:t xml:space="preserve"> </w:t>
                            </w:r>
                            <w:r>
                              <w:rPr>
                                <w:color w:val="333333"/>
                              </w:rPr>
                              <w:t>criteria).</w:t>
                            </w:r>
                            <w:r>
                              <w:rPr>
                                <w:color w:val="333333"/>
                                <w:spacing w:val="-2"/>
                              </w:rPr>
                              <w:t xml:space="preserve"> </w:t>
                            </w:r>
                            <w:r>
                              <w:rPr>
                                <w:color w:val="333333"/>
                              </w:rPr>
                              <w:t>If</w:t>
                            </w:r>
                            <w:r>
                              <w:rPr>
                                <w:color w:val="333333"/>
                                <w:spacing w:val="-3"/>
                              </w:rPr>
                              <w:t xml:space="preserve"> </w:t>
                            </w:r>
                            <w:r>
                              <w:rPr>
                                <w:color w:val="333333"/>
                              </w:rPr>
                              <w:t>not</w:t>
                            </w:r>
                            <w:r>
                              <w:rPr>
                                <w:color w:val="333333"/>
                                <w:spacing w:val="-2"/>
                              </w:rPr>
                              <w:t xml:space="preserve"> covered,</w:t>
                            </w:r>
                          </w:p>
                          <w:p w14:paraId="72BB680F" w14:textId="77777777" w:rsidR="00814875" w:rsidRDefault="00EA5180">
                            <w:pPr>
                              <w:pStyle w:val="BodyText"/>
                              <w:spacing w:line="225" w:lineRule="exact"/>
                              <w:rPr>
                                <w:color w:val="000000"/>
                              </w:rPr>
                            </w:pPr>
                            <w:r>
                              <w:rPr>
                                <w:color w:val="333333"/>
                              </w:rPr>
                              <w:t>list</w:t>
                            </w:r>
                            <w:r>
                              <w:rPr>
                                <w:color w:val="333333"/>
                                <w:spacing w:val="-4"/>
                              </w:rPr>
                              <w:t xml:space="preserve"> </w:t>
                            </w:r>
                            <w:r>
                              <w:rPr>
                                <w:color w:val="333333"/>
                              </w:rPr>
                              <w:t>also</w:t>
                            </w:r>
                            <w:r>
                              <w:rPr>
                                <w:color w:val="333333"/>
                                <w:spacing w:val="-2"/>
                              </w:rPr>
                              <w:t xml:space="preserve"> </w:t>
                            </w:r>
                            <w:r>
                              <w:rPr>
                                <w:color w:val="333333"/>
                              </w:rPr>
                              <w:t>characteristics</w:t>
                            </w:r>
                            <w:r>
                              <w:rPr>
                                <w:color w:val="333333"/>
                                <w:spacing w:val="-2"/>
                              </w:rPr>
                              <w:t xml:space="preserve"> </w:t>
                            </w:r>
                            <w:r>
                              <w:rPr>
                                <w:color w:val="333333"/>
                              </w:rPr>
                              <w:t>that</w:t>
                            </w:r>
                            <w:r>
                              <w:rPr>
                                <w:color w:val="333333"/>
                                <w:spacing w:val="-2"/>
                              </w:rPr>
                              <w:t xml:space="preserve"> </w:t>
                            </w:r>
                            <w:r>
                              <w:rPr>
                                <w:color w:val="333333"/>
                              </w:rPr>
                              <w:t>would</w:t>
                            </w:r>
                            <w:r>
                              <w:rPr>
                                <w:color w:val="333333"/>
                                <w:spacing w:val="-2"/>
                              </w:rPr>
                              <w:t xml:space="preserve"> </w:t>
                            </w:r>
                            <w:r>
                              <w:rPr>
                                <w:color w:val="333333"/>
                              </w:rPr>
                              <w:t>preclude</w:t>
                            </w:r>
                            <w:r>
                              <w:rPr>
                                <w:color w:val="333333"/>
                                <w:spacing w:val="-2"/>
                              </w:rPr>
                              <w:t xml:space="preserve"> </w:t>
                            </w:r>
                            <w:r>
                              <w:rPr>
                                <w:color w:val="333333"/>
                              </w:rPr>
                              <w:t>their</w:t>
                            </w:r>
                            <w:r>
                              <w:rPr>
                                <w:color w:val="333333"/>
                                <w:spacing w:val="-1"/>
                              </w:rPr>
                              <w:t xml:space="preserve"> </w:t>
                            </w:r>
                            <w:r>
                              <w:rPr>
                                <w:color w:val="333333"/>
                                <w:spacing w:val="-2"/>
                              </w:rPr>
                              <w:t>involvement.</w:t>
                            </w:r>
                          </w:p>
                        </w:txbxContent>
                      </wps:txbx>
                      <wps:bodyPr wrap="square" lIns="0" tIns="0" rIns="0" bIns="0" rtlCol="0">
                        <a:noAutofit/>
                      </wps:bodyPr>
                    </wps:wsp>
                  </a:graphicData>
                </a:graphic>
              </wp:anchor>
            </w:drawing>
          </mc:Choice>
          <mc:Fallback>
            <w:pict>
              <v:shape w14:anchorId="76F1C877" id="Textbox 100" o:spid="_x0000_s1052" type="#_x0000_t202" style="position:absolute;left:0;text-align:left;margin-left:85pt;margin-top:5.25pt;width:455pt;height:22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egGtQ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" fillcolor="#dfebf4" stroked="f">
                <v:textbox inset="0,0,0,0">
                  <w:txbxContent>
                    <w:p w14:paraId="6D58622E" w14:textId="77777777" w:rsidR="00814875" w:rsidRDefault="00EA5180">
                      <w:pPr>
                        <w:pStyle w:val="BodyText"/>
                        <w:spacing w:line="197" w:lineRule="exact"/>
                        <w:rPr>
                          <w:color w:val="000000"/>
                        </w:rPr>
                      </w:pPr>
                      <w:r>
                        <w:rPr>
                          <w:color w:val="333333"/>
                        </w:rPr>
                        <w:t>List</w:t>
                      </w:r>
                      <w:r>
                        <w:rPr>
                          <w:color w:val="333333"/>
                          <w:spacing w:val="-5"/>
                        </w:rPr>
                        <w:t xml:space="preserve"> </w:t>
                      </w:r>
                      <w:r>
                        <w:rPr>
                          <w:color w:val="333333"/>
                        </w:rPr>
                        <w:t>required</w:t>
                      </w:r>
                      <w:r>
                        <w:rPr>
                          <w:color w:val="333333"/>
                          <w:spacing w:val="-3"/>
                        </w:rPr>
                        <w:t xml:space="preserve"> </w:t>
                      </w:r>
                      <w:r>
                        <w:rPr>
                          <w:color w:val="333333"/>
                        </w:rPr>
                        <w:t>characteristics</w:t>
                      </w:r>
                      <w:r>
                        <w:rPr>
                          <w:color w:val="333333"/>
                          <w:spacing w:val="-2"/>
                        </w:rPr>
                        <w:t xml:space="preserve"> </w:t>
                      </w:r>
                      <w:r>
                        <w:rPr>
                          <w:color w:val="333333"/>
                        </w:rPr>
                        <w:t>of</w:t>
                      </w:r>
                      <w:r>
                        <w:rPr>
                          <w:color w:val="333333"/>
                          <w:spacing w:val="-3"/>
                        </w:rPr>
                        <w:t xml:space="preserve"> </w:t>
                      </w:r>
                      <w:r>
                        <w:rPr>
                          <w:color w:val="333333"/>
                        </w:rPr>
                        <w:t>potential</w:t>
                      </w:r>
                      <w:r>
                        <w:rPr>
                          <w:color w:val="333333"/>
                          <w:spacing w:val="-3"/>
                        </w:rPr>
                        <w:t xml:space="preserve"> </w:t>
                      </w:r>
                      <w:r>
                        <w:rPr>
                          <w:color w:val="333333"/>
                        </w:rPr>
                        <w:t>subjects</w:t>
                      </w:r>
                      <w:r>
                        <w:rPr>
                          <w:color w:val="333333"/>
                          <w:spacing w:val="-2"/>
                        </w:rPr>
                        <w:t xml:space="preserve"> </w:t>
                      </w:r>
                      <w:r>
                        <w:rPr>
                          <w:color w:val="333333"/>
                        </w:rPr>
                        <w:t>(i.e.,</w:t>
                      </w:r>
                      <w:r>
                        <w:rPr>
                          <w:color w:val="333333"/>
                          <w:spacing w:val="-3"/>
                        </w:rPr>
                        <w:t xml:space="preserve"> </w:t>
                      </w:r>
                      <w:r>
                        <w:rPr>
                          <w:color w:val="333333"/>
                        </w:rPr>
                        <w:t>inclusion</w:t>
                      </w:r>
                      <w:r>
                        <w:rPr>
                          <w:color w:val="333333"/>
                          <w:spacing w:val="-2"/>
                        </w:rPr>
                        <w:t xml:space="preserve"> </w:t>
                      </w:r>
                      <w:r>
                        <w:rPr>
                          <w:color w:val="333333"/>
                        </w:rPr>
                        <w:t>and</w:t>
                      </w:r>
                      <w:r>
                        <w:rPr>
                          <w:color w:val="333333"/>
                          <w:spacing w:val="-3"/>
                        </w:rPr>
                        <w:t xml:space="preserve"> </w:t>
                      </w:r>
                      <w:r>
                        <w:rPr>
                          <w:color w:val="333333"/>
                        </w:rPr>
                        <w:t>exclusion</w:t>
                      </w:r>
                      <w:r>
                        <w:rPr>
                          <w:color w:val="333333"/>
                          <w:spacing w:val="-3"/>
                        </w:rPr>
                        <w:t xml:space="preserve"> </w:t>
                      </w:r>
                      <w:r>
                        <w:rPr>
                          <w:color w:val="333333"/>
                        </w:rPr>
                        <w:t>criteria).</w:t>
                      </w:r>
                      <w:r>
                        <w:rPr>
                          <w:color w:val="333333"/>
                          <w:spacing w:val="-2"/>
                        </w:rPr>
                        <w:t xml:space="preserve"> </w:t>
                      </w:r>
                      <w:r>
                        <w:rPr>
                          <w:color w:val="333333"/>
                        </w:rPr>
                        <w:t>If</w:t>
                      </w:r>
                      <w:r>
                        <w:rPr>
                          <w:color w:val="333333"/>
                          <w:spacing w:val="-3"/>
                        </w:rPr>
                        <w:t xml:space="preserve"> </w:t>
                      </w:r>
                      <w:r>
                        <w:rPr>
                          <w:color w:val="333333"/>
                        </w:rPr>
                        <w:t>not</w:t>
                      </w:r>
                      <w:r>
                        <w:rPr>
                          <w:color w:val="333333"/>
                          <w:spacing w:val="-2"/>
                        </w:rPr>
                        <w:t xml:space="preserve"> covered,</w:t>
                      </w:r>
                    </w:p>
                    <w:p w14:paraId="72BB680F" w14:textId="77777777" w:rsidR="00814875" w:rsidRDefault="00EA5180">
                      <w:pPr>
                        <w:pStyle w:val="BodyText"/>
                        <w:spacing w:line="225" w:lineRule="exact"/>
                        <w:rPr>
                          <w:color w:val="000000"/>
                        </w:rPr>
                      </w:pPr>
                      <w:r>
                        <w:rPr>
                          <w:color w:val="333333"/>
                        </w:rPr>
                        <w:t>list</w:t>
                      </w:r>
                      <w:r>
                        <w:rPr>
                          <w:color w:val="333333"/>
                          <w:spacing w:val="-4"/>
                        </w:rPr>
                        <w:t xml:space="preserve"> </w:t>
                      </w:r>
                      <w:r>
                        <w:rPr>
                          <w:color w:val="333333"/>
                        </w:rPr>
                        <w:t>also</w:t>
                      </w:r>
                      <w:r>
                        <w:rPr>
                          <w:color w:val="333333"/>
                          <w:spacing w:val="-2"/>
                        </w:rPr>
                        <w:t xml:space="preserve"> </w:t>
                      </w:r>
                      <w:r>
                        <w:rPr>
                          <w:color w:val="333333"/>
                        </w:rPr>
                        <w:t>characteristics</w:t>
                      </w:r>
                      <w:r>
                        <w:rPr>
                          <w:color w:val="333333"/>
                          <w:spacing w:val="-2"/>
                        </w:rPr>
                        <w:t xml:space="preserve"> </w:t>
                      </w:r>
                      <w:r>
                        <w:rPr>
                          <w:color w:val="333333"/>
                        </w:rPr>
                        <w:t>that</w:t>
                      </w:r>
                      <w:r>
                        <w:rPr>
                          <w:color w:val="333333"/>
                          <w:spacing w:val="-2"/>
                        </w:rPr>
                        <w:t xml:space="preserve"> </w:t>
                      </w:r>
                      <w:r>
                        <w:rPr>
                          <w:color w:val="333333"/>
                        </w:rPr>
                        <w:t>would</w:t>
                      </w:r>
                      <w:r>
                        <w:rPr>
                          <w:color w:val="333333"/>
                          <w:spacing w:val="-2"/>
                        </w:rPr>
                        <w:t xml:space="preserve"> </w:t>
                      </w:r>
                      <w:r>
                        <w:rPr>
                          <w:color w:val="333333"/>
                        </w:rPr>
                        <w:t>preclude</w:t>
                      </w:r>
                      <w:r>
                        <w:rPr>
                          <w:color w:val="333333"/>
                          <w:spacing w:val="-2"/>
                        </w:rPr>
                        <w:t xml:space="preserve"> </w:t>
                      </w:r>
                      <w:r>
                        <w:rPr>
                          <w:color w:val="333333"/>
                        </w:rPr>
                        <w:t>their</w:t>
                      </w:r>
                      <w:r>
                        <w:rPr>
                          <w:color w:val="333333"/>
                          <w:spacing w:val="-1"/>
                        </w:rPr>
                        <w:t xml:space="preserve"> </w:t>
                      </w:r>
                      <w:r>
                        <w:rPr>
                          <w:color w:val="333333"/>
                          <w:spacing w:val="-2"/>
                        </w:rPr>
                        <w:t>involvement.</w:t>
                      </w:r>
                    </w:p>
                  </w:txbxContent>
                </v:textbox>
                <w10:wrap anchorx="page"/>
              </v:shape>
            </w:pict>
          </mc:Fallback>
        </mc:AlternateContent>
      </w:r>
    </w:p>
    <w:p w14:paraId="0E830BAC" w14:textId="77777777" w:rsidR="00814875" w:rsidRDefault="00814875">
      <w:pPr>
        <w:pStyle w:val="BodyText"/>
        <w:spacing w:before="191"/>
        <w:rPr>
          <w:sz w:val="24"/>
        </w:rPr>
      </w:pPr>
    </w:p>
    <w:p w14:paraId="54638FF6" w14:textId="14E283F8" w:rsidR="00814875" w:rsidRDefault="00EA5180">
      <w:pPr>
        <w:spacing w:line="225" w:lineRule="auto"/>
        <w:ind w:left="680" w:right="615"/>
        <w:jc w:val="both"/>
        <w:rPr>
          <w:rFonts w:ascii="Times New Roman"/>
          <w:sz w:val="24"/>
        </w:rPr>
      </w:pPr>
      <w:r>
        <w:rPr>
          <w:rFonts w:ascii="Times New Roman"/>
          <w:color w:val="333333"/>
          <w:sz w:val="24"/>
        </w:rPr>
        <w:t>All</w:t>
      </w:r>
      <w:r>
        <w:rPr>
          <w:rFonts w:ascii="Times New Roman"/>
          <w:color w:val="333333"/>
          <w:spacing w:val="-3"/>
          <w:sz w:val="24"/>
        </w:rPr>
        <w:t xml:space="preserve"> </w:t>
      </w:r>
      <w:r>
        <w:rPr>
          <w:rFonts w:ascii="Times New Roman"/>
          <w:color w:val="333333"/>
          <w:sz w:val="24"/>
        </w:rPr>
        <w:t>primary</w:t>
      </w:r>
      <w:r>
        <w:rPr>
          <w:rFonts w:ascii="Times New Roman"/>
          <w:color w:val="333333"/>
          <w:spacing w:val="-3"/>
          <w:sz w:val="24"/>
        </w:rPr>
        <w:t xml:space="preserve"> </w:t>
      </w:r>
      <w:r>
        <w:rPr>
          <w:rFonts w:ascii="Times New Roman"/>
          <w:color w:val="333333"/>
          <w:sz w:val="24"/>
        </w:rPr>
        <w:t>care</w:t>
      </w:r>
      <w:r>
        <w:rPr>
          <w:rFonts w:ascii="Times New Roman"/>
          <w:color w:val="333333"/>
          <w:spacing w:val="-3"/>
          <w:sz w:val="24"/>
        </w:rPr>
        <w:t xml:space="preserve"> </w:t>
      </w:r>
      <w:r>
        <w:rPr>
          <w:rFonts w:ascii="Times New Roman"/>
          <w:color w:val="333333"/>
          <w:sz w:val="24"/>
        </w:rPr>
        <w:t>physicians</w:t>
      </w:r>
      <w:r>
        <w:rPr>
          <w:rFonts w:ascii="Times New Roman"/>
          <w:color w:val="333333"/>
          <w:spacing w:val="-3"/>
          <w:sz w:val="24"/>
        </w:rPr>
        <w:t xml:space="preserve"> </w:t>
      </w:r>
      <w:r>
        <w:rPr>
          <w:rFonts w:ascii="Times New Roman"/>
          <w:color w:val="333333"/>
          <w:sz w:val="24"/>
        </w:rPr>
        <w:t>who</w:t>
      </w:r>
      <w:r>
        <w:rPr>
          <w:rFonts w:ascii="Times New Roman"/>
          <w:color w:val="333333"/>
          <w:spacing w:val="-3"/>
          <w:sz w:val="24"/>
        </w:rPr>
        <w:t xml:space="preserve"> </w:t>
      </w:r>
      <w:r w:rsidR="001315A5">
        <w:rPr>
          <w:rFonts w:ascii="Times New Roman"/>
          <w:color w:val="333333"/>
          <w:sz w:val="24"/>
        </w:rPr>
        <w:t>were</w:t>
      </w:r>
      <w:r>
        <w:rPr>
          <w:rFonts w:ascii="Times New Roman"/>
          <w:color w:val="333333"/>
          <w:spacing w:val="-3"/>
          <w:sz w:val="24"/>
        </w:rPr>
        <w:t xml:space="preserve"> </w:t>
      </w:r>
      <w:r>
        <w:rPr>
          <w:rFonts w:ascii="Times New Roman"/>
          <w:color w:val="333333"/>
          <w:sz w:val="24"/>
        </w:rPr>
        <w:t>licensed</w:t>
      </w:r>
      <w:r>
        <w:rPr>
          <w:rFonts w:ascii="Times New Roman"/>
          <w:color w:val="333333"/>
          <w:spacing w:val="-3"/>
          <w:sz w:val="24"/>
        </w:rPr>
        <w:t xml:space="preserve"> </w:t>
      </w:r>
      <w:r>
        <w:rPr>
          <w:rFonts w:ascii="Times New Roman"/>
          <w:color w:val="333333"/>
          <w:sz w:val="24"/>
        </w:rPr>
        <w:t>in</w:t>
      </w:r>
      <w:r>
        <w:rPr>
          <w:rFonts w:ascii="Times New Roman"/>
          <w:color w:val="333333"/>
          <w:spacing w:val="-3"/>
          <w:sz w:val="24"/>
        </w:rPr>
        <w:t xml:space="preserve"> </w:t>
      </w:r>
      <w:r>
        <w:rPr>
          <w:rFonts w:ascii="Times New Roman"/>
          <w:color w:val="333333"/>
          <w:sz w:val="24"/>
        </w:rPr>
        <w:t>North</w:t>
      </w:r>
      <w:r>
        <w:rPr>
          <w:rFonts w:ascii="Times New Roman"/>
          <w:color w:val="333333"/>
          <w:spacing w:val="-3"/>
          <w:sz w:val="24"/>
        </w:rPr>
        <w:t xml:space="preserve"> </w:t>
      </w:r>
      <w:r>
        <w:rPr>
          <w:rFonts w:ascii="Times New Roman"/>
          <w:color w:val="333333"/>
          <w:sz w:val="24"/>
        </w:rPr>
        <w:t>Carolina</w:t>
      </w:r>
      <w:r w:rsidR="001315A5">
        <w:rPr>
          <w:rFonts w:ascii="Times New Roman"/>
          <w:color w:val="333333"/>
          <w:sz w:val="24"/>
        </w:rPr>
        <w:t xml:space="preserve"> and</w:t>
      </w:r>
      <w:r>
        <w:rPr>
          <w:rFonts w:ascii="Times New Roman"/>
          <w:color w:val="333333"/>
          <w:sz w:val="24"/>
        </w:rPr>
        <w:t xml:space="preserve"> not residents in training or employed by the </w:t>
      </w:r>
      <w:r w:rsidR="00F81942">
        <w:rPr>
          <w:rFonts w:ascii="Times New Roman"/>
          <w:color w:val="333333"/>
          <w:sz w:val="24"/>
        </w:rPr>
        <w:t xml:space="preserve">federal </w:t>
      </w:r>
      <w:r>
        <w:rPr>
          <w:rFonts w:ascii="Times New Roman"/>
          <w:color w:val="333333"/>
          <w:sz w:val="24"/>
        </w:rPr>
        <w:t xml:space="preserve">government </w:t>
      </w:r>
      <w:r w:rsidR="001315A5">
        <w:rPr>
          <w:rFonts w:ascii="Times New Roman"/>
          <w:color w:val="333333"/>
          <w:sz w:val="24"/>
        </w:rPr>
        <w:t>and who were in practice in</w:t>
      </w:r>
      <w:r>
        <w:rPr>
          <w:rFonts w:ascii="Times New Roman"/>
          <w:color w:val="333333"/>
          <w:sz w:val="24"/>
        </w:rPr>
        <w:t xml:space="preserve"> both 2009 and 2019</w:t>
      </w:r>
      <w:r w:rsidR="001315A5">
        <w:rPr>
          <w:rFonts w:ascii="Times New Roman"/>
          <w:color w:val="333333"/>
          <w:sz w:val="24"/>
        </w:rPr>
        <w:t xml:space="preserve"> are included in the study</w:t>
      </w:r>
      <w:r>
        <w:rPr>
          <w:rFonts w:ascii="Times New Roman"/>
          <w:color w:val="333333"/>
          <w:sz w:val="24"/>
        </w:rPr>
        <w:t>.</w:t>
      </w:r>
    </w:p>
    <w:p w14:paraId="0A96BF57" w14:textId="77777777" w:rsidR="00814875" w:rsidRDefault="00814875">
      <w:pPr>
        <w:spacing w:line="225" w:lineRule="auto"/>
        <w:jc w:val="both"/>
        <w:rPr>
          <w:rFonts w:ascii="Times New Roman"/>
          <w:sz w:val="24"/>
        </w:rPr>
        <w:sectPr w:rsidR="00814875">
          <w:pgSz w:w="12240" w:h="15840"/>
          <w:pgMar w:top="580" w:right="720" w:bottom="460" w:left="720" w:header="170" w:footer="270" w:gutter="0"/>
          <w:cols w:space="720"/>
        </w:sectPr>
      </w:pPr>
    </w:p>
    <w:p w14:paraId="54372074" w14:textId="77777777" w:rsidR="00814875" w:rsidRDefault="00EA5180">
      <w:pPr>
        <w:pStyle w:val="BodyText"/>
        <w:spacing w:before="26"/>
        <w:rPr>
          <w:rFonts w:ascii="Times New Roman"/>
        </w:rPr>
      </w:pPr>
      <w:r>
        <w:rPr>
          <w:rFonts w:ascii="Times New Roman"/>
          <w:noProof/>
        </w:rPr>
        <w:lastRenderedPageBreak/>
        <mc:AlternateContent>
          <mc:Choice Requires="wpg">
            <w:drawing>
              <wp:anchor distT="0" distB="0" distL="0" distR="0" simplePos="0" relativeHeight="486629376" behindDoc="1" locked="0" layoutInCell="1" allowOverlap="1" wp14:anchorId="24E5C314" wp14:editId="1D798B2B">
                <wp:simplePos x="0" y="0"/>
                <wp:positionH relativeFrom="page">
                  <wp:posOffset>527050</wp:posOffset>
                </wp:positionH>
                <wp:positionV relativeFrom="page">
                  <wp:posOffset>457200</wp:posOffset>
                </wp:positionV>
                <wp:extent cx="6705600" cy="903605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036050"/>
                          <a:chOff x="0" y="0"/>
                          <a:chExt cx="6705600" cy="9036050"/>
                        </a:xfrm>
                      </wpg:grpSpPr>
                      <wps:wsp>
                        <wps:cNvPr id="102" name="Graphic 102"/>
                        <wps:cNvSpPr/>
                        <wps:spPr>
                          <a:xfrm>
                            <a:off x="6350" y="13398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03" name="Graphic 103"/>
                        <wps:cNvSpPr/>
                        <wps:spPr>
                          <a:xfrm>
                            <a:off x="0" y="0"/>
                            <a:ext cx="6705600" cy="1346200"/>
                          </a:xfrm>
                          <a:custGeom>
                            <a:avLst/>
                            <a:gdLst/>
                            <a:ahLst/>
                            <a:cxnLst/>
                            <a:rect l="l" t="t" r="r" b="b"/>
                            <a:pathLst>
                              <a:path w="6705600" h="1346200">
                                <a:moveTo>
                                  <a:pt x="12700" y="0"/>
                                </a:moveTo>
                                <a:lnTo>
                                  <a:pt x="0" y="0"/>
                                </a:lnTo>
                                <a:lnTo>
                                  <a:pt x="0" y="1346200"/>
                                </a:lnTo>
                                <a:lnTo>
                                  <a:pt x="12700" y="1346200"/>
                                </a:lnTo>
                                <a:lnTo>
                                  <a:pt x="12700" y="0"/>
                                </a:lnTo>
                                <a:close/>
                              </a:path>
                              <a:path w="6705600" h="1346200">
                                <a:moveTo>
                                  <a:pt x="6705600" y="0"/>
                                </a:moveTo>
                                <a:lnTo>
                                  <a:pt x="6692900" y="0"/>
                                </a:lnTo>
                                <a:lnTo>
                                  <a:pt x="6692900" y="1346200"/>
                                </a:lnTo>
                                <a:lnTo>
                                  <a:pt x="6705600" y="1346200"/>
                                </a:lnTo>
                                <a:lnTo>
                                  <a:pt x="6705600" y="0"/>
                                </a:lnTo>
                                <a:close/>
                              </a:path>
                            </a:pathLst>
                          </a:custGeom>
                          <a:solidFill>
                            <a:srgbClr val="CCCCCC"/>
                          </a:solidFill>
                        </wps:spPr>
                        <wps:bodyPr wrap="square" lIns="0" tIns="0" rIns="0" bIns="0" rtlCol="0">
                          <a:prstTxWarp prst="textNoShape">
                            <a:avLst/>
                          </a:prstTxWarp>
                          <a:noAutofit/>
                        </wps:bodyPr>
                      </wps:wsp>
                      <wps:wsp>
                        <wps:cNvPr id="104" name="Graphic 104"/>
                        <wps:cNvSpPr/>
                        <wps:spPr>
                          <a:xfrm>
                            <a:off x="6350" y="13525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05" name="Graphic 105"/>
                        <wps:cNvSpPr/>
                        <wps:spPr>
                          <a:xfrm>
                            <a:off x="6350" y="1358900"/>
                            <a:ext cx="6692900" cy="7670800"/>
                          </a:xfrm>
                          <a:custGeom>
                            <a:avLst/>
                            <a:gdLst/>
                            <a:ahLst/>
                            <a:cxnLst/>
                            <a:rect l="l" t="t" r="r" b="b"/>
                            <a:pathLst>
                              <a:path w="6692900" h="7670800">
                                <a:moveTo>
                                  <a:pt x="0" y="0"/>
                                </a:moveTo>
                                <a:lnTo>
                                  <a:pt x="0" y="7670800"/>
                                </a:lnTo>
                              </a:path>
                              <a:path w="6692900" h="7670800">
                                <a:moveTo>
                                  <a:pt x="6692900" y="0"/>
                                </a:moveTo>
                                <a:lnTo>
                                  <a:pt x="6692900" y="7670800"/>
                                </a:lnTo>
                              </a:path>
                            </a:pathLst>
                          </a:custGeom>
                          <a:ln w="12700">
                            <a:solidFill>
                              <a:srgbClr val="CCCCCC"/>
                            </a:solidFill>
                            <a:prstDash val="solid"/>
                          </a:ln>
                        </wps:spPr>
                        <wps:bodyPr wrap="square" lIns="0" tIns="0" rIns="0" bIns="0" rtlCol="0">
                          <a:prstTxWarp prst="textNoShape">
                            <a:avLst/>
                          </a:prstTxWarp>
                          <a:noAutofit/>
                        </wps:bodyPr>
                      </wps:wsp>
                      <wps:wsp>
                        <wps:cNvPr id="106" name="Graphic 106"/>
                        <wps:cNvSpPr/>
                        <wps:spPr>
                          <a:xfrm>
                            <a:off x="165100" y="9023350"/>
                            <a:ext cx="5778500" cy="12700"/>
                          </a:xfrm>
                          <a:custGeom>
                            <a:avLst/>
                            <a:gdLst/>
                            <a:ahLst/>
                            <a:cxnLst/>
                            <a:rect l="l" t="t" r="r" b="b"/>
                            <a:pathLst>
                              <a:path w="577850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778500" h="12700">
                                <a:moveTo>
                                  <a:pt x="5778500" y="6350"/>
                                </a:moveTo>
                                <a:lnTo>
                                  <a:pt x="5776633" y="1866"/>
                                </a:lnTo>
                                <a:lnTo>
                                  <a:pt x="5772150" y="0"/>
                                </a:lnTo>
                                <a:lnTo>
                                  <a:pt x="5767654" y="1866"/>
                                </a:lnTo>
                                <a:lnTo>
                                  <a:pt x="5765800" y="6350"/>
                                </a:lnTo>
                                <a:lnTo>
                                  <a:pt x="5767654" y="10845"/>
                                </a:lnTo>
                                <a:lnTo>
                                  <a:pt x="5772150" y="12700"/>
                                </a:lnTo>
                                <a:lnTo>
                                  <a:pt x="5776633" y="10845"/>
                                </a:lnTo>
                                <a:lnTo>
                                  <a:pt x="5778500" y="635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4F4D26A8" id="Group 101" o:spid="_x0000_s1026" style="position:absolute;margin-left:41.5pt;margin-top:36pt;width:528pt;height:711.5pt;z-index:-16687104;mso-wrap-distance-left:0;mso-wrap-distance-right:0;mso-position-horizontal-relative:page;mso-position-vertical-relative:page" coordsize="67056,9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">
                <v:shape id="Graphic 102" o:spid="_x0000_s1027" style="position:absolute;left:63;top:13398;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" path="m,12700r6692900,l6692900,,,,,12700xe" fillcolor="#ccc" stroked="f">
                  <v:path arrowok="t"/>
                </v:shape>
                <v:shape id="Graphic 103" o:spid="_x0000_s1028" style="position:absolute;width:67056;height:13462;visibility:visible;mso-wrap-style:square;v-text-anchor:top" coordsize="6705600,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" path="m12700,l,,,1346200r12700,l12700,xem6705600,r-12700,l6692900,1346200r12700,l6705600,xe" fillcolor="#ccc" stroked="f">
                  <v:path arrowok="t"/>
                </v:shape>
                <v:shape id="Graphic 104" o:spid="_x0000_s1029" style="position:absolute;left:63;top:13525;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" path="m,12700r6692900,l6692900,,,,,12700xe" fillcolor="#ccc" stroked="f">
                  <v:path arrowok="t"/>
                </v:shape>
                <v:shape id="Graphic 105" o:spid="_x0000_s1030" style="position:absolute;left:63;top:13589;width:66929;height:76708;visibility:visible;mso-wrap-style:square;v-text-anchor:top" coordsize="6692900,767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" path="m,l,7670800em6692900,r,7670800e" filled="f" strokecolor="#ccc" strokeweight="1pt">
                  <v:path arrowok="t"/>
                </v:shape>
                <v:shape id="Graphic 106" o:spid="_x0000_s1031" style="position:absolute;left:1651;top:90233;width:57785;height:127;visibility:visible;mso-wrap-style:square;v-text-anchor:top" coordsize="57785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" path="m12700,6350l10833,1866,6350,,1854,1866,,6350r1854,4495l6350,12700r4483,-1855l12700,6350xem5778500,6350r-1867,-4484l5772150,r-4496,1866l5765800,6350r1854,4495l5772150,12700r4483,-1855l5778500,6350xe" fillcolor="#ccc" stroked="f">
                  <v:path arrowok="t"/>
                </v:shape>
                <w10:wrap anchorx="page" anchory="page"/>
              </v:group>
            </w:pict>
          </mc:Fallback>
        </mc:AlternateContent>
      </w:r>
    </w:p>
    <w:p w14:paraId="61E4F6A7" w14:textId="77777777" w:rsidR="00814875" w:rsidRDefault="00EA5180">
      <w:pPr>
        <w:pStyle w:val="ListParagraph"/>
        <w:numPr>
          <w:ilvl w:val="2"/>
          <w:numId w:val="4"/>
        </w:numPr>
        <w:tabs>
          <w:tab w:val="left" w:pos="974"/>
          <w:tab w:val="left" w:pos="10079"/>
        </w:tabs>
        <w:ind w:left="974" w:hanging="594"/>
        <w:rPr>
          <w:sz w:val="20"/>
        </w:rPr>
      </w:pPr>
      <w:r>
        <w:rPr>
          <w:color w:val="333333"/>
          <w:sz w:val="20"/>
          <w:shd w:val="clear" w:color="auto" w:fill="DFEBF4"/>
        </w:rPr>
        <w:t>Justify</w:t>
      </w:r>
      <w:r>
        <w:rPr>
          <w:color w:val="333333"/>
          <w:spacing w:val="-2"/>
          <w:sz w:val="20"/>
          <w:shd w:val="clear" w:color="auto" w:fill="DFEBF4"/>
        </w:rPr>
        <w:t xml:space="preserve"> </w:t>
      </w:r>
      <w:r>
        <w:rPr>
          <w:color w:val="333333"/>
          <w:sz w:val="20"/>
          <w:shd w:val="clear" w:color="auto" w:fill="DFEBF4"/>
        </w:rPr>
        <w:t>any</w:t>
      </w:r>
      <w:r>
        <w:rPr>
          <w:color w:val="333333"/>
          <w:spacing w:val="-1"/>
          <w:sz w:val="20"/>
          <w:shd w:val="clear" w:color="auto" w:fill="DFEBF4"/>
        </w:rPr>
        <w:t xml:space="preserve"> </w:t>
      </w:r>
      <w:r>
        <w:rPr>
          <w:color w:val="333333"/>
          <w:sz w:val="20"/>
          <w:shd w:val="clear" w:color="auto" w:fill="DFEBF4"/>
        </w:rPr>
        <w:t>exclusion</w:t>
      </w:r>
      <w:r>
        <w:rPr>
          <w:color w:val="333333"/>
          <w:spacing w:val="-2"/>
          <w:sz w:val="20"/>
          <w:shd w:val="clear" w:color="auto" w:fill="DFEBF4"/>
        </w:rPr>
        <w:t xml:space="preserve"> </w:t>
      </w:r>
      <w:r>
        <w:rPr>
          <w:color w:val="333333"/>
          <w:sz w:val="20"/>
          <w:shd w:val="clear" w:color="auto" w:fill="DFEBF4"/>
        </w:rPr>
        <w:t>based</w:t>
      </w:r>
      <w:r>
        <w:rPr>
          <w:color w:val="333333"/>
          <w:spacing w:val="-1"/>
          <w:sz w:val="20"/>
          <w:shd w:val="clear" w:color="auto" w:fill="DFEBF4"/>
        </w:rPr>
        <w:t xml:space="preserve"> </w:t>
      </w:r>
      <w:r>
        <w:rPr>
          <w:color w:val="333333"/>
          <w:sz w:val="20"/>
          <w:shd w:val="clear" w:color="auto" w:fill="DFEBF4"/>
        </w:rPr>
        <w:t>on</w:t>
      </w:r>
      <w:r>
        <w:rPr>
          <w:color w:val="333333"/>
          <w:spacing w:val="-2"/>
          <w:sz w:val="20"/>
          <w:shd w:val="clear" w:color="auto" w:fill="DFEBF4"/>
        </w:rPr>
        <w:t xml:space="preserve"> </w:t>
      </w:r>
      <w:r>
        <w:rPr>
          <w:color w:val="333333"/>
          <w:sz w:val="20"/>
          <w:shd w:val="clear" w:color="auto" w:fill="DFEBF4"/>
        </w:rPr>
        <w:t>race,</w:t>
      </w:r>
      <w:r>
        <w:rPr>
          <w:color w:val="333333"/>
          <w:spacing w:val="-1"/>
          <w:sz w:val="20"/>
          <w:shd w:val="clear" w:color="auto" w:fill="DFEBF4"/>
        </w:rPr>
        <w:t xml:space="preserve"> </w:t>
      </w:r>
      <w:r>
        <w:rPr>
          <w:color w:val="333333"/>
          <w:sz w:val="20"/>
          <w:shd w:val="clear" w:color="auto" w:fill="DFEBF4"/>
        </w:rPr>
        <w:t>gender</w:t>
      </w:r>
      <w:r>
        <w:rPr>
          <w:color w:val="333333"/>
          <w:spacing w:val="-2"/>
          <w:sz w:val="20"/>
          <w:shd w:val="clear" w:color="auto" w:fill="DFEBF4"/>
        </w:rPr>
        <w:t xml:space="preserve"> </w:t>
      </w:r>
      <w:r>
        <w:rPr>
          <w:color w:val="333333"/>
          <w:sz w:val="20"/>
          <w:shd w:val="clear" w:color="auto" w:fill="DFEBF4"/>
        </w:rPr>
        <w:t>or</w:t>
      </w:r>
      <w:r>
        <w:rPr>
          <w:color w:val="333333"/>
          <w:spacing w:val="-1"/>
          <w:sz w:val="20"/>
          <w:shd w:val="clear" w:color="auto" w:fill="DFEBF4"/>
        </w:rPr>
        <w:t xml:space="preserve"> </w:t>
      </w:r>
      <w:r>
        <w:rPr>
          <w:color w:val="333333"/>
          <w:spacing w:val="-2"/>
          <w:sz w:val="20"/>
          <w:shd w:val="clear" w:color="auto" w:fill="DFEBF4"/>
        </w:rPr>
        <w:t>ethnicity</w:t>
      </w:r>
      <w:r>
        <w:rPr>
          <w:color w:val="333333"/>
          <w:sz w:val="20"/>
          <w:shd w:val="clear" w:color="auto" w:fill="DFEBF4"/>
        </w:rPr>
        <w:tab/>
      </w:r>
    </w:p>
    <w:p w14:paraId="27D74FD1" w14:textId="77777777" w:rsidR="00814875" w:rsidRDefault="00814875">
      <w:pPr>
        <w:pStyle w:val="BodyText"/>
        <w:spacing w:before="3"/>
      </w:pPr>
    </w:p>
    <w:p w14:paraId="0A1DD507" w14:textId="77777777" w:rsidR="00814875" w:rsidRDefault="00EA5180">
      <w:pPr>
        <w:spacing w:before="1"/>
        <w:ind w:left="680"/>
        <w:rPr>
          <w:rFonts w:ascii="Times New Roman"/>
          <w:sz w:val="24"/>
        </w:rPr>
      </w:pPr>
      <w:r>
        <w:rPr>
          <w:rFonts w:ascii="Times New Roman"/>
          <w:color w:val="333333"/>
          <w:sz w:val="24"/>
        </w:rPr>
        <w:t xml:space="preserve">No exclusions based on race, gender, or </w:t>
      </w:r>
      <w:r>
        <w:rPr>
          <w:rFonts w:ascii="Times New Roman"/>
          <w:color w:val="333333"/>
          <w:spacing w:val="-2"/>
          <w:sz w:val="24"/>
        </w:rPr>
        <w:t>ethnicity.</w:t>
      </w:r>
    </w:p>
    <w:p w14:paraId="358227B0" w14:textId="77777777" w:rsidR="00814875" w:rsidRDefault="00814875">
      <w:pPr>
        <w:pStyle w:val="BodyText"/>
        <w:spacing w:before="190"/>
        <w:rPr>
          <w:rFonts w:ascii="Times New Roman"/>
        </w:rPr>
      </w:pPr>
    </w:p>
    <w:p w14:paraId="5D3962FA" w14:textId="77777777" w:rsidR="00814875" w:rsidRDefault="00EA5180">
      <w:pPr>
        <w:pStyle w:val="ListParagraph"/>
        <w:numPr>
          <w:ilvl w:val="2"/>
          <w:numId w:val="4"/>
        </w:numPr>
        <w:tabs>
          <w:tab w:val="left" w:pos="974"/>
          <w:tab w:val="left" w:pos="10079"/>
        </w:tabs>
        <w:ind w:left="974" w:hanging="594"/>
        <w:rPr>
          <w:sz w:val="20"/>
        </w:rPr>
      </w:pPr>
      <w:r>
        <w:rPr>
          <w:color w:val="333333"/>
          <w:sz w:val="20"/>
          <w:shd w:val="clear" w:color="auto" w:fill="DFEBF4"/>
        </w:rPr>
        <w:t>Will</w:t>
      </w:r>
      <w:r>
        <w:rPr>
          <w:color w:val="333333"/>
          <w:spacing w:val="-3"/>
          <w:sz w:val="20"/>
          <w:shd w:val="clear" w:color="auto" w:fill="DFEBF4"/>
        </w:rPr>
        <w:t xml:space="preserve"> </w:t>
      </w:r>
      <w:r>
        <w:rPr>
          <w:color w:val="333333"/>
          <w:sz w:val="20"/>
          <w:shd w:val="clear" w:color="auto" w:fill="DFEBF4"/>
        </w:rPr>
        <w:t>pregnant</w:t>
      </w:r>
      <w:r>
        <w:rPr>
          <w:color w:val="333333"/>
          <w:spacing w:val="-3"/>
          <w:sz w:val="20"/>
          <w:shd w:val="clear" w:color="auto" w:fill="DFEBF4"/>
        </w:rPr>
        <w:t xml:space="preserve"> </w:t>
      </w:r>
      <w:r>
        <w:rPr>
          <w:color w:val="333333"/>
          <w:sz w:val="20"/>
          <w:shd w:val="clear" w:color="auto" w:fill="DFEBF4"/>
        </w:rPr>
        <w:t>women</w:t>
      </w:r>
      <w:r>
        <w:rPr>
          <w:color w:val="333333"/>
          <w:spacing w:val="-2"/>
          <w:sz w:val="20"/>
          <w:shd w:val="clear" w:color="auto" w:fill="DFEBF4"/>
        </w:rPr>
        <w:t xml:space="preserve"> </w:t>
      </w:r>
      <w:r>
        <w:rPr>
          <w:color w:val="333333"/>
          <w:sz w:val="20"/>
          <w:shd w:val="clear" w:color="auto" w:fill="DFEBF4"/>
        </w:rPr>
        <w:t>or</w:t>
      </w:r>
      <w:r>
        <w:rPr>
          <w:color w:val="333333"/>
          <w:spacing w:val="-3"/>
          <w:sz w:val="20"/>
          <w:shd w:val="clear" w:color="auto" w:fill="DFEBF4"/>
        </w:rPr>
        <w:t xml:space="preserve"> </w:t>
      </w:r>
      <w:r>
        <w:rPr>
          <w:color w:val="333333"/>
          <w:sz w:val="20"/>
          <w:shd w:val="clear" w:color="auto" w:fill="DFEBF4"/>
        </w:rPr>
        <w:t>women</w:t>
      </w:r>
      <w:r>
        <w:rPr>
          <w:color w:val="333333"/>
          <w:spacing w:val="-2"/>
          <w:sz w:val="20"/>
          <w:shd w:val="clear" w:color="auto" w:fill="DFEBF4"/>
        </w:rPr>
        <w:t xml:space="preserve"> </w:t>
      </w:r>
      <w:r>
        <w:rPr>
          <w:color w:val="333333"/>
          <w:sz w:val="20"/>
          <w:shd w:val="clear" w:color="auto" w:fill="DFEBF4"/>
        </w:rPr>
        <w:t>who</w:t>
      </w:r>
      <w:r>
        <w:rPr>
          <w:color w:val="333333"/>
          <w:spacing w:val="-3"/>
          <w:sz w:val="20"/>
          <w:shd w:val="clear" w:color="auto" w:fill="DFEBF4"/>
        </w:rPr>
        <w:t xml:space="preserve"> </w:t>
      </w:r>
      <w:r>
        <w:rPr>
          <w:color w:val="333333"/>
          <w:sz w:val="20"/>
          <w:shd w:val="clear" w:color="auto" w:fill="DFEBF4"/>
        </w:rPr>
        <w:t>become</w:t>
      </w:r>
      <w:r>
        <w:rPr>
          <w:color w:val="333333"/>
          <w:spacing w:val="-2"/>
          <w:sz w:val="20"/>
          <w:shd w:val="clear" w:color="auto" w:fill="DFEBF4"/>
        </w:rPr>
        <w:t xml:space="preserve"> </w:t>
      </w:r>
      <w:r>
        <w:rPr>
          <w:color w:val="333333"/>
          <w:sz w:val="20"/>
          <w:shd w:val="clear" w:color="auto" w:fill="DFEBF4"/>
        </w:rPr>
        <w:t>pregnant</w:t>
      </w:r>
      <w:r>
        <w:rPr>
          <w:color w:val="333333"/>
          <w:spacing w:val="-3"/>
          <w:sz w:val="20"/>
          <w:shd w:val="clear" w:color="auto" w:fill="DFEBF4"/>
        </w:rPr>
        <w:t xml:space="preserve"> </w:t>
      </w:r>
      <w:r>
        <w:rPr>
          <w:color w:val="333333"/>
          <w:sz w:val="20"/>
          <w:shd w:val="clear" w:color="auto" w:fill="DFEBF4"/>
        </w:rPr>
        <w:t>be</w:t>
      </w:r>
      <w:r>
        <w:rPr>
          <w:color w:val="333333"/>
          <w:spacing w:val="-2"/>
          <w:sz w:val="20"/>
          <w:shd w:val="clear" w:color="auto" w:fill="DFEBF4"/>
        </w:rPr>
        <w:t xml:space="preserve"> excluded?</w:t>
      </w:r>
      <w:r>
        <w:rPr>
          <w:color w:val="333333"/>
          <w:sz w:val="20"/>
          <w:shd w:val="clear" w:color="auto" w:fill="DFEBF4"/>
        </w:rPr>
        <w:tab/>
      </w:r>
    </w:p>
    <w:p w14:paraId="7D96FB11" w14:textId="77777777" w:rsidR="00814875" w:rsidRDefault="00EA5180">
      <w:pPr>
        <w:spacing w:before="54"/>
        <w:ind w:left="680"/>
        <w:rPr>
          <w:rFonts w:ascii="Times New Roman"/>
          <w:sz w:val="24"/>
        </w:rPr>
      </w:pPr>
      <w:r>
        <w:rPr>
          <w:rFonts w:ascii="Times New Roman"/>
          <w:color w:val="333333"/>
          <w:spacing w:val="-5"/>
          <w:sz w:val="24"/>
        </w:rPr>
        <w:t>No</w:t>
      </w:r>
    </w:p>
    <w:p w14:paraId="242AAABF" w14:textId="77777777" w:rsidR="00814875" w:rsidRDefault="00814875">
      <w:pPr>
        <w:pStyle w:val="BodyText"/>
        <w:spacing w:before="45"/>
        <w:rPr>
          <w:rFonts w:ascii="Times New Roman"/>
          <w:sz w:val="26"/>
        </w:rPr>
      </w:pPr>
    </w:p>
    <w:p w14:paraId="13E526B3" w14:textId="77777777" w:rsidR="00814875" w:rsidRDefault="00EA5180">
      <w:pPr>
        <w:pStyle w:val="Heading2"/>
        <w:numPr>
          <w:ilvl w:val="1"/>
          <w:numId w:val="4"/>
        </w:numPr>
        <w:tabs>
          <w:tab w:val="left" w:pos="897"/>
        </w:tabs>
        <w:ind w:left="897" w:hanging="545"/>
      </w:pPr>
      <w:r>
        <w:rPr>
          <w:color w:val="333333"/>
        </w:rPr>
        <w:t>Study</w:t>
      </w:r>
      <w:r>
        <w:rPr>
          <w:color w:val="333333"/>
          <w:spacing w:val="-3"/>
        </w:rPr>
        <w:t xml:space="preserve"> </w:t>
      </w:r>
      <w:r>
        <w:rPr>
          <w:color w:val="333333"/>
        </w:rPr>
        <w:t>design,</w:t>
      </w:r>
      <w:r>
        <w:rPr>
          <w:color w:val="333333"/>
          <w:spacing w:val="-2"/>
        </w:rPr>
        <w:t xml:space="preserve"> </w:t>
      </w:r>
      <w:r>
        <w:rPr>
          <w:color w:val="333333"/>
        </w:rPr>
        <w:t>methods</w:t>
      </w:r>
      <w:r>
        <w:rPr>
          <w:color w:val="333333"/>
          <w:spacing w:val="-3"/>
        </w:rPr>
        <w:t xml:space="preserve"> </w:t>
      </w:r>
      <w:r>
        <w:rPr>
          <w:color w:val="333333"/>
        </w:rPr>
        <w:t>and</w:t>
      </w:r>
      <w:r>
        <w:rPr>
          <w:color w:val="333333"/>
          <w:spacing w:val="-2"/>
        </w:rPr>
        <w:t xml:space="preserve"> procedures</w:t>
      </w:r>
    </w:p>
    <w:p w14:paraId="590A552D" w14:textId="77777777" w:rsidR="00814875" w:rsidRDefault="00EA5180">
      <w:pPr>
        <w:spacing w:before="85" w:line="230" w:lineRule="auto"/>
        <w:ind w:left="380"/>
        <w:rPr>
          <w:i/>
          <w:sz w:val="20"/>
        </w:rPr>
      </w:pPr>
      <w:r>
        <w:rPr>
          <w:i/>
          <w:color w:val="333333"/>
          <w:sz w:val="20"/>
        </w:rPr>
        <w:t>Your</w:t>
      </w:r>
      <w:r>
        <w:rPr>
          <w:i/>
          <w:color w:val="333333"/>
          <w:spacing w:val="-3"/>
          <w:sz w:val="20"/>
        </w:rPr>
        <w:t xml:space="preserve"> </w:t>
      </w:r>
      <w:r>
        <w:rPr>
          <w:i/>
          <w:color w:val="333333"/>
          <w:sz w:val="20"/>
        </w:rPr>
        <w:t>response</w:t>
      </w:r>
      <w:r>
        <w:rPr>
          <w:i/>
          <w:color w:val="333333"/>
          <w:spacing w:val="-3"/>
          <w:sz w:val="20"/>
        </w:rPr>
        <w:t xml:space="preserve"> </w:t>
      </w:r>
      <w:r>
        <w:rPr>
          <w:i/>
          <w:color w:val="333333"/>
          <w:sz w:val="20"/>
        </w:rPr>
        <w:t>to</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next</w:t>
      </w:r>
      <w:r>
        <w:rPr>
          <w:i/>
          <w:color w:val="333333"/>
          <w:spacing w:val="-3"/>
          <w:sz w:val="20"/>
        </w:rPr>
        <w:t xml:space="preserve"> </w:t>
      </w:r>
      <w:r>
        <w:rPr>
          <w:i/>
          <w:color w:val="333333"/>
          <w:sz w:val="20"/>
        </w:rPr>
        <w:t>question</w:t>
      </w:r>
      <w:r>
        <w:rPr>
          <w:i/>
          <w:color w:val="333333"/>
          <w:spacing w:val="-3"/>
          <w:sz w:val="20"/>
        </w:rPr>
        <w:t xml:space="preserve"> </w:t>
      </w:r>
      <w:r>
        <w:rPr>
          <w:i/>
          <w:color w:val="333333"/>
          <w:sz w:val="20"/>
        </w:rPr>
        <w:t>will</w:t>
      </w:r>
      <w:r>
        <w:rPr>
          <w:i/>
          <w:color w:val="333333"/>
          <w:spacing w:val="-3"/>
          <w:sz w:val="20"/>
        </w:rPr>
        <w:t xml:space="preserve"> </w:t>
      </w:r>
      <w:r>
        <w:rPr>
          <w:i/>
          <w:color w:val="333333"/>
          <w:sz w:val="20"/>
        </w:rPr>
        <w:t>help</w:t>
      </w:r>
      <w:r>
        <w:rPr>
          <w:i/>
          <w:color w:val="333333"/>
          <w:spacing w:val="-3"/>
          <w:sz w:val="20"/>
        </w:rPr>
        <w:t xml:space="preserve"> </w:t>
      </w:r>
      <w:r>
        <w:rPr>
          <w:i/>
          <w:color w:val="333333"/>
          <w:sz w:val="20"/>
        </w:rPr>
        <w:t>determine</w:t>
      </w:r>
      <w:r>
        <w:rPr>
          <w:i/>
          <w:color w:val="333333"/>
          <w:spacing w:val="-3"/>
          <w:sz w:val="20"/>
        </w:rPr>
        <w:t xml:space="preserve"> </w:t>
      </w:r>
      <w:r>
        <w:rPr>
          <w:i/>
          <w:color w:val="333333"/>
          <w:sz w:val="20"/>
        </w:rPr>
        <w:t>what</w:t>
      </w:r>
      <w:r>
        <w:rPr>
          <w:i/>
          <w:color w:val="333333"/>
          <w:spacing w:val="-3"/>
          <w:sz w:val="20"/>
        </w:rPr>
        <w:t xml:space="preserve"> </w:t>
      </w:r>
      <w:r>
        <w:rPr>
          <w:i/>
          <w:color w:val="333333"/>
          <w:sz w:val="20"/>
        </w:rPr>
        <w:t>further</w:t>
      </w:r>
      <w:r>
        <w:rPr>
          <w:i/>
          <w:color w:val="333333"/>
          <w:spacing w:val="-3"/>
          <w:sz w:val="20"/>
        </w:rPr>
        <w:t xml:space="preserve"> </w:t>
      </w:r>
      <w:r>
        <w:rPr>
          <w:i/>
          <w:color w:val="333333"/>
          <w:sz w:val="20"/>
        </w:rPr>
        <w:t>questions</w:t>
      </w:r>
      <w:r>
        <w:rPr>
          <w:i/>
          <w:color w:val="333333"/>
          <w:spacing w:val="-3"/>
          <w:sz w:val="20"/>
        </w:rPr>
        <w:t xml:space="preserve"> </w:t>
      </w:r>
      <w:r>
        <w:rPr>
          <w:i/>
          <w:color w:val="333333"/>
          <w:sz w:val="20"/>
        </w:rPr>
        <w:t>you</w:t>
      </w:r>
      <w:r>
        <w:rPr>
          <w:i/>
          <w:color w:val="333333"/>
          <w:spacing w:val="-3"/>
          <w:sz w:val="20"/>
        </w:rPr>
        <w:t xml:space="preserve"> </w:t>
      </w:r>
      <w:r>
        <w:rPr>
          <w:i/>
          <w:color w:val="333333"/>
          <w:sz w:val="20"/>
        </w:rPr>
        <w:t>will</w:t>
      </w:r>
      <w:r>
        <w:rPr>
          <w:i/>
          <w:color w:val="333333"/>
          <w:spacing w:val="-3"/>
          <w:sz w:val="20"/>
        </w:rPr>
        <w:t xml:space="preserve"> </w:t>
      </w:r>
      <w:r>
        <w:rPr>
          <w:i/>
          <w:color w:val="333333"/>
          <w:sz w:val="20"/>
        </w:rPr>
        <w:t>be</w:t>
      </w:r>
      <w:r>
        <w:rPr>
          <w:i/>
          <w:color w:val="333333"/>
          <w:spacing w:val="-3"/>
          <w:sz w:val="20"/>
        </w:rPr>
        <w:t xml:space="preserve"> </w:t>
      </w:r>
      <w:r>
        <w:rPr>
          <w:i/>
          <w:color w:val="333333"/>
          <w:sz w:val="20"/>
        </w:rPr>
        <w:t>asked</w:t>
      </w:r>
      <w:r>
        <w:rPr>
          <w:i/>
          <w:color w:val="333333"/>
          <w:spacing w:val="-3"/>
          <w:sz w:val="20"/>
        </w:rPr>
        <w:t xml:space="preserve"> </w:t>
      </w:r>
      <w:r>
        <w:rPr>
          <w:i/>
          <w:color w:val="333333"/>
          <w:sz w:val="20"/>
        </w:rPr>
        <w:t>in</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 xml:space="preserve">following </w:t>
      </w:r>
      <w:r>
        <w:rPr>
          <w:i/>
          <w:color w:val="333333"/>
          <w:spacing w:val="-2"/>
          <w:sz w:val="20"/>
        </w:rPr>
        <w:t>sections.</w:t>
      </w:r>
    </w:p>
    <w:p w14:paraId="7C72895E" w14:textId="77777777" w:rsidR="00814875" w:rsidRDefault="00EA5180">
      <w:pPr>
        <w:pStyle w:val="ListParagraph"/>
        <w:numPr>
          <w:ilvl w:val="2"/>
          <w:numId w:val="4"/>
        </w:numPr>
        <w:tabs>
          <w:tab w:val="left" w:pos="896"/>
        </w:tabs>
        <w:spacing w:before="151"/>
        <w:ind w:left="896" w:hanging="516"/>
        <w:rPr>
          <w:sz w:val="20"/>
        </w:rPr>
      </w:pPr>
      <w:r>
        <w:rPr>
          <w:noProof/>
          <w:sz w:val="20"/>
        </w:rPr>
        <mc:AlternateContent>
          <mc:Choice Requires="wps">
            <w:drawing>
              <wp:anchor distT="0" distB="0" distL="0" distR="0" simplePos="0" relativeHeight="15747584" behindDoc="0" locked="0" layoutInCell="1" allowOverlap="1" wp14:anchorId="5ADCAD3D" wp14:editId="5EEED4F9">
                <wp:simplePos x="0" y="0"/>
                <wp:positionH relativeFrom="page">
                  <wp:posOffset>1079500</wp:posOffset>
                </wp:positionH>
                <wp:positionV relativeFrom="paragraph">
                  <wp:posOffset>113347</wp:posOffset>
                </wp:positionV>
                <wp:extent cx="5778500" cy="4191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38758BC4" w14:textId="77777777" w:rsidR="00814875" w:rsidRDefault="00EA5180">
                            <w:pPr>
                              <w:spacing w:line="197" w:lineRule="exact"/>
                              <w:rPr>
                                <w:b/>
                                <w:color w:val="000000"/>
                                <w:sz w:val="20"/>
                              </w:rPr>
                            </w:pPr>
                            <w:r>
                              <w:rPr>
                                <w:color w:val="333333"/>
                                <w:sz w:val="20"/>
                              </w:rPr>
                              <w:t>Will</w:t>
                            </w:r>
                            <w:r>
                              <w:rPr>
                                <w:color w:val="333333"/>
                                <w:spacing w:val="-3"/>
                                <w:sz w:val="20"/>
                              </w:rPr>
                              <w:t xml:space="preserve"> </w:t>
                            </w:r>
                            <w:r>
                              <w:rPr>
                                <w:color w:val="333333"/>
                                <w:sz w:val="20"/>
                              </w:rPr>
                              <w:t>you</w:t>
                            </w:r>
                            <w:r>
                              <w:rPr>
                                <w:color w:val="333333"/>
                                <w:spacing w:val="-2"/>
                                <w:sz w:val="20"/>
                              </w:rPr>
                              <w:t xml:space="preserve"> </w:t>
                            </w:r>
                            <w:r>
                              <w:rPr>
                                <w:color w:val="333333"/>
                                <w:sz w:val="20"/>
                              </w:rPr>
                              <w:t>be</w:t>
                            </w:r>
                            <w:r>
                              <w:rPr>
                                <w:color w:val="333333"/>
                                <w:spacing w:val="-3"/>
                                <w:sz w:val="20"/>
                              </w:rPr>
                              <w:t xml:space="preserve"> </w:t>
                            </w:r>
                            <w:r>
                              <w:rPr>
                                <w:color w:val="333333"/>
                                <w:sz w:val="20"/>
                              </w:rPr>
                              <w:t>using</w:t>
                            </w:r>
                            <w:r>
                              <w:rPr>
                                <w:color w:val="333333"/>
                                <w:spacing w:val="-2"/>
                                <w:sz w:val="20"/>
                              </w:rPr>
                              <w:t xml:space="preserve"> </w:t>
                            </w:r>
                            <w:r>
                              <w:rPr>
                                <w:color w:val="333333"/>
                                <w:sz w:val="20"/>
                              </w:rPr>
                              <w:t>any</w:t>
                            </w:r>
                            <w:r>
                              <w:rPr>
                                <w:color w:val="333333"/>
                                <w:spacing w:val="12"/>
                                <w:sz w:val="20"/>
                              </w:rPr>
                              <w:t xml:space="preserve"> </w:t>
                            </w:r>
                            <w:r>
                              <w:rPr>
                                <w:b/>
                                <w:color w:val="333333"/>
                                <w:sz w:val="20"/>
                              </w:rPr>
                              <w:t>methods</w:t>
                            </w:r>
                            <w:r>
                              <w:rPr>
                                <w:b/>
                                <w:color w:val="333333"/>
                                <w:spacing w:val="-1"/>
                                <w:sz w:val="20"/>
                              </w:rPr>
                              <w:t xml:space="preserve"> </w:t>
                            </w:r>
                            <w:r>
                              <w:rPr>
                                <w:b/>
                                <w:color w:val="333333"/>
                                <w:sz w:val="20"/>
                              </w:rPr>
                              <w:t>or</w:t>
                            </w:r>
                            <w:r>
                              <w:rPr>
                                <w:b/>
                                <w:color w:val="333333"/>
                                <w:spacing w:val="-2"/>
                                <w:sz w:val="20"/>
                              </w:rPr>
                              <w:t xml:space="preserve"> </w:t>
                            </w:r>
                            <w:r>
                              <w:rPr>
                                <w:b/>
                                <w:color w:val="333333"/>
                                <w:sz w:val="20"/>
                              </w:rPr>
                              <w:t>procedures</w:t>
                            </w:r>
                            <w:r>
                              <w:rPr>
                                <w:b/>
                                <w:color w:val="333333"/>
                                <w:spacing w:val="-1"/>
                                <w:sz w:val="20"/>
                              </w:rPr>
                              <w:t xml:space="preserve"> </w:t>
                            </w:r>
                            <w:r>
                              <w:rPr>
                                <w:b/>
                                <w:color w:val="333333"/>
                                <w:sz w:val="20"/>
                              </w:rPr>
                              <w:t>commonly</w:t>
                            </w:r>
                            <w:r>
                              <w:rPr>
                                <w:b/>
                                <w:color w:val="333333"/>
                                <w:spacing w:val="-2"/>
                                <w:sz w:val="20"/>
                              </w:rPr>
                              <w:t xml:space="preserve"> </w:t>
                            </w:r>
                            <w:r>
                              <w:rPr>
                                <w:b/>
                                <w:color w:val="333333"/>
                                <w:sz w:val="20"/>
                              </w:rPr>
                              <w:t>used</w:t>
                            </w:r>
                            <w:r>
                              <w:rPr>
                                <w:b/>
                                <w:color w:val="333333"/>
                                <w:spacing w:val="-2"/>
                                <w:sz w:val="20"/>
                              </w:rPr>
                              <w:t xml:space="preserve"> </w:t>
                            </w:r>
                            <w:r>
                              <w:rPr>
                                <w:b/>
                                <w:color w:val="333333"/>
                                <w:sz w:val="20"/>
                              </w:rPr>
                              <w:t>in</w:t>
                            </w:r>
                            <w:r>
                              <w:rPr>
                                <w:b/>
                                <w:color w:val="333333"/>
                                <w:spacing w:val="-2"/>
                                <w:sz w:val="20"/>
                              </w:rPr>
                              <w:t xml:space="preserve"> </w:t>
                            </w:r>
                            <w:r>
                              <w:rPr>
                                <w:b/>
                                <w:color w:val="333333"/>
                                <w:sz w:val="20"/>
                              </w:rPr>
                              <w:t>biomedical</w:t>
                            </w:r>
                            <w:r>
                              <w:rPr>
                                <w:b/>
                                <w:color w:val="333333"/>
                                <w:spacing w:val="-3"/>
                                <w:sz w:val="20"/>
                              </w:rPr>
                              <w:t xml:space="preserve"> </w:t>
                            </w:r>
                            <w:r>
                              <w:rPr>
                                <w:b/>
                                <w:color w:val="333333"/>
                                <w:sz w:val="20"/>
                              </w:rPr>
                              <w:t>or</w:t>
                            </w:r>
                            <w:r>
                              <w:rPr>
                                <w:b/>
                                <w:color w:val="333333"/>
                                <w:spacing w:val="-1"/>
                                <w:sz w:val="20"/>
                              </w:rPr>
                              <w:t xml:space="preserve"> </w:t>
                            </w:r>
                            <w:r>
                              <w:rPr>
                                <w:b/>
                                <w:color w:val="333333"/>
                                <w:sz w:val="20"/>
                              </w:rPr>
                              <w:t>clinical</w:t>
                            </w:r>
                            <w:r>
                              <w:rPr>
                                <w:b/>
                                <w:color w:val="333333"/>
                                <w:spacing w:val="-2"/>
                                <w:sz w:val="20"/>
                              </w:rPr>
                              <w:t xml:space="preserve"> research</w:t>
                            </w:r>
                          </w:p>
                          <w:p w14:paraId="107FABFB" w14:textId="77777777" w:rsidR="00814875" w:rsidRDefault="00EA5180">
                            <w:pPr>
                              <w:pStyle w:val="BodyText"/>
                              <w:spacing w:before="2" w:line="230" w:lineRule="auto"/>
                              <w:rPr>
                                <w:color w:val="000000"/>
                              </w:rPr>
                            </w:pPr>
                            <w:r>
                              <w:rPr>
                                <w:color w:val="333333"/>
                              </w:rPr>
                              <w:t>(this</w:t>
                            </w:r>
                            <w:r>
                              <w:rPr>
                                <w:color w:val="333333"/>
                                <w:spacing w:val="-3"/>
                              </w:rPr>
                              <w:t xml:space="preserve"> </w:t>
                            </w:r>
                            <w:r>
                              <w:rPr>
                                <w:color w:val="333333"/>
                              </w:rPr>
                              <w:t>would</w:t>
                            </w:r>
                            <w:r>
                              <w:rPr>
                                <w:color w:val="333333"/>
                                <w:spacing w:val="-3"/>
                              </w:rPr>
                              <w:t xml:space="preserve"> </w:t>
                            </w:r>
                            <w:r>
                              <w:rPr>
                                <w:color w:val="333333"/>
                              </w:rPr>
                              <w:t>include</w:t>
                            </w:r>
                            <w:r>
                              <w:rPr>
                                <w:color w:val="333333"/>
                                <w:spacing w:val="-3"/>
                              </w:rPr>
                              <w:t xml:space="preserve"> </w:t>
                            </w:r>
                            <w:r>
                              <w:rPr>
                                <w:color w:val="333333"/>
                              </w:rPr>
                              <w:t>but</w:t>
                            </w:r>
                            <w:r>
                              <w:rPr>
                                <w:color w:val="333333"/>
                                <w:spacing w:val="-3"/>
                              </w:rPr>
                              <w:t xml:space="preserve"> </w:t>
                            </w:r>
                            <w:r>
                              <w:rPr>
                                <w:color w:val="333333"/>
                              </w:rPr>
                              <w:t>not</w:t>
                            </w:r>
                            <w:r>
                              <w:rPr>
                                <w:color w:val="333333"/>
                                <w:spacing w:val="-3"/>
                              </w:rPr>
                              <w:t xml:space="preserve"> </w:t>
                            </w:r>
                            <w:r>
                              <w:rPr>
                                <w:color w:val="333333"/>
                              </w:rPr>
                              <w:t>be</w:t>
                            </w:r>
                            <w:r>
                              <w:rPr>
                                <w:color w:val="333333"/>
                                <w:spacing w:val="-3"/>
                              </w:rPr>
                              <w:t xml:space="preserve"> </w:t>
                            </w:r>
                            <w:r>
                              <w:rPr>
                                <w:color w:val="333333"/>
                              </w:rPr>
                              <w:t>limited</w:t>
                            </w:r>
                            <w:r>
                              <w:rPr>
                                <w:color w:val="333333"/>
                                <w:spacing w:val="-3"/>
                              </w:rPr>
                              <w:t xml:space="preserve"> </w:t>
                            </w:r>
                            <w:r>
                              <w:rPr>
                                <w:color w:val="333333"/>
                              </w:rPr>
                              <w:t>to</w:t>
                            </w:r>
                            <w:r>
                              <w:rPr>
                                <w:color w:val="333333"/>
                                <w:spacing w:val="-3"/>
                              </w:rPr>
                              <w:t xml:space="preserve"> </w:t>
                            </w:r>
                            <w:r>
                              <w:rPr>
                                <w:color w:val="333333"/>
                              </w:rPr>
                              <w:t>drawing</w:t>
                            </w:r>
                            <w:r>
                              <w:rPr>
                                <w:color w:val="333333"/>
                                <w:spacing w:val="-3"/>
                              </w:rPr>
                              <w:t xml:space="preserve"> </w:t>
                            </w:r>
                            <w:r>
                              <w:rPr>
                                <w:color w:val="333333"/>
                              </w:rPr>
                              <w:t>blood,</w:t>
                            </w:r>
                            <w:r>
                              <w:rPr>
                                <w:color w:val="333333"/>
                                <w:spacing w:val="-3"/>
                              </w:rPr>
                              <w:t xml:space="preserve"> </w:t>
                            </w:r>
                            <w:r>
                              <w:rPr>
                                <w:color w:val="333333"/>
                              </w:rPr>
                              <w:t>performing</w:t>
                            </w:r>
                            <w:r>
                              <w:rPr>
                                <w:color w:val="333333"/>
                                <w:spacing w:val="-3"/>
                              </w:rPr>
                              <w:t xml:space="preserve"> </w:t>
                            </w:r>
                            <w:r>
                              <w:rPr>
                                <w:color w:val="333333"/>
                              </w:rPr>
                              <w:t>lab</w:t>
                            </w:r>
                            <w:r>
                              <w:rPr>
                                <w:color w:val="333333"/>
                                <w:spacing w:val="-3"/>
                              </w:rPr>
                              <w:t xml:space="preserve"> </w:t>
                            </w:r>
                            <w:r>
                              <w:rPr>
                                <w:color w:val="333333"/>
                              </w:rPr>
                              <w:t>tests</w:t>
                            </w:r>
                            <w:r>
                              <w:rPr>
                                <w:color w:val="333333"/>
                                <w:spacing w:val="-3"/>
                              </w:rPr>
                              <w:t xml:space="preserve"> </w:t>
                            </w:r>
                            <w:r>
                              <w:rPr>
                                <w:color w:val="333333"/>
                              </w:rPr>
                              <w:t>or</w:t>
                            </w:r>
                            <w:r>
                              <w:rPr>
                                <w:color w:val="333333"/>
                                <w:spacing w:val="-3"/>
                              </w:rPr>
                              <w:t xml:space="preserve"> </w:t>
                            </w:r>
                            <w:r>
                              <w:rPr>
                                <w:color w:val="333333"/>
                              </w:rPr>
                              <w:t>biological</w:t>
                            </w:r>
                            <w:r>
                              <w:rPr>
                                <w:color w:val="333333"/>
                                <w:spacing w:val="-3"/>
                              </w:rPr>
                              <w:t xml:space="preserve"> </w:t>
                            </w:r>
                            <w:r>
                              <w:rPr>
                                <w:color w:val="333333"/>
                              </w:rPr>
                              <w:t>monitoring, conducting physical exams, administering drugs, or conducting a clinical trial)?</w:t>
                            </w:r>
                          </w:p>
                        </w:txbxContent>
                      </wps:txbx>
                      <wps:bodyPr wrap="square" lIns="0" tIns="0" rIns="0" bIns="0" rtlCol="0">
                        <a:noAutofit/>
                      </wps:bodyPr>
                    </wps:wsp>
                  </a:graphicData>
                </a:graphic>
              </wp:anchor>
            </w:drawing>
          </mc:Choice>
          <mc:Fallback>
            <w:pict>
              <v:shape w14:anchorId="5ADCAD3D" id="Textbox 107" o:spid="_x0000_s1053" type="#_x0000_t202" style="position:absolute;left:0;text-align:left;margin-left:85pt;margin-top:8.9pt;width:455pt;height:33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" fillcolor="#dfebf4" stroked="f">
                <v:textbox inset="0,0,0,0">
                  <w:txbxContent>
                    <w:p w14:paraId="38758BC4" w14:textId="77777777" w:rsidR="00814875" w:rsidRDefault="00EA5180">
                      <w:pPr>
                        <w:spacing w:line="197" w:lineRule="exact"/>
                        <w:rPr>
                          <w:b/>
                          <w:color w:val="000000"/>
                          <w:sz w:val="20"/>
                        </w:rPr>
                      </w:pPr>
                      <w:r>
                        <w:rPr>
                          <w:color w:val="333333"/>
                          <w:sz w:val="20"/>
                        </w:rPr>
                        <w:t>Will</w:t>
                      </w:r>
                      <w:r>
                        <w:rPr>
                          <w:color w:val="333333"/>
                          <w:spacing w:val="-3"/>
                          <w:sz w:val="20"/>
                        </w:rPr>
                        <w:t xml:space="preserve"> </w:t>
                      </w:r>
                      <w:r>
                        <w:rPr>
                          <w:color w:val="333333"/>
                          <w:sz w:val="20"/>
                        </w:rPr>
                        <w:t>you</w:t>
                      </w:r>
                      <w:r>
                        <w:rPr>
                          <w:color w:val="333333"/>
                          <w:spacing w:val="-2"/>
                          <w:sz w:val="20"/>
                        </w:rPr>
                        <w:t xml:space="preserve"> </w:t>
                      </w:r>
                      <w:r>
                        <w:rPr>
                          <w:color w:val="333333"/>
                          <w:sz w:val="20"/>
                        </w:rPr>
                        <w:t>be</w:t>
                      </w:r>
                      <w:r>
                        <w:rPr>
                          <w:color w:val="333333"/>
                          <w:spacing w:val="-3"/>
                          <w:sz w:val="20"/>
                        </w:rPr>
                        <w:t xml:space="preserve"> </w:t>
                      </w:r>
                      <w:r>
                        <w:rPr>
                          <w:color w:val="333333"/>
                          <w:sz w:val="20"/>
                        </w:rPr>
                        <w:t>using</w:t>
                      </w:r>
                      <w:r>
                        <w:rPr>
                          <w:color w:val="333333"/>
                          <w:spacing w:val="-2"/>
                          <w:sz w:val="20"/>
                        </w:rPr>
                        <w:t xml:space="preserve"> </w:t>
                      </w:r>
                      <w:r>
                        <w:rPr>
                          <w:color w:val="333333"/>
                          <w:sz w:val="20"/>
                        </w:rPr>
                        <w:t>any</w:t>
                      </w:r>
                      <w:r>
                        <w:rPr>
                          <w:color w:val="333333"/>
                          <w:spacing w:val="12"/>
                          <w:sz w:val="20"/>
                        </w:rPr>
                        <w:t xml:space="preserve"> </w:t>
                      </w:r>
                      <w:r>
                        <w:rPr>
                          <w:b/>
                          <w:color w:val="333333"/>
                          <w:sz w:val="20"/>
                        </w:rPr>
                        <w:t>methods</w:t>
                      </w:r>
                      <w:r>
                        <w:rPr>
                          <w:b/>
                          <w:color w:val="333333"/>
                          <w:spacing w:val="-1"/>
                          <w:sz w:val="20"/>
                        </w:rPr>
                        <w:t xml:space="preserve"> </w:t>
                      </w:r>
                      <w:r>
                        <w:rPr>
                          <w:b/>
                          <w:color w:val="333333"/>
                          <w:sz w:val="20"/>
                        </w:rPr>
                        <w:t>or</w:t>
                      </w:r>
                      <w:r>
                        <w:rPr>
                          <w:b/>
                          <w:color w:val="333333"/>
                          <w:spacing w:val="-2"/>
                          <w:sz w:val="20"/>
                        </w:rPr>
                        <w:t xml:space="preserve"> </w:t>
                      </w:r>
                      <w:r>
                        <w:rPr>
                          <w:b/>
                          <w:color w:val="333333"/>
                          <w:sz w:val="20"/>
                        </w:rPr>
                        <w:t>procedures</w:t>
                      </w:r>
                      <w:r>
                        <w:rPr>
                          <w:b/>
                          <w:color w:val="333333"/>
                          <w:spacing w:val="-1"/>
                          <w:sz w:val="20"/>
                        </w:rPr>
                        <w:t xml:space="preserve"> </w:t>
                      </w:r>
                      <w:r>
                        <w:rPr>
                          <w:b/>
                          <w:color w:val="333333"/>
                          <w:sz w:val="20"/>
                        </w:rPr>
                        <w:t>commonly</w:t>
                      </w:r>
                      <w:r>
                        <w:rPr>
                          <w:b/>
                          <w:color w:val="333333"/>
                          <w:spacing w:val="-2"/>
                          <w:sz w:val="20"/>
                        </w:rPr>
                        <w:t xml:space="preserve"> </w:t>
                      </w:r>
                      <w:r>
                        <w:rPr>
                          <w:b/>
                          <w:color w:val="333333"/>
                          <w:sz w:val="20"/>
                        </w:rPr>
                        <w:t>used</w:t>
                      </w:r>
                      <w:r>
                        <w:rPr>
                          <w:b/>
                          <w:color w:val="333333"/>
                          <w:spacing w:val="-2"/>
                          <w:sz w:val="20"/>
                        </w:rPr>
                        <w:t xml:space="preserve"> </w:t>
                      </w:r>
                      <w:r>
                        <w:rPr>
                          <w:b/>
                          <w:color w:val="333333"/>
                          <w:sz w:val="20"/>
                        </w:rPr>
                        <w:t>in</w:t>
                      </w:r>
                      <w:r>
                        <w:rPr>
                          <w:b/>
                          <w:color w:val="333333"/>
                          <w:spacing w:val="-2"/>
                          <w:sz w:val="20"/>
                        </w:rPr>
                        <w:t xml:space="preserve"> </w:t>
                      </w:r>
                      <w:r>
                        <w:rPr>
                          <w:b/>
                          <w:color w:val="333333"/>
                          <w:sz w:val="20"/>
                        </w:rPr>
                        <w:t>biomedical</w:t>
                      </w:r>
                      <w:r>
                        <w:rPr>
                          <w:b/>
                          <w:color w:val="333333"/>
                          <w:spacing w:val="-3"/>
                          <w:sz w:val="20"/>
                        </w:rPr>
                        <w:t xml:space="preserve"> </w:t>
                      </w:r>
                      <w:r>
                        <w:rPr>
                          <w:b/>
                          <w:color w:val="333333"/>
                          <w:sz w:val="20"/>
                        </w:rPr>
                        <w:t>or</w:t>
                      </w:r>
                      <w:r>
                        <w:rPr>
                          <w:b/>
                          <w:color w:val="333333"/>
                          <w:spacing w:val="-1"/>
                          <w:sz w:val="20"/>
                        </w:rPr>
                        <w:t xml:space="preserve"> </w:t>
                      </w:r>
                      <w:r>
                        <w:rPr>
                          <w:b/>
                          <w:color w:val="333333"/>
                          <w:sz w:val="20"/>
                        </w:rPr>
                        <w:t>clinical</w:t>
                      </w:r>
                      <w:r>
                        <w:rPr>
                          <w:b/>
                          <w:color w:val="333333"/>
                          <w:spacing w:val="-2"/>
                          <w:sz w:val="20"/>
                        </w:rPr>
                        <w:t xml:space="preserve"> research</w:t>
                      </w:r>
                    </w:p>
                    <w:p w14:paraId="107FABFB" w14:textId="77777777" w:rsidR="00814875" w:rsidRDefault="00EA5180">
                      <w:pPr>
                        <w:pStyle w:val="BodyText"/>
                        <w:spacing w:before="2" w:line="230" w:lineRule="auto"/>
                        <w:rPr>
                          <w:color w:val="000000"/>
                        </w:rPr>
                      </w:pPr>
                      <w:r>
                        <w:rPr>
                          <w:color w:val="333333"/>
                        </w:rPr>
                        <w:t>(this</w:t>
                      </w:r>
                      <w:r>
                        <w:rPr>
                          <w:color w:val="333333"/>
                          <w:spacing w:val="-3"/>
                        </w:rPr>
                        <w:t xml:space="preserve"> </w:t>
                      </w:r>
                      <w:r>
                        <w:rPr>
                          <w:color w:val="333333"/>
                        </w:rPr>
                        <w:t>would</w:t>
                      </w:r>
                      <w:r>
                        <w:rPr>
                          <w:color w:val="333333"/>
                          <w:spacing w:val="-3"/>
                        </w:rPr>
                        <w:t xml:space="preserve"> </w:t>
                      </w:r>
                      <w:r>
                        <w:rPr>
                          <w:color w:val="333333"/>
                        </w:rPr>
                        <w:t>include</w:t>
                      </w:r>
                      <w:r>
                        <w:rPr>
                          <w:color w:val="333333"/>
                          <w:spacing w:val="-3"/>
                        </w:rPr>
                        <w:t xml:space="preserve"> </w:t>
                      </w:r>
                      <w:r>
                        <w:rPr>
                          <w:color w:val="333333"/>
                        </w:rPr>
                        <w:t>but</w:t>
                      </w:r>
                      <w:r>
                        <w:rPr>
                          <w:color w:val="333333"/>
                          <w:spacing w:val="-3"/>
                        </w:rPr>
                        <w:t xml:space="preserve"> </w:t>
                      </w:r>
                      <w:r>
                        <w:rPr>
                          <w:color w:val="333333"/>
                        </w:rPr>
                        <w:t>not</w:t>
                      </w:r>
                      <w:r>
                        <w:rPr>
                          <w:color w:val="333333"/>
                          <w:spacing w:val="-3"/>
                        </w:rPr>
                        <w:t xml:space="preserve"> </w:t>
                      </w:r>
                      <w:r>
                        <w:rPr>
                          <w:color w:val="333333"/>
                        </w:rPr>
                        <w:t>be</w:t>
                      </w:r>
                      <w:r>
                        <w:rPr>
                          <w:color w:val="333333"/>
                          <w:spacing w:val="-3"/>
                        </w:rPr>
                        <w:t xml:space="preserve"> </w:t>
                      </w:r>
                      <w:r>
                        <w:rPr>
                          <w:color w:val="333333"/>
                        </w:rPr>
                        <w:t>limited</w:t>
                      </w:r>
                      <w:r>
                        <w:rPr>
                          <w:color w:val="333333"/>
                          <w:spacing w:val="-3"/>
                        </w:rPr>
                        <w:t xml:space="preserve"> </w:t>
                      </w:r>
                      <w:r>
                        <w:rPr>
                          <w:color w:val="333333"/>
                        </w:rPr>
                        <w:t>to</w:t>
                      </w:r>
                      <w:r>
                        <w:rPr>
                          <w:color w:val="333333"/>
                          <w:spacing w:val="-3"/>
                        </w:rPr>
                        <w:t xml:space="preserve"> </w:t>
                      </w:r>
                      <w:r>
                        <w:rPr>
                          <w:color w:val="333333"/>
                        </w:rPr>
                        <w:t>drawing</w:t>
                      </w:r>
                      <w:r>
                        <w:rPr>
                          <w:color w:val="333333"/>
                          <w:spacing w:val="-3"/>
                        </w:rPr>
                        <w:t xml:space="preserve"> </w:t>
                      </w:r>
                      <w:r>
                        <w:rPr>
                          <w:color w:val="333333"/>
                        </w:rPr>
                        <w:t>blood,</w:t>
                      </w:r>
                      <w:r>
                        <w:rPr>
                          <w:color w:val="333333"/>
                          <w:spacing w:val="-3"/>
                        </w:rPr>
                        <w:t xml:space="preserve"> </w:t>
                      </w:r>
                      <w:r>
                        <w:rPr>
                          <w:color w:val="333333"/>
                        </w:rPr>
                        <w:t>performing</w:t>
                      </w:r>
                      <w:r>
                        <w:rPr>
                          <w:color w:val="333333"/>
                          <w:spacing w:val="-3"/>
                        </w:rPr>
                        <w:t xml:space="preserve"> </w:t>
                      </w:r>
                      <w:r>
                        <w:rPr>
                          <w:color w:val="333333"/>
                        </w:rPr>
                        <w:t>lab</w:t>
                      </w:r>
                      <w:r>
                        <w:rPr>
                          <w:color w:val="333333"/>
                          <w:spacing w:val="-3"/>
                        </w:rPr>
                        <w:t xml:space="preserve"> </w:t>
                      </w:r>
                      <w:r>
                        <w:rPr>
                          <w:color w:val="333333"/>
                        </w:rPr>
                        <w:t>tests</w:t>
                      </w:r>
                      <w:r>
                        <w:rPr>
                          <w:color w:val="333333"/>
                          <w:spacing w:val="-3"/>
                        </w:rPr>
                        <w:t xml:space="preserve"> </w:t>
                      </w:r>
                      <w:r>
                        <w:rPr>
                          <w:color w:val="333333"/>
                        </w:rPr>
                        <w:t>or</w:t>
                      </w:r>
                      <w:r>
                        <w:rPr>
                          <w:color w:val="333333"/>
                          <w:spacing w:val="-3"/>
                        </w:rPr>
                        <w:t xml:space="preserve"> </w:t>
                      </w:r>
                      <w:r>
                        <w:rPr>
                          <w:color w:val="333333"/>
                        </w:rPr>
                        <w:t>biological</w:t>
                      </w:r>
                      <w:r>
                        <w:rPr>
                          <w:color w:val="333333"/>
                          <w:spacing w:val="-3"/>
                        </w:rPr>
                        <w:t xml:space="preserve"> </w:t>
                      </w:r>
                      <w:r>
                        <w:rPr>
                          <w:color w:val="333333"/>
                        </w:rPr>
                        <w:t>monitoring, conducting physical exams, administering drugs, or conducting a clinical trial)?</w:t>
                      </w:r>
                    </w:p>
                  </w:txbxContent>
                </v:textbox>
                <w10:wrap anchorx="page"/>
              </v:shape>
            </w:pict>
          </mc:Fallback>
        </mc:AlternateContent>
      </w:r>
    </w:p>
    <w:p w14:paraId="510CDC2D" w14:textId="77777777" w:rsidR="00814875" w:rsidRDefault="00814875">
      <w:pPr>
        <w:pStyle w:val="BodyText"/>
        <w:spacing w:before="217"/>
        <w:rPr>
          <w:sz w:val="24"/>
        </w:rPr>
      </w:pPr>
    </w:p>
    <w:p w14:paraId="75677C17" w14:textId="77777777" w:rsidR="00814875" w:rsidRDefault="00EA5180">
      <w:pPr>
        <w:ind w:left="680"/>
        <w:rPr>
          <w:rFonts w:ascii="Times New Roman"/>
          <w:sz w:val="24"/>
        </w:rPr>
      </w:pPr>
      <w:r>
        <w:rPr>
          <w:rFonts w:ascii="Times New Roman"/>
          <w:color w:val="333333"/>
          <w:spacing w:val="-5"/>
          <w:sz w:val="24"/>
        </w:rPr>
        <w:t>No</w:t>
      </w:r>
    </w:p>
    <w:p w14:paraId="1E108514" w14:textId="77777777" w:rsidR="00814875" w:rsidRDefault="00814875">
      <w:pPr>
        <w:pStyle w:val="BodyText"/>
        <w:spacing w:before="10"/>
        <w:rPr>
          <w:rFonts w:ascii="Times New Roman"/>
        </w:rPr>
      </w:pPr>
    </w:p>
    <w:p w14:paraId="7ACE1A84" w14:textId="77777777" w:rsidR="00814875" w:rsidRDefault="00EA5180">
      <w:pPr>
        <w:pStyle w:val="ListParagraph"/>
        <w:numPr>
          <w:ilvl w:val="2"/>
          <w:numId w:val="4"/>
        </w:numPr>
        <w:tabs>
          <w:tab w:val="left" w:pos="896"/>
        </w:tabs>
        <w:spacing w:before="1"/>
        <w:ind w:left="896" w:hanging="516"/>
        <w:rPr>
          <w:sz w:val="20"/>
        </w:rPr>
      </w:pPr>
      <w:r>
        <w:rPr>
          <w:noProof/>
          <w:sz w:val="20"/>
        </w:rPr>
        <mc:AlternateContent>
          <mc:Choice Requires="wps">
            <w:drawing>
              <wp:anchor distT="0" distB="0" distL="0" distR="0" simplePos="0" relativeHeight="15747072" behindDoc="0" locked="0" layoutInCell="1" allowOverlap="1" wp14:anchorId="0B6D502B" wp14:editId="7BA930D3">
                <wp:simplePos x="0" y="0"/>
                <wp:positionH relativeFrom="page">
                  <wp:posOffset>1079500</wp:posOffset>
                </wp:positionH>
                <wp:positionV relativeFrom="paragraph">
                  <wp:posOffset>18152</wp:posOffset>
                </wp:positionV>
                <wp:extent cx="5778500" cy="4191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41E8941D" w14:textId="77777777" w:rsidR="00814875" w:rsidRDefault="00EA5180">
                            <w:pPr>
                              <w:pStyle w:val="BodyText"/>
                              <w:spacing w:line="197" w:lineRule="exact"/>
                              <w:rPr>
                                <w:color w:val="000000"/>
                              </w:rPr>
                            </w:pPr>
                            <w:r>
                              <w:rPr>
                                <w:color w:val="333333"/>
                              </w:rPr>
                              <w:t>Describe</w:t>
                            </w:r>
                            <w:r>
                              <w:rPr>
                                <w:color w:val="333333"/>
                                <w:spacing w:val="-6"/>
                              </w:rPr>
                              <w:t xml:space="preserve"> </w:t>
                            </w:r>
                            <w:r>
                              <w:rPr>
                                <w:color w:val="333333"/>
                              </w:rPr>
                              <w:t>the</w:t>
                            </w:r>
                            <w:r>
                              <w:rPr>
                                <w:color w:val="333333"/>
                                <w:spacing w:val="-3"/>
                              </w:rPr>
                              <w:t xml:space="preserve"> </w:t>
                            </w:r>
                            <w:r>
                              <w:rPr>
                                <w:color w:val="333333"/>
                              </w:rPr>
                              <w:t>study</w:t>
                            </w:r>
                            <w:r>
                              <w:rPr>
                                <w:color w:val="333333"/>
                                <w:spacing w:val="-3"/>
                              </w:rPr>
                              <w:t xml:space="preserve"> </w:t>
                            </w:r>
                            <w:r>
                              <w:rPr>
                                <w:color w:val="333333"/>
                              </w:rPr>
                              <w:t>design.</w:t>
                            </w:r>
                            <w:r>
                              <w:rPr>
                                <w:color w:val="333333"/>
                                <w:spacing w:val="-3"/>
                              </w:rPr>
                              <w:t xml:space="preserve"> </w:t>
                            </w:r>
                            <w:r>
                              <w:rPr>
                                <w:color w:val="333333"/>
                              </w:rPr>
                              <w:t>List</w:t>
                            </w:r>
                            <w:r>
                              <w:rPr>
                                <w:color w:val="333333"/>
                                <w:spacing w:val="-3"/>
                              </w:rPr>
                              <w:t xml:space="preserve"> </w:t>
                            </w:r>
                            <w:r>
                              <w:rPr>
                                <w:color w:val="333333"/>
                              </w:rPr>
                              <w:t>and</w:t>
                            </w:r>
                            <w:r>
                              <w:rPr>
                                <w:color w:val="333333"/>
                                <w:spacing w:val="-3"/>
                              </w:rPr>
                              <w:t xml:space="preserve"> </w:t>
                            </w:r>
                            <w:r>
                              <w:rPr>
                                <w:color w:val="333333"/>
                              </w:rPr>
                              <w:t>describe</w:t>
                            </w:r>
                            <w:r>
                              <w:rPr>
                                <w:color w:val="333333"/>
                                <w:spacing w:val="-3"/>
                              </w:rPr>
                              <w:t xml:space="preserve"> </w:t>
                            </w:r>
                            <w:r>
                              <w:rPr>
                                <w:color w:val="333333"/>
                              </w:rPr>
                              <w:t>study</w:t>
                            </w:r>
                            <w:r>
                              <w:rPr>
                                <w:color w:val="333333"/>
                                <w:spacing w:val="-3"/>
                              </w:rPr>
                              <w:t xml:space="preserve"> </w:t>
                            </w:r>
                            <w:r>
                              <w:rPr>
                                <w:color w:val="333333"/>
                              </w:rPr>
                              <w:t>procedures.</w:t>
                            </w:r>
                            <w:r>
                              <w:rPr>
                                <w:color w:val="333333"/>
                                <w:spacing w:val="-3"/>
                              </w:rPr>
                              <w:t xml:space="preserve"> </w:t>
                            </w:r>
                            <w:r>
                              <w:rPr>
                                <w:color w:val="333333"/>
                              </w:rPr>
                              <w:t>When</w:t>
                            </w:r>
                            <w:r>
                              <w:rPr>
                                <w:color w:val="333333"/>
                                <w:spacing w:val="-3"/>
                              </w:rPr>
                              <w:t xml:space="preserve"> </w:t>
                            </w:r>
                            <w:r>
                              <w:rPr>
                                <w:color w:val="333333"/>
                              </w:rPr>
                              <w:t>relevant,</w:t>
                            </w:r>
                            <w:r>
                              <w:rPr>
                                <w:color w:val="333333"/>
                                <w:spacing w:val="-3"/>
                              </w:rPr>
                              <w:t xml:space="preserve"> </w:t>
                            </w:r>
                            <w:r>
                              <w:rPr>
                                <w:color w:val="333333"/>
                              </w:rPr>
                              <w:t>include</w:t>
                            </w:r>
                            <w:r>
                              <w:rPr>
                                <w:color w:val="333333"/>
                                <w:spacing w:val="-3"/>
                              </w:rPr>
                              <w:t xml:space="preserve"> </w:t>
                            </w:r>
                            <w:r>
                              <w:rPr>
                                <w:color w:val="333333"/>
                              </w:rPr>
                              <w:t>in</w:t>
                            </w:r>
                            <w:r>
                              <w:rPr>
                                <w:color w:val="333333"/>
                                <w:spacing w:val="-3"/>
                              </w:rPr>
                              <w:t xml:space="preserve"> </w:t>
                            </w:r>
                            <w:r>
                              <w:rPr>
                                <w:color w:val="333333"/>
                                <w:spacing w:val="-4"/>
                              </w:rPr>
                              <w:t>your</w:t>
                            </w:r>
                          </w:p>
                          <w:p w14:paraId="1286FB2C" w14:textId="77777777" w:rsidR="00814875" w:rsidRDefault="00EA5180">
                            <w:pPr>
                              <w:pStyle w:val="BodyText"/>
                              <w:spacing w:line="220" w:lineRule="exact"/>
                              <w:rPr>
                                <w:color w:val="000000"/>
                              </w:rPr>
                            </w:pPr>
                            <w:r>
                              <w:rPr>
                                <w:color w:val="333333"/>
                              </w:rPr>
                              <w:t>description</w:t>
                            </w:r>
                            <w:r>
                              <w:rPr>
                                <w:color w:val="333333"/>
                                <w:spacing w:val="-2"/>
                              </w:rPr>
                              <w:t xml:space="preserve"> </w:t>
                            </w:r>
                            <w:r>
                              <w:rPr>
                                <w:color w:val="333333"/>
                              </w:rPr>
                              <w:t>what</w:t>
                            </w:r>
                            <w:r>
                              <w:rPr>
                                <w:color w:val="333333"/>
                                <w:spacing w:val="-1"/>
                              </w:rPr>
                              <w:t xml:space="preserve"> </w:t>
                            </w:r>
                            <w:r>
                              <w:rPr>
                                <w:color w:val="333333"/>
                              </w:rPr>
                              <w:t>subjects</w:t>
                            </w:r>
                            <w:r>
                              <w:rPr>
                                <w:color w:val="333333"/>
                                <w:spacing w:val="-2"/>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asked</w:t>
                            </w:r>
                            <w:r>
                              <w:rPr>
                                <w:color w:val="333333"/>
                                <w:spacing w:val="-1"/>
                              </w:rPr>
                              <w:t xml:space="preserve"> </w:t>
                            </w:r>
                            <w:r>
                              <w:rPr>
                                <w:color w:val="333333"/>
                              </w:rPr>
                              <w:t>to</w:t>
                            </w:r>
                            <w:r>
                              <w:rPr>
                                <w:color w:val="333333"/>
                                <w:spacing w:val="-1"/>
                              </w:rPr>
                              <w:t xml:space="preserve"> </w:t>
                            </w:r>
                            <w:r>
                              <w:rPr>
                                <w:color w:val="333333"/>
                                <w:spacing w:val="-5"/>
                              </w:rPr>
                              <w:t>do.</w:t>
                            </w:r>
                          </w:p>
                          <w:p w14:paraId="5F5E8A45" w14:textId="77777777" w:rsidR="00814875" w:rsidRDefault="00EA5180">
                            <w:pPr>
                              <w:pStyle w:val="BodyText"/>
                              <w:spacing w:line="225" w:lineRule="exact"/>
                              <w:rPr>
                                <w:color w:val="000000"/>
                              </w:rPr>
                            </w:pPr>
                            <w:r>
                              <w:rPr>
                                <w:color w:val="333333"/>
                              </w:rPr>
                              <w:t>If</w:t>
                            </w:r>
                            <w:r>
                              <w:rPr>
                                <w:color w:val="333333"/>
                                <w:spacing w:val="-3"/>
                              </w:rPr>
                              <w:t xml:space="preserve"> </w:t>
                            </w:r>
                            <w:r>
                              <w:rPr>
                                <w:color w:val="333333"/>
                              </w:rPr>
                              <w:t>not</w:t>
                            </w:r>
                            <w:r>
                              <w:rPr>
                                <w:color w:val="333333"/>
                                <w:spacing w:val="-2"/>
                              </w:rPr>
                              <w:t xml:space="preserve"> </w:t>
                            </w:r>
                            <w:r>
                              <w:rPr>
                                <w:color w:val="333333"/>
                              </w:rPr>
                              <w:t>already</w:t>
                            </w:r>
                            <w:r>
                              <w:rPr>
                                <w:color w:val="333333"/>
                                <w:spacing w:val="-3"/>
                              </w:rPr>
                              <w:t xml:space="preserve"> </w:t>
                            </w:r>
                            <w:r>
                              <w:rPr>
                                <w:color w:val="333333"/>
                              </w:rPr>
                              <w:t>included</w:t>
                            </w:r>
                            <w:r>
                              <w:rPr>
                                <w:color w:val="333333"/>
                                <w:spacing w:val="-2"/>
                              </w:rPr>
                              <w:t xml:space="preserve"> </w:t>
                            </w:r>
                            <w:r>
                              <w:rPr>
                                <w:color w:val="333333"/>
                              </w:rPr>
                              <w:t>in</w:t>
                            </w:r>
                            <w:r>
                              <w:rPr>
                                <w:color w:val="333333"/>
                                <w:spacing w:val="-2"/>
                              </w:rPr>
                              <w:t xml:space="preserve"> </w:t>
                            </w:r>
                            <w:r>
                              <w:rPr>
                                <w:color w:val="333333"/>
                              </w:rPr>
                              <w:t>your</w:t>
                            </w:r>
                            <w:r>
                              <w:rPr>
                                <w:color w:val="333333"/>
                                <w:spacing w:val="-3"/>
                              </w:rPr>
                              <w:t xml:space="preserve"> </w:t>
                            </w:r>
                            <w:r>
                              <w:rPr>
                                <w:color w:val="333333"/>
                              </w:rPr>
                              <w:t>protocol,</w:t>
                            </w:r>
                            <w:r>
                              <w:rPr>
                                <w:color w:val="333333"/>
                                <w:spacing w:val="-2"/>
                              </w:rPr>
                              <w:t xml:space="preserve"> </w:t>
                            </w:r>
                            <w:r>
                              <w:rPr>
                                <w:color w:val="333333"/>
                              </w:rPr>
                              <w:t>upload</w:t>
                            </w:r>
                            <w:r>
                              <w:rPr>
                                <w:color w:val="333333"/>
                                <w:spacing w:val="-2"/>
                              </w:rPr>
                              <w:t xml:space="preserve"> </w:t>
                            </w:r>
                            <w:r>
                              <w:rPr>
                                <w:color w:val="333333"/>
                              </w:rPr>
                              <w:t>a</w:t>
                            </w:r>
                            <w:r>
                              <w:rPr>
                                <w:color w:val="333333"/>
                                <w:spacing w:val="-3"/>
                              </w:rPr>
                              <w:t xml:space="preserve"> </w:t>
                            </w:r>
                            <w:r>
                              <w:rPr>
                                <w:color w:val="333333"/>
                              </w:rPr>
                              <w:t>document</w:t>
                            </w:r>
                            <w:r>
                              <w:rPr>
                                <w:color w:val="333333"/>
                                <w:spacing w:val="-2"/>
                              </w:rPr>
                              <w:t xml:space="preserve"> </w:t>
                            </w:r>
                            <w:r>
                              <w:rPr>
                                <w:color w:val="333333"/>
                              </w:rPr>
                              <w:t>with</w:t>
                            </w:r>
                            <w:r>
                              <w:rPr>
                                <w:color w:val="333333"/>
                                <w:spacing w:val="-2"/>
                              </w:rPr>
                              <w:t xml:space="preserve"> </w:t>
                            </w:r>
                            <w:r>
                              <w:rPr>
                                <w:color w:val="333333"/>
                              </w:rPr>
                              <w:t>a</w:t>
                            </w:r>
                            <w:r>
                              <w:rPr>
                                <w:color w:val="333333"/>
                                <w:spacing w:val="-3"/>
                              </w:rPr>
                              <w:t xml:space="preserve"> </w:t>
                            </w:r>
                            <w:r>
                              <w:rPr>
                                <w:color w:val="333333"/>
                              </w:rPr>
                              <w:t>schedule</w:t>
                            </w:r>
                            <w:r>
                              <w:rPr>
                                <w:color w:val="333333"/>
                                <w:spacing w:val="-2"/>
                              </w:rPr>
                              <w:t xml:space="preserve"> </w:t>
                            </w:r>
                            <w:r>
                              <w:rPr>
                                <w:color w:val="333333"/>
                              </w:rPr>
                              <w:t>of</w:t>
                            </w:r>
                            <w:r>
                              <w:rPr>
                                <w:color w:val="333333"/>
                                <w:spacing w:val="-2"/>
                              </w:rPr>
                              <w:t xml:space="preserve"> events.</w:t>
                            </w:r>
                          </w:p>
                        </w:txbxContent>
                      </wps:txbx>
                      <wps:bodyPr wrap="square" lIns="0" tIns="0" rIns="0" bIns="0" rtlCol="0">
                        <a:noAutofit/>
                      </wps:bodyPr>
                    </wps:wsp>
                  </a:graphicData>
                </a:graphic>
              </wp:anchor>
            </w:drawing>
          </mc:Choice>
          <mc:Fallback>
            <w:pict>
              <v:shape w14:anchorId="0B6D502B" id="Textbox 108" o:spid="_x0000_s1054" type="#_x0000_t202" style="position:absolute;left:0;text-align:left;margin-left:85pt;margin-top:1.45pt;width:455pt;height:33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" fillcolor="#dfebf4" stroked="f">
                <v:textbox inset="0,0,0,0">
                  <w:txbxContent>
                    <w:p w14:paraId="41E8941D" w14:textId="77777777" w:rsidR="00814875" w:rsidRDefault="00EA5180">
                      <w:pPr>
                        <w:pStyle w:val="BodyText"/>
                        <w:spacing w:line="197" w:lineRule="exact"/>
                        <w:rPr>
                          <w:color w:val="000000"/>
                        </w:rPr>
                      </w:pPr>
                      <w:r>
                        <w:rPr>
                          <w:color w:val="333333"/>
                        </w:rPr>
                        <w:t>Describe</w:t>
                      </w:r>
                      <w:r>
                        <w:rPr>
                          <w:color w:val="333333"/>
                          <w:spacing w:val="-6"/>
                        </w:rPr>
                        <w:t xml:space="preserve"> </w:t>
                      </w:r>
                      <w:r>
                        <w:rPr>
                          <w:color w:val="333333"/>
                        </w:rPr>
                        <w:t>the</w:t>
                      </w:r>
                      <w:r>
                        <w:rPr>
                          <w:color w:val="333333"/>
                          <w:spacing w:val="-3"/>
                        </w:rPr>
                        <w:t xml:space="preserve"> </w:t>
                      </w:r>
                      <w:r>
                        <w:rPr>
                          <w:color w:val="333333"/>
                        </w:rPr>
                        <w:t>study</w:t>
                      </w:r>
                      <w:r>
                        <w:rPr>
                          <w:color w:val="333333"/>
                          <w:spacing w:val="-3"/>
                        </w:rPr>
                        <w:t xml:space="preserve"> </w:t>
                      </w:r>
                      <w:r>
                        <w:rPr>
                          <w:color w:val="333333"/>
                        </w:rPr>
                        <w:t>design.</w:t>
                      </w:r>
                      <w:r>
                        <w:rPr>
                          <w:color w:val="333333"/>
                          <w:spacing w:val="-3"/>
                        </w:rPr>
                        <w:t xml:space="preserve"> </w:t>
                      </w:r>
                      <w:r>
                        <w:rPr>
                          <w:color w:val="333333"/>
                        </w:rPr>
                        <w:t>List</w:t>
                      </w:r>
                      <w:r>
                        <w:rPr>
                          <w:color w:val="333333"/>
                          <w:spacing w:val="-3"/>
                        </w:rPr>
                        <w:t xml:space="preserve"> </w:t>
                      </w:r>
                      <w:r>
                        <w:rPr>
                          <w:color w:val="333333"/>
                        </w:rPr>
                        <w:t>and</w:t>
                      </w:r>
                      <w:r>
                        <w:rPr>
                          <w:color w:val="333333"/>
                          <w:spacing w:val="-3"/>
                        </w:rPr>
                        <w:t xml:space="preserve"> </w:t>
                      </w:r>
                      <w:r>
                        <w:rPr>
                          <w:color w:val="333333"/>
                        </w:rPr>
                        <w:t>describe</w:t>
                      </w:r>
                      <w:r>
                        <w:rPr>
                          <w:color w:val="333333"/>
                          <w:spacing w:val="-3"/>
                        </w:rPr>
                        <w:t xml:space="preserve"> </w:t>
                      </w:r>
                      <w:r>
                        <w:rPr>
                          <w:color w:val="333333"/>
                        </w:rPr>
                        <w:t>study</w:t>
                      </w:r>
                      <w:r>
                        <w:rPr>
                          <w:color w:val="333333"/>
                          <w:spacing w:val="-3"/>
                        </w:rPr>
                        <w:t xml:space="preserve"> </w:t>
                      </w:r>
                      <w:r>
                        <w:rPr>
                          <w:color w:val="333333"/>
                        </w:rPr>
                        <w:t>procedures.</w:t>
                      </w:r>
                      <w:r>
                        <w:rPr>
                          <w:color w:val="333333"/>
                          <w:spacing w:val="-3"/>
                        </w:rPr>
                        <w:t xml:space="preserve"> </w:t>
                      </w:r>
                      <w:r>
                        <w:rPr>
                          <w:color w:val="333333"/>
                        </w:rPr>
                        <w:t>When</w:t>
                      </w:r>
                      <w:r>
                        <w:rPr>
                          <w:color w:val="333333"/>
                          <w:spacing w:val="-3"/>
                        </w:rPr>
                        <w:t xml:space="preserve"> </w:t>
                      </w:r>
                      <w:r>
                        <w:rPr>
                          <w:color w:val="333333"/>
                        </w:rPr>
                        <w:t>relevant,</w:t>
                      </w:r>
                      <w:r>
                        <w:rPr>
                          <w:color w:val="333333"/>
                          <w:spacing w:val="-3"/>
                        </w:rPr>
                        <w:t xml:space="preserve"> </w:t>
                      </w:r>
                      <w:r>
                        <w:rPr>
                          <w:color w:val="333333"/>
                        </w:rPr>
                        <w:t>include</w:t>
                      </w:r>
                      <w:r>
                        <w:rPr>
                          <w:color w:val="333333"/>
                          <w:spacing w:val="-3"/>
                        </w:rPr>
                        <w:t xml:space="preserve"> </w:t>
                      </w:r>
                      <w:r>
                        <w:rPr>
                          <w:color w:val="333333"/>
                        </w:rPr>
                        <w:t>in</w:t>
                      </w:r>
                      <w:r>
                        <w:rPr>
                          <w:color w:val="333333"/>
                          <w:spacing w:val="-3"/>
                        </w:rPr>
                        <w:t xml:space="preserve"> </w:t>
                      </w:r>
                      <w:r>
                        <w:rPr>
                          <w:color w:val="333333"/>
                          <w:spacing w:val="-4"/>
                        </w:rPr>
                        <w:t>your</w:t>
                      </w:r>
                    </w:p>
                    <w:p w14:paraId="1286FB2C" w14:textId="77777777" w:rsidR="00814875" w:rsidRDefault="00EA5180">
                      <w:pPr>
                        <w:pStyle w:val="BodyText"/>
                        <w:spacing w:line="220" w:lineRule="exact"/>
                        <w:rPr>
                          <w:color w:val="000000"/>
                        </w:rPr>
                      </w:pPr>
                      <w:r>
                        <w:rPr>
                          <w:color w:val="333333"/>
                        </w:rPr>
                        <w:t>description</w:t>
                      </w:r>
                      <w:r>
                        <w:rPr>
                          <w:color w:val="333333"/>
                          <w:spacing w:val="-2"/>
                        </w:rPr>
                        <w:t xml:space="preserve"> </w:t>
                      </w:r>
                      <w:r>
                        <w:rPr>
                          <w:color w:val="333333"/>
                        </w:rPr>
                        <w:t>what</w:t>
                      </w:r>
                      <w:r>
                        <w:rPr>
                          <w:color w:val="333333"/>
                          <w:spacing w:val="-1"/>
                        </w:rPr>
                        <w:t xml:space="preserve"> </w:t>
                      </w:r>
                      <w:r>
                        <w:rPr>
                          <w:color w:val="333333"/>
                        </w:rPr>
                        <w:t>subjects</w:t>
                      </w:r>
                      <w:r>
                        <w:rPr>
                          <w:color w:val="333333"/>
                          <w:spacing w:val="-2"/>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asked</w:t>
                      </w:r>
                      <w:r>
                        <w:rPr>
                          <w:color w:val="333333"/>
                          <w:spacing w:val="-1"/>
                        </w:rPr>
                        <w:t xml:space="preserve"> </w:t>
                      </w:r>
                      <w:r>
                        <w:rPr>
                          <w:color w:val="333333"/>
                        </w:rPr>
                        <w:t>to</w:t>
                      </w:r>
                      <w:r>
                        <w:rPr>
                          <w:color w:val="333333"/>
                          <w:spacing w:val="-1"/>
                        </w:rPr>
                        <w:t xml:space="preserve"> </w:t>
                      </w:r>
                      <w:r>
                        <w:rPr>
                          <w:color w:val="333333"/>
                          <w:spacing w:val="-5"/>
                        </w:rPr>
                        <w:t>do.</w:t>
                      </w:r>
                    </w:p>
                    <w:p w14:paraId="5F5E8A45" w14:textId="77777777" w:rsidR="00814875" w:rsidRDefault="00EA5180">
                      <w:pPr>
                        <w:pStyle w:val="BodyText"/>
                        <w:spacing w:line="225" w:lineRule="exact"/>
                        <w:rPr>
                          <w:color w:val="000000"/>
                        </w:rPr>
                      </w:pPr>
                      <w:r>
                        <w:rPr>
                          <w:color w:val="333333"/>
                        </w:rPr>
                        <w:t>If</w:t>
                      </w:r>
                      <w:r>
                        <w:rPr>
                          <w:color w:val="333333"/>
                          <w:spacing w:val="-3"/>
                        </w:rPr>
                        <w:t xml:space="preserve"> </w:t>
                      </w:r>
                      <w:r>
                        <w:rPr>
                          <w:color w:val="333333"/>
                        </w:rPr>
                        <w:t>not</w:t>
                      </w:r>
                      <w:r>
                        <w:rPr>
                          <w:color w:val="333333"/>
                          <w:spacing w:val="-2"/>
                        </w:rPr>
                        <w:t xml:space="preserve"> </w:t>
                      </w:r>
                      <w:r>
                        <w:rPr>
                          <w:color w:val="333333"/>
                        </w:rPr>
                        <w:t>already</w:t>
                      </w:r>
                      <w:r>
                        <w:rPr>
                          <w:color w:val="333333"/>
                          <w:spacing w:val="-3"/>
                        </w:rPr>
                        <w:t xml:space="preserve"> </w:t>
                      </w:r>
                      <w:r>
                        <w:rPr>
                          <w:color w:val="333333"/>
                        </w:rPr>
                        <w:t>included</w:t>
                      </w:r>
                      <w:r>
                        <w:rPr>
                          <w:color w:val="333333"/>
                          <w:spacing w:val="-2"/>
                        </w:rPr>
                        <w:t xml:space="preserve"> </w:t>
                      </w:r>
                      <w:r>
                        <w:rPr>
                          <w:color w:val="333333"/>
                        </w:rPr>
                        <w:t>in</w:t>
                      </w:r>
                      <w:r>
                        <w:rPr>
                          <w:color w:val="333333"/>
                          <w:spacing w:val="-2"/>
                        </w:rPr>
                        <w:t xml:space="preserve"> </w:t>
                      </w:r>
                      <w:r>
                        <w:rPr>
                          <w:color w:val="333333"/>
                        </w:rPr>
                        <w:t>your</w:t>
                      </w:r>
                      <w:r>
                        <w:rPr>
                          <w:color w:val="333333"/>
                          <w:spacing w:val="-3"/>
                        </w:rPr>
                        <w:t xml:space="preserve"> </w:t>
                      </w:r>
                      <w:r>
                        <w:rPr>
                          <w:color w:val="333333"/>
                        </w:rPr>
                        <w:t>protocol,</w:t>
                      </w:r>
                      <w:r>
                        <w:rPr>
                          <w:color w:val="333333"/>
                          <w:spacing w:val="-2"/>
                        </w:rPr>
                        <w:t xml:space="preserve"> </w:t>
                      </w:r>
                      <w:r>
                        <w:rPr>
                          <w:color w:val="333333"/>
                        </w:rPr>
                        <w:t>upload</w:t>
                      </w:r>
                      <w:r>
                        <w:rPr>
                          <w:color w:val="333333"/>
                          <w:spacing w:val="-2"/>
                        </w:rPr>
                        <w:t xml:space="preserve"> </w:t>
                      </w:r>
                      <w:r>
                        <w:rPr>
                          <w:color w:val="333333"/>
                        </w:rPr>
                        <w:t>a</w:t>
                      </w:r>
                      <w:r>
                        <w:rPr>
                          <w:color w:val="333333"/>
                          <w:spacing w:val="-3"/>
                        </w:rPr>
                        <w:t xml:space="preserve"> </w:t>
                      </w:r>
                      <w:r>
                        <w:rPr>
                          <w:color w:val="333333"/>
                        </w:rPr>
                        <w:t>document</w:t>
                      </w:r>
                      <w:r>
                        <w:rPr>
                          <w:color w:val="333333"/>
                          <w:spacing w:val="-2"/>
                        </w:rPr>
                        <w:t xml:space="preserve"> </w:t>
                      </w:r>
                      <w:r>
                        <w:rPr>
                          <w:color w:val="333333"/>
                        </w:rPr>
                        <w:t>with</w:t>
                      </w:r>
                      <w:r>
                        <w:rPr>
                          <w:color w:val="333333"/>
                          <w:spacing w:val="-2"/>
                        </w:rPr>
                        <w:t xml:space="preserve"> </w:t>
                      </w:r>
                      <w:r>
                        <w:rPr>
                          <w:color w:val="333333"/>
                        </w:rPr>
                        <w:t>a</w:t>
                      </w:r>
                      <w:r>
                        <w:rPr>
                          <w:color w:val="333333"/>
                          <w:spacing w:val="-3"/>
                        </w:rPr>
                        <w:t xml:space="preserve"> </w:t>
                      </w:r>
                      <w:r>
                        <w:rPr>
                          <w:color w:val="333333"/>
                        </w:rPr>
                        <w:t>schedule</w:t>
                      </w:r>
                      <w:r>
                        <w:rPr>
                          <w:color w:val="333333"/>
                          <w:spacing w:val="-2"/>
                        </w:rPr>
                        <w:t xml:space="preserve"> </w:t>
                      </w:r>
                      <w:r>
                        <w:rPr>
                          <w:color w:val="333333"/>
                        </w:rPr>
                        <w:t>of</w:t>
                      </w:r>
                      <w:r>
                        <w:rPr>
                          <w:color w:val="333333"/>
                          <w:spacing w:val="-2"/>
                        </w:rPr>
                        <w:t xml:space="preserve"> events.</w:t>
                      </w:r>
                    </w:p>
                  </w:txbxContent>
                </v:textbox>
                <w10:wrap anchorx="page"/>
              </v:shape>
            </w:pict>
          </mc:Fallback>
        </mc:AlternateContent>
      </w:r>
    </w:p>
    <w:p w14:paraId="4FDC3A61" w14:textId="77777777" w:rsidR="00814875" w:rsidRDefault="00814875">
      <w:pPr>
        <w:pStyle w:val="BodyText"/>
        <w:rPr>
          <w:sz w:val="24"/>
        </w:rPr>
      </w:pPr>
    </w:p>
    <w:p w14:paraId="4EB881F7" w14:textId="77777777" w:rsidR="00814875" w:rsidRDefault="00814875">
      <w:pPr>
        <w:pStyle w:val="BodyText"/>
        <w:spacing w:before="135"/>
        <w:rPr>
          <w:sz w:val="24"/>
        </w:rPr>
      </w:pPr>
    </w:p>
    <w:p w14:paraId="19AEF13C" w14:textId="77777777" w:rsidR="0074704F" w:rsidRDefault="00EA5180">
      <w:pPr>
        <w:spacing w:line="225" w:lineRule="auto"/>
        <w:ind w:left="680" w:right="453"/>
        <w:rPr>
          <w:rFonts w:ascii="Times New Roman"/>
          <w:color w:val="333333"/>
          <w:sz w:val="24"/>
        </w:rPr>
      </w:pPr>
      <w:r>
        <w:rPr>
          <w:rFonts w:ascii="Times New Roman"/>
          <w:color w:val="333333"/>
          <w:sz w:val="24"/>
        </w:rPr>
        <w:t>The NC Health Professions Data System is maintained by the Cecil G. Sheps Center</w:t>
      </w:r>
      <w:r w:rsidRPr="0074704F">
        <w:rPr>
          <w:rFonts w:ascii="Times New Roman"/>
          <w:color w:val="333333"/>
          <w:sz w:val="24"/>
        </w:rPr>
        <w:t xml:space="preserve"> </w:t>
      </w:r>
      <w:r>
        <w:rPr>
          <w:rFonts w:ascii="Times New Roman"/>
          <w:color w:val="333333"/>
          <w:sz w:val="24"/>
        </w:rPr>
        <w:t>for</w:t>
      </w:r>
      <w:r w:rsidRPr="0074704F">
        <w:rPr>
          <w:rFonts w:ascii="Times New Roman"/>
          <w:color w:val="333333"/>
          <w:sz w:val="24"/>
        </w:rPr>
        <w:t xml:space="preserve"> </w:t>
      </w:r>
      <w:r>
        <w:rPr>
          <w:rFonts w:ascii="Times New Roman"/>
          <w:color w:val="333333"/>
          <w:sz w:val="24"/>
        </w:rPr>
        <w:t>Health</w:t>
      </w:r>
      <w:r w:rsidRPr="0074704F">
        <w:rPr>
          <w:rFonts w:ascii="Times New Roman"/>
          <w:color w:val="333333"/>
          <w:sz w:val="24"/>
        </w:rPr>
        <w:t xml:space="preserve"> </w:t>
      </w:r>
      <w:r>
        <w:rPr>
          <w:rFonts w:ascii="Times New Roman"/>
          <w:color w:val="333333"/>
          <w:sz w:val="24"/>
        </w:rPr>
        <w:t>Services</w:t>
      </w:r>
      <w:r w:rsidRPr="0074704F">
        <w:rPr>
          <w:rFonts w:ascii="Times New Roman"/>
          <w:color w:val="333333"/>
          <w:sz w:val="24"/>
        </w:rPr>
        <w:t xml:space="preserve"> </w:t>
      </w:r>
      <w:r>
        <w:rPr>
          <w:rFonts w:ascii="Times New Roman"/>
          <w:color w:val="333333"/>
          <w:sz w:val="24"/>
        </w:rPr>
        <w:t>Research</w:t>
      </w:r>
      <w:r w:rsidRPr="0074704F">
        <w:rPr>
          <w:rFonts w:ascii="Times New Roman"/>
          <w:color w:val="333333"/>
          <w:sz w:val="24"/>
        </w:rPr>
        <w:t xml:space="preserve"> </w:t>
      </w:r>
      <w:r>
        <w:rPr>
          <w:rFonts w:ascii="Times New Roman"/>
          <w:color w:val="333333"/>
          <w:sz w:val="24"/>
        </w:rPr>
        <w:t>("Sheps</w:t>
      </w:r>
      <w:r w:rsidRPr="0074704F">
        <w:rPr>
          <w:rFonts w:ascii="Times New Roman"/>
          <w:color w:val="333333"/>
          <w:sz w:val="24"/>
        </w:rPr>
        <w:t xml:space="preserve"> </w:t>
      </w:r>
      <w:r>
        <w:rPr>
          <w:rFonts w:ascii="Times New Roman"/>
          <w:color w:val="333333"/>
          <w:sz w:val="24"/>
        </w:rPr>
        <w:t>Center")</w:t>
      </w:r>
      <w:r w:rsidRPr="0074704F">
        <w:rPr>
          <w:rFonts w:ascii="Times New Roman"/>
          <w:color w:val="333333"/>
          <w:sz w:val="24"/>
        </w:rPr>
        <w:t xml:space="preserve"> </w:t>
      </w:r>
      <w:r>
        <w:rPr>
          <w:rFonts w:ascii="Times New Roman"/>
          <w:color w:val="333333"/>
          <w:sz w:val="24"/>
        </w:rPr>
        <w:t>at</w:t>
      </w:r>
      <w:r w:rsidRPr="0074704F">
        <w:rPr>
          <w:rFonts w:ascii="Times New Roman"/>
          <w:color w:val="333333"/>
          <w:sz w:val="24"/>
        </w:rPr>
        <w:t xml:space="preserve"> </w:t>
      </w:r>
      <w:r>
        <w:rPr>
          <w:rFonts w:ascii="Times New Roman"/>
          <w:color w:val="333333"/>
          <w:sz w:val="24"/>
        </w:rPr>
        <w:t>UNC.</w:t>
      </w:r>
      <w:r w:rsidRPr="0074704F">
        <w:rPr>
          <w:rFonts w:ascii="Times New Roman"/>
          <w:color w:val="333333"/>
          <w:sz w:val="24"/>
        </w:rPr>
        <w:t xml:space="preserve"> </w:t>
      </w:r>
      <w:r>
        <w:rPr>
          <w:rFonts w:ascii="Times New Roman"/>
          <w:color w:val="333333"/>
          <w:sz w:val="24"/>
        </w:rPr>
        <w:t>The</w:t>
      </w:r>
      <w:r w:rsidRPr="0074704F">
        <w:rPr>
          <w:rFonts w:ascii="Times New Roman"/>
          <w:color w:val="333333"/>
          <w:sz w:val="24"/>
        </w:rPr>
        <w:t xml:space="preserve"> </w:t>
      </w:r>
      <w:r>
        <w:rPr>
          <w:rFonts w:ascii="Times New Roman"/>
          <w:color w:val="333333"/>
          <w:sz w:val="24"/>
        </w:rPr>
        <w:t>NC</w:t>
      </w:r>
      <w:r w:rsidRPr="0074704F">
        <w:rPr>
          <w:rFonts w:ascii="Times New Roman"/>
          <w:color w:val="333333"/>
          <w:sz w:val="24"/>
        </w:rPr>
        <w:t xml:space="preserve"> </w:t>
      </w:r>
      <w:r>
        <w:rPr>
          <w:rFonts w:ascii="Times New Roman"/>
          <w:color w:val="333333"/>
          <w:sz w:val="24"/>
        </w:rPr>
        <w:t>Medical</w:t>
      </w:r>
      <w:r w:rsidRPr="0074704F">
        <w:rPr>
          <w:rFonts w:ascii="Times New Roman"/>
          <w:color w:val="333333"/>
          <w:sz w:val="24"/>
        </w:rPr>
        <w:t xml:space="preserve"> </w:t>
      </w:r>
      <w:r>
        <w:rPr>
          <w:rFonts w:ascii="Times New Roman"/>
          <w:color w:val="333333"/>
          <w:sz w:val="24"/>
        </w:rPr>
        <w:t>Board</w:t>
      </w:r>
      <w:r w:rsidRPr="0074704F">
        <w:rPr>
          <w:rFonts w:ascii="Times New Roman"/>
          <w:color w:val="333333"/>
          <w:sz w:val="24"/>
        </w:rPr>
        <w:t xml:space="preserve"> </w:t>
      </w:r>
      <w:r>
        <w:rPr>
          <w:rFonts w:ascii="Times New Roman"/>
          <w:color w:val="333333"/>
          <w:sz w:val="24"/>
        </w:rPr>
        <w:t>voluntarily</w:t>
      </w:r>
      <w:r w:rsidRPr="0074704F">
        <w:rPr>
          <w:rFonts w:ascii="Times New Roman"/>
          <w:color w:val="333333"/>
          <w:sz w:val="24"/>
        </w:rPr>
        <w:t xml:space="preserve"> </w:t>
      </w:r>
      <w:r>
        <w:rPr>
          <w:rFonts w:ascii="Times New Roman"/>
          <w:color w:val="333333"/>
          <w:sz w:val="24"/>
        </w:rPr>
        <w:t>provides annual</w:t>
      </w:r>
      <w:r w:rsidRPr="0074704F">
        <w:rPr>
          <w:rFonts w:ascii="Times New Roman"/>
          <w:color w:val="333333"/>
          <w:sz w:val="24"/>
        </w:rPr>
        <w:t xml:space="preserve"> </w:t>
      </w:r>
      <w:r>
        <w:rPr>
          <w:rFonts w:ascii="Times New Roman"/>
          <w:color w:val="333333"/>
          <w:sz w:val="24"/>
        </w:rPr>
        <w:t>licensure</w:t>
      </w:r>
      <w:r w:rsidRPr="0074704F">
        <w:rPr>
          <w:rFonts w:ascii="Times New Roman"/>
          <w:color w:val="333333"/>
          <w:sz w:val="24"/>
        </w:rPr>
        <w:t xml:space="preserve"> </w:t>
      </w:r>
      <w:r>
        <w:rPr>
          <w:rFonts w:ascii="Times New Roman"/>
          <w:color w:val="333333"/>
          <w:sz w:val="24"/>
        </w:rPr>
        <w:t>data</w:t>
      </w:r>
      <w:r w:rsidRPr="0074704F">
        <w:rPr>
          <w:rFonts w:ascii="Times New Roman"/>
          <w:color w:val="333333"/>
          <w:sz w:val="24"/>
        </w:rPr>
        <w:t xml:space="preserve"> </w:t>
      </w:r>
      <w:r>
        <w:rPr>
          <w:rFonts w:ascii="Times New Roman"/>
          <w:color w:val="333333"/>
          <w:sz w:val="24"/>
        </w:rPr>
        <w:t>to</w:t>
      </w:r>
      <w:r w:rsidRPr="0074704F">
        <w:rPr>
          <w:rFonts w:ascii="Times New Roman"/>
          <w:color w:val="333333"/>
          <w:sz w:val="24"/>
        </w:rPr>
        <w:t xml:space="preserve"> </w:t>
      </w:r>
      <w:r>
        <w:rPr>
          <w:rFonts w:ascii="Times New Roman"/>
          <w:color w:val="333333"/>
          <w:sz w:val="24"/>
        </w:rPr>
        <w:t>the</w:t>
      </w:r>
      <w:r w:rsidRPr="0074704F">
        <w:rPr>
          <w:rFonts w:ascii="Times New Roman"/>
          <w:color w:val="333333"/>
          <w:sz w:val="24"/>
        </w:rPr>
        <w:t xml:space="preserve"> </w:t>
      </w:r>
      <w:r>
        <w:rPr>
          <w:rFonts w:ascii="Times New Roman"/>
          <w:color w:val="333333"/>
          <w:sz w:val="24"/>
        </w:rPr>
        <w:t>NC</w:t>
      </w:r>
      <w:r w:rsidRPr="0074704F">
        <w:rPr>
          <w:rFonts w:ascii="Times New Roman"/>
          <w:color w:val="333333"/>
          <w:sz w:val="24"/>
        </w:rPr>
        <w:t xml:space="preserve"> </w:t>
      </w:r>
      <w:r>
        <w:rPr>
          <w:rFonts w:ascii="Times New Roman"/>
          <w:color w:val="333333"/>
          <w:sz w:val="24"/>
        </w:rPr>
        <w:t>HPDS</w:t>
      </w:r>
      <w:r w:rsidRPr="0074704F">
        <w:rPr>
          <w:rFonts w:ascii="Times New Roman"/>
          <w:color w:val="333333"/>
          <w:sz w:val="24"/>
        </w:rPr>
        <w:t xml:space="preserve"> </w:t>
      </w:r>
      <w:r>
        <w:rPr>
          <w:rFonts w:ascii="Times New Roman"/>
          <w:color w:val="333333"/>
          <w:sz w:val="24"/>
        </w:rPr>
        <w:t>annually.</w:t>
      </w:r>
      <w:r w:rsidRPr="0074704F">
        <w:rPr>
          <w:rFonts w:ascii="Times New Roman"/>
          <w:color w:val="333333"/>
          <w:sz w:val="24"/>
        </w:rPr>
        <w:t xml:space="preserve"> </w:t>
      </w:r>
      <w:r>
        <w:rPr>
          <w:rFonts w:ascii="Times New Roman"/>
          <w:color w:val="333333"/>
          <w:sz w:val="24"/>
        </w:rPr>
        <w:t>These</w:t>
      </w:r>
      <w:r w:rsidRPr="0074704F">
        <w:rPr>
          <w:rFonts w:ascii="Times New Roman"/>
          <w:color w:val="333333"/>
          <w:sz w:val="24"/>
        </w:rPr>
        <w:t xml:space="preserve"> </w:t>
      </w:r>
      <w:r>
        <w:rPr>
          <w:rFonts w:ascii="Times New Roman"/>
          <w:color w:val="333333"/>
          <w:sz w:val="24"/>
        </w:rPr>
        <w:t>data</w:t>
      </w:r>
      <w:r w:rsidRPr="0074704F">
        <w:rPr>
          <w:rFonts w:ascii="Times New Roman"/>
          <w:color w:val="333333"/>
          <w:sz w:val="24"/>
        </w:rPr>
        <w:t xml:space="preserve"> </w:t>
      </w:r>
      <w:r>
        <w:rPr>
          <w:rFonts w:ascii="Times New Roman"/>
          <w:color w:val="333333"/>
          <w:sz w:val="24"/>
        </w:rPr>
        <w:t>represent</w:t>
      </w:r>
      <w:r w:rsidRPr="0074704F">
        <w:rPr>
          <w:rFonts w:ascii="Times New Roman"/>
          <w:color w:val="333333"/>
          <w:sz w:val="24"/>
        </w:rPr>
        <w:t xml:space="preserve"> </w:t>
      </w:r>
      <w:r>
        <w:rPr>
          <w:rFonts w:ascii="Times New Roman"/>
          <w:color w:val="333333"/>
          <w:sz w:val="24"/>
        </w:rPr>
        <w:t>a</w:t>
      </w:r>
      <w:r w:rsidRPr="0074704F">
        <w:rPr>
          <w:rFonts w:ascii="Times New Roman"/>
          <w:color w:val="333333"/>
          <w:sz w:val="24"/>
        </w:rPr>
        <w:t xml:space="preserve"> </w:t>
      </w:r>
      <w:r>
        <w:rPr>
          <w:rFonts w:ascii="Times New Roman"/>
          <w:color w:val="333333"/>
          <w:sz w:val="24"/>
        </w:rPr>
        <w:t>snapshot of the total workforce licensed to practice in NC as of October 31 each year. The HPDS maintains these data as part of its service to the state of NC, and the NC Medical Board has approved the use of their data for this study.</w:t>
      </w:r>
      <w:r w:rsidR="00F81942">
        <w:rPr>
          <w:rFonts w:ascii="Times New Roman"/>
          <w:color w:val="333333"/>
          <w:sz w:val="24"/>
        </w:rPr>
        <w:t xml:space="preserve"> </w:t>
      </w:r>
    </w:p>
    <w:p w14:paraId="4C390D15" w14:textId="77777777" w:rsidR="0074704F" w:rsidRDefault="0074704F">
      <w:pPr>
        <w:spacing w:line="225" w:lineRule="auto"/>
        <w:ind w:left="680" w:right="453"/>
        <w:rPr>
          <w:rFonts w:ascii="Times New Roman"/>
          <w:color w:val="333333"/>
          <w:sz w:val="24"/>
        </w:rPr>
      </w:pPr>
    </w:p>
    <w:p w14:paraId="1791E2BB" w14:textId="2DCAAB59" w:rsidR="0074704F" w:rsidRPr="0074704F" w:rsidRDefault="00F81942" w:rsidP="00CE0260">
      <w:pPr>
        <w:spacing w:line="225" w:lineRule="auto"/>
        <w:ind w:left="680" w:right="453"/>
        <w:rPr>
          <w:rFonts w:ascii="Times New Roman"/>
          <w:color w:val="333333"/>
          <w:sz w:val="24"/>
        </w:rPr>
      </w:pPr>
      <w:r w:rsidRPr="00F81942">
        <w:rPr>
          <w:rFonts w:ascii="Times New Roman"/>
          <w:color w:val="333333"/>
          <w:sz w:val="24"/>
        </w:rPr>
        <w:t>Using a unique physician identifier in the data, we will create physician-level career histories from 2009-2019.</w:t>
      </w:r>
      <w:r w:rsidR="0074704F" w:rsidRPr="0074704F">
        <w:rPr>
          <w:rFonts w:ascii="Times New Roman"/>
          <w:color w:val="333333"/>
          <w:sz w:val="24"/>
        </w:rPr>
        <w:t xml:space="preserve"> </w:t>
      </w:r>
      <w:r w:rsidR="00EA5180">
        <w:rPr>
          <w:rFonts w:ascii="Times New Roman"/>
          <w:color w:val="333333"/>
          <w:sz w:val="24"/>
        </w:rPr>
        <w:t xml:space="preserve">We will use descriptive analysis and latent </w:t>
      </w:r>
      <w:r>
        <w:rPr>
          <w:rFonts w:ascii="Times New Roman"/>
          <w:color w:val="333333"/>
          <w:sz w:val="24"/>
        </w:rPr>
        <w:t>transition</w:t>
      </w:r>
      <w:r w:rsidR="00EA5180">
        <w:rPr>
          <w:rFonts w:ascii="Times New Roman"/>
          <w:color w:val="333333"/>
          <w:sz w:val="24"/>
        </w:rPr>
        <w:t xml:space="preserve"> analysis </w:t>
      </w:r>
      <w:ins w:id="1" w:author="Howard, Annie Green" w:date="2026-03-29T19:59:00Z">
        <w:r w:rsidR="00CE0260" w:rsidRPr="00CE0260">
          <w:rPr>
            <w:rFonts w:ascii="Times New Roman"/>
            <w:color w:val="333333"/>
            <w:sz w:val="24"/>
          </w:rPr>
          <w:t>to estimate rates of movement across the four career typologies identified in our prior work and to examine factors associated with these transitions</w:t>
        </w:r>
      </w:ins>
      <w:ins w:id="2" w:author="Howard, Annie Green" w:date="2026-03-29T19:59:00Z" w16du:dateUtc="2026-03-29T23:59:00Z">
        <w:r w:rsidR="00CE0260">
          <w:rPr>
            <w:rFonts w:ascii="Times New Roman"/>
            <w:color w:val="333333"/>
            <w:sz w:val="24"/>
          </w:rPr>
          <w:t xml:space="preserve">. </w:t>
        </w:r>
      </w:ins>
      <w:ins w:id="3" w:author="Howard, Annie Green" w:date="2026-03-29T20:00:00Z" w16du:dateUtc="2026-03-30T00:00:00Z">
        <w:r w:rsidR="00162DD4">
          <w:rPr>
            <w:rFonts w:ascii="Times New Roman"/>
            <w:color w:val="333333"/>
            <w:sz w:val="24"/>
          </w:rPr>
          <w:t xml:space="preserve">Given career typologies </w:t>
        </w:r>
      </w:ins>
      <w:ins w:id="4" w:author="Howard, Annie Green" w:date="2026-03-29T20:02:00Z" w16du:dateUtc="2026-03-30T00:02:00Z">
        <w:r w:rsidR="00C73382">
          <w:rPr>
            <w:rFonts w:ascii="Times New Roman"/>
            <w:color w:val="333333"/>
            <w:sz w:val="24"/>
          </w:rPr>
          <w:t>are defined</w:t>
        </w:r>
      </w:ins>
      <w:ins w:id="5" w:author="Howard, Annie Green" w:date="2026-03-29T20:00:00Z" w16du:dateUtc="2026-03-30T00:00:00Z">
        <w:r w:rsidR="00162DD4">
          <w:rPr>
            <w:rFonts w:ascii="Times New Roman"/>
            <w:color w:val="333333"/>
            <w:sz w:val="24"/>
          </w:rPr>
          <w:t xml:space="preserve"> by </w:t>
        </w:r>
        <w:r w:rsidR="00162DD4" w:rsidRPr="0074704F">
          <w:rPr>
            <w:rFonts w:ascii="Times New Roman"/>
            <w:color w:val="333333"/>
            <w:sz w:val="24"/>
          </w:rPr>
          <w:t>practice characteristics [specialty, employment setting</w:t>
        </w:r>
        <w:r w:rsidR="00162DD4">
          <w:rPr>
            <w:rFonts w:ascii="Times New Roman"/>
            <w:color w:val="333333"/>
            <w:sz w:val="24"/>
          </w:rPr>
          <w:t xml:space="preserve">] </w:t>
        </w:r>
        <w:r w:rsidR="00162DD4" w:rsidRPr="0074704F">
          <w:rPr>
            <w:rFonts w:ascii="Times New Roman"/>
            <w:color w:val="333333"/>
            <w:sz w:val="24"/>
          </w:rPr>
          <w:t>and geographic characteristics [practice in Rural Area]</w:t>
        </w:r>
        <w:r w:rsidR="00162DD4">
          <w:rPr>
            <w:rFonts w:ascii="Times New Roman"/>
            <w:color w:val="333333"/>
            <w:sz w:val="24"/>
          </w:rPr>
          <w:t xml:space="preserve">, we will </w:t>
        </w:r>
      </w:ins>
      <w:ins w:id="6" w:author="Howard, Annie Green" w:date="2026-03-29T20:02:00Z" w16du:dateUtc="2026-03-30T00:02:00Z">
        <w:r w:rsidR="00C73382">
          <w:rPr>
            <w:rFonts w:ascii="Times New Roman"/>
            <w:color w:val="333333"/>
            <w:sz w:val="24"/>
          </w:rPr>
          <w:t xml:space="preserve">assess </w:t>
        </w:r>
      </w:ins>
      <w:ins w:id="7" w:author="Howard, Annie Green" w:date="2026-03-29T20:01:00Z" w16du:dateUtc="2026-03-30T00:01:00Z">
        <w:r w:rsidR="00EB21BB">
          <w:rPr>
            <w:rFonts w:ascii="Times New Roman"/>
            <w:color w:val="333333"/>
            <w:sz w:val="24"/>
          </w:rPr>
          <w:t xml:space="preserve">whether typologies </w:t>
        </w:r>
      </w:ins>
      <w:ins w:id="8" w:author="Howard, Annie Green" w:date="2026-03-29T20:02:00Z" w16du:dateUtc="2026-03-30T00:02:00Z">
        <w:r w:rsidR="00C73382">
          <w:rPr>
            <w:rFonts w:ascii="Times New Roman"/>
            <w:color w:val="333333"/>
            <w:sz w:val="24"/>
          </w:rPr>
          <w:t>defined by these</w:t>
        </w:r>
      </w:ins>
      <w:ins w:id="9" w:author="Howard, Annie Green" w:date="2026-03-29T20:01:00Z" w16du:dateUtc="2026-03-30T00:01:00Z">
        <w:r w:rsidR="00EB21BB">
          <w:rPr>
            <w:rFonts w:ascii="Times New Roman"/>
            <w:color w:val="333333"/>
            <w:sz w:val="24"/>
          </w:rPr>
          <w:t xml:space="preserve"> factors </w:t>
        </w:r>
      </w:ins>
      <w:ins w:id="10" w:author="Howard, Annie Green" w:date="2026-03-29T20:02:00Z" w16du:dateUtc="2026-03-30T00:02:00Z">
        <w:r w:rsidR="00C73382">
          <w:rPr>
            <w:rFonts w:ascii="Times New Roman"/>
            <w:color w:val="333333"/>
            <w:sz w:val="24"/>
          </w:rPr>
          <w:t xml:space="preserve">are associated with a higher likelihood of transition and, if so, the specific </w:t>
        </w:r>
      </w:ins>
      <w:ins w:id="11" w:author="Howard, Annie Green" w:date="2026-03-29T20:03:00Z" w16du:dateUtc="2026-03-30T00:03:00Z">
        <w:r w:rsidR="00C73382">
          <w:rPr>
            <w:rFonts w:ascii="Times New Roman"/>
            <w:color w:val="333333"/>
            <w:sz w:val="24"/>
          </w:rPr>
          <w:t xml:space="preserve">career typology to which physicians are most likely to transition. </w:t>
        </w:r>
      </w:ins>
      <w:ins w:id="12" w:author="Howard, Annie Green" w:date="2026-03-29T20:01:00Z" w16du:dateUtc="2026-03-30T00:01:00Z">
        <w:r w:rsidR="00EB21BB">
          <w:rPr>
            <w:rFonts w:ascii="Times New Roman"/>
            <w:color w:val="333333"/>
            <w:sz w:val="24"/>
          </w:rPr>
          <w:t xml:space="preserve"> We will also </w:t>
        </w:r>
      </w:ins>
      <w:ins w:id="13" w:author="Howard, Annie Green" w:date="2026-03-29T20:03:00Z" w16du:dateUtc="2026-03-30T00:03:00Z">
        <w:r w:rsidR="00C73382">
          <w:rPr>
            <w:rFonts w:ascii="Times New Roman"/>
            <w:color w:val="333333"/>
            <w:sz w:val="24"/>
          </w:rPr>
          <w:t>examine</w:t>
        </w:r>
      </w:ins>
      <w:ins w:id="14" w:author="Howard, Annie Green" w:date="2026-03-29T20:01:00Z" w16du:dateUtc="2026-03-30T00:01:00Z">
        <w:r w:rsidR="00EB21BB">
          <w:rPr>
            <w:rFonts w:ascii="Times New Roman"/>
            <w:color w:val="333333"/>
            <w:sz w:val="24"/>
          </w:rPr>
          <w:t xml:space="preserve"> whether factors </w:t>
        </w:r>
      </w:ins>
      <w:ins w:id="15" w:author="Howard, Annie Green" w:date="2026-03-29T20:03:00Z" w16du:dateUtc="2026-03-30T00:03:00Z">
        <w:r w:rsidR="00C73382">
          <w:rPr>
            <w:rFonts w:ascii="Times New Roman"/>
            <w:color w:val="333333"/>
            <w:sz w:val="24"/>
          </w:rPr>
          <w:t xml:space="preserve">not directly incorporated into the career typology definitions are associated with transitions. These factors include </w:t>
        </w:r>
      </w:ins>
      <w:del w:id="16" w:author="Howard, Annie Green" w:date="2026-03-29T20:00:00Z" w16du:dateUtc="2026-03-30T00:00:00Z">
        <w:r w:rsidR="00EA5180" w:rsidDel="00CE0260">
          <w:rPr>
            <w:rFonts w:ascii="Times New Roman"/>
            <w:color w:val="333333"/>
            <w:sz w:val="24"/>
          </w:rPr>
          <w:delText xml:space="preserve">to </w:delText>
        </w:r>
      </w:del>
      <w:del w:id="17" w:author="Howard, Annie Green" w:date="2026-03-29T20:01:00Z" w16du:dateUtc="2026-03-30T00:01:00Z">
        <w:r w:rsidR="00EA5180" w:rsidDel="00EB21BB">
          <w:rPr>
            <w:rFonts w:ascii="Times New Roman"/>
            <w:color w:val="333333"/>
            <w:sz w:val="24"/>
          </w:rPr>
          <w:delText>examine</w:delText>
        </w:r>
      </w:del>
      <w:del w:id="18" w:author="Howard, Annie Green" w:date="2026-03-29T20:03:00Z" w16du:dateUtc="2026-03-30T00:03:00Z">
        <w:r w:rsidR="00EA5180" w:rsidDel="00C73382">
          <w:rPr>
            <w:rFonts w:ascii="Times New Roman"/>
            <w:color w:val="333333"/>
            <w:sz w:val="24"/>
          </w:rPr>
          <w:delText xml:space="preserve"> </w:delText>
        </w:r>
      </w:del>
      <w:del w:id="19" w:author="Howard, Annie Green" w:date="2026-03-29T20:01:00Z" w16du:dateUtc="2026-03-30T00:01:00Z">
        <w:r w:rsidR="0074704F" w:rsidRPr="0074704F" w:rsidDel="00EB21BB">
          <w:rPr>
            <w:rFonts w:ascii="Times New Roman"/>
            <w:color w:val="333333"/>
            <w:sz w:val="24"/>
          </w:rPr>
          <w:delText>if</w:delText>
        </w:r>
      </w:del>
      <w:del w:id="20" w:author="Howard, Annie Green" w:date="2026-03-29T20:03:00Z" w16du:dateUtc="2026-03-30T00:03:00Z">
        <w:r w:rsidR="0074704F" w:rsidRPr="0074704F" w:rsidDel="00C73382">
          <w:rPr>
            <w:rFonts w:ascii="Times New Roman"/>
            <w:color w:val="333333"/>
            <w:sz w:val="24"/>
          </w:rPr>
          <w:delText xml:space="preserve"> a</w:delText>
        </w:r>
      </w:del>
      <w:r w:rsidR="0074704F" w:rsidRPr="0074704F">
        <w:rPr>
          <w:rFonts w:ascii="Times New Roman"/>
          <w:color w:val="333333"/>
          <w:sz w:val="24"/>
        </w:rPr>
        <w:t xml:space="preserve"> physician</w:t>
      </w:r>
      <w:r w:rsidR="0074704F" w:rsidRPr="0074704F">
        <w:rPr>
          <w:rFonts w:ascii="Times New Roman"/>
          <w:color w:val="333333"/>
          <w:sz w:val="24"/>
        </w:rPr>
        <w:t>’</w:t>
      </w:r>
      <w:r w:rsidR="0074704F" w:rsidRPr="0074704F">
        <w:rPr>
          <w:rFonts w:ascii="Times New Roman"/>
          <w:color w:val="333333"/>
          <w:sz w:val="24"/>
        </w:rPr>
        <w:t xml:space="preserve">s demographic [age, sex, race/ethnicity], </w:t>
      </w:r>
      <w:ins w:id="21" w:author="Howard, Annie Green" w:date="2026-03-29T20:04:00Z" w16du:dateUtc="2026-03-30T00:04:00Z">
        <w:r w:rsidR="009B6748">
          <w:rPr>
            <w:rFonts w:ascii="Times New Roman"/>
            <w:color w:val="333333"/>
            <w:sz w:val="24"/>
          </w:rPr>
          <w:t xml:space="preserve">additional </w:t>
        </w:r>
      </w:ins>
      <w:r w:rsidR="0074704F" w:rsidRPr="0074704F">
        <w:rPr>
          <w:rFonts w:ascii="Times New Roman"/>
          <w:color w:val="333333"/>
          <w:sz w:val="24"/>
        </w:rPr>
        <w:t>practice characteristics [</w:t>
      </w:r>
      <w:del w:id="22" w:author="Howard, Annie Green" w:date="2026-03-29T20:01:00Z" w16du:dateUtc="2026-03-30T00:01:00Z">
        <w:r w:rsidR="0074704F" w:rsidRPr="0074704F" w:rsidDel="00EB21BB">
          <w:rPr>
            <w:rFonts w:ascii="Times New Roman"/>
            <w:color w:val="333333"/>
            <w:sz w:val="24"/>
          </w:rPr>
          <w:delText xml:space="preserve">specialty, employment setting and </w:delText>
        </w:r>
      </w:del>
      <w:r w:rsidR="0074704F" w:rsidRPr="0074704F">
        <w:rPr>
          <w:rFonts w:ascii="Times New Roman"/>
          <w:color w:val="333333"/>
          <w:sz w:val="24"/>
        </w:rPr>
        <w:t>hours worked]</w:t>
      </w:r>
      <w:del w:id="23" w:author="Howard, Annie Green" w:date="2026-03-29T20:04:00Z" w16du:dateUtc="2026-03-30T00:04:00Z">
        <w:r w:rsidR="0074704F" w:rsidRPr="0074704F" w:rsidDel="009B6748">
          <w:rPr>
            <w:rFonts w:ascii="Times New Roman"/>
            <w:color w:val="333333"/>
            <w:sz w:val="24"/>
          </w:rPr>
          <w:delText xml:space="preserve"> and</w:delText>
        </w:r>
      </w:del>
      <w:ins w:id="24" w:author="Howard, Annie Green" w:date="2026-03-29T20:04:00Z" w16du:dateUtc="2026-03-30T00:04:00Z">
        <w:r w:rsidR="009B6748">
          <w:rPr>
            <w:rFonts w:ascii="Times New Roman"/>
            <w:color w:val="333333"/>
            <w:sz w:val="24"/>
          </w:rPr>
          <w:t xml:space="preserve">, </w:t>
        </w:r>
      </w:ins>
      <w:r w:rsidR="0074704F" w:rsidRPr="0074704F">
        <w:rPr>
          <w:rFonts w:ascii="Times New Roman"/>
          <w:color w:val="333333"/>
          <w:sz w:val="24"/>
        </w:rPr>
        <w:t xml:space="preserve"> </w:t>
      </w:r>
      <w:ins w:id="25" w:author="Howard, Annie Green" w:date="2026-03-29T20:04:00Z" w16du:dateUtc="2026-03-30T00:04:00Z">
        <w:r w:rsidR="009B6748">
          <w:rPr>
            <w:rFonts w:ascii="Times New Roman"/>
            <w:color w:val="333333"/>
            <w:sz w:val="24"/>
          </w:rPr>
          <w:t xml:space="preserve">additional </w:t>
        </w:r>
      </w:ins>
      <w:r w:rsidR="0074704F" w:rsidRPr="0074704F">
        <w:rPr>
          <w:rFonts w:ascii="Times New Roman"/>
          <w:color w:val="333333"/>
          <w:sz w:val="24"/>
        </w:rPr>
        <w:t>geographic characteristics [practice in a Health Professional Shortage Area</w:t>
      </w:r>
      <w:del w:id="26" w:author="Howard, Annie Green" w:date="2026-03-29T20:01:00Z" w16du:dateUtc="2026-03-30T00:01:00Z">
        <w:r w:rsidR="0074704F" w:rsidRPr="0074704F" w:rsidDel="00EB21BB">
          <w:rPr>
            <w:rFonts w:ascii="Times New Roman"/>
            <w:color w:val="333333"/>
            <w:sz w:val="24"/>
          </w:rPr>
          <w:delText xml:space="preserve"> or Rural Area</w:delText>
        </w:r>
      </w:del>
      <w:r w:rsidR="0074704F" w:rsidRPr="0074704F">
        <w:rPr>
          <w:rFonts w:ascii="Times New Roman"/>
          <w:color w:val="333333"/>
          <w:sz w:val="24"/>
        </w:rPr>
        <w:t xml:space="preserve">], and training location [attended medical school in North Carolina, out of North Carolina or internally] are associated with transitions between the four career typologies identified in our earlier work. </w:t>
      </w:r>
      <w:r w:rsidR="0074704F">
        <w:rPr>
          <w:rFonts w:ascii="Times New Roman"/>
          <w:color w:val="333333"/>
          <w:sz w:val="24"/>
        </w:rPr>
        <w:t xml:space="preserve">We will also compare </w:t>
      </w:r>
      <w:r w:rsidR="00E733F6">
        <w:rPr>
          <w:rFonts w:ascii="Times New Roman"/>
          <w:color w:val="333333"/>
          <w:sz w:val="24"/>
        </w:rPr>
        <w:t>whether</w:t>
      </w:r>
      <w:r w:rsidR="0074704F">
        <w:rPr>
          <w:rFonts w:ascii="Times New Roman"/>
          <w:color w:val="333333"/>
          <w:sz w:val="24"/>
        </w:rPr>
        <w:t xml:space="preserve"> </w:t>
      </w:r>
      <w:r w:rsidR="00E733F6">
        <w:rPr>
          <w:rFonts w:ascii="Times New Roman"/>
          <w:color w:val="333333"/>
          <w:sz w:val="24"/>
        </w:rPr>
        <w:t>physicians who make and do not make transitions</w:t>
      </w:r>
      <w:r w:rsidR="0074704F">
        <w:rPr>
          <w:rFonts w:ascii="Times New Roman"/>
          <w:color w:val="333333"/>
          <w:sz w:val="24"/>
        </w:rPr>
        <w:t xml:space="preserve"> differ by sex and age group.</w:t>
      </w:r>
    </w:p>
    <w:p w14:paraId="220107DE" w14:textId="77777777" w:rsidR="00814875" w:rsidRDefault="00814875">
      <w:pPr>
        <w:pStyle w:val="BodyText"/>
        <w:spacing w:before="197"/>
        <w:rPr>
          <w:rFonts w:ascii="Times New Roman"/>
        </w:rPr>
      </w:pPr>
    </w:p>
    <w:p w14:paraId="1C97A37F"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g">
            <w:drawing>
              <wp:anchor distT="0" distB="0" distL="0" distR="0" simplePos="0" relativeHeight="15746048" behindDoc="0" locked="0" layoutInCell="1" allowOverlap="1" wp14:anchorId="24C2F921" wp14:editId="66DC1ECF">
                <wp:simplePos x="0" y="0"/>
                <wp:positionH relativeFrom="page">
                  <wp:posOffset>1079500</wp:posOffset>
                </wp:positionH>
                <wp:positionV relativeFrom="paragraph">
                  <wp:posOffset>17931</wp:posOffset>
                </wp:positionV>
                <wp:extent cx="5778500" cy="87630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876300"/>
                          <a:chOff x="0" y="0"/>
                          <a:chExt cx="5778500" cy="876300"/>
                        </a:xfrm>
                      </wpg:grpSpPr>
                      <wps:wsp>
                        <wps:cNvPr id="110" name="Graphic 110"/>
                        <wps:cNvSpPr/>
                        <wps:spPr>
                          <a:xfrm>
                            <a:off x="0" y="0"/>
                            <a:ext cx="5778500" cy="876300"/>
                          </a:xfrm>
                          <a:custGeom>
                            <a:avLst/>
                            <a:gdLst/>
                            <a:ahLst/>
                            <a:cxnLst/>
                            <a:rect l="l" t="t" r="r" b="b"/>
                            <a:pathLst>
                              <a:path w="5778500" h="876300">
                                <a:moveTo>
                                  <a:pt x="5778500" y="0"/>
                                </a:moveTo>
                                <a:lnTo>
                                  <a:pt x="0" y="0"/>
                                </a:lnTo>
                                <a:lnTo>
                                  <a:pt x="0" y="876300"/>
                                </a:lnTo>
                                <a:lnTo>
                                  <a:pt x="5778500" y="876300"/>
                                </a:lnTo>
                                <a:lnTo>
                                  <a:pt x="5778500" y="0"/>
                                </a:lnTo>
                                <a:close/>
                              </a:path>
                            </a:pathLst>
                          </a:custGeom>
                          <a:solidFill>
                            <a:srgbClr val="DFEBF4"/>
                          </a:solidFill>
                        </wps:spPr>
                        <wps:bodyPr wrap="square" lIns="0" tIns="0" rIns="0" bIns="0" rtlCol="0">
                          <a:prstTxWarp prst="textNoShape">
                            <a:avLst/>
                          </a:prstTxWarp>
                          <a:noAutofit/>
                        </wps:bodyPr>
                      </wps:wsp>
                      <wps:wsp>
                        <wps:cNvPr id="111" name="Graphic 111"/>
                        <wps:cNvSpPr/>
                        <wps:spPr>
                          <a:xfrm>
                            <a:off x="304800" y="266699"/>
                            <a:ext cx="50800" cy="469900"/>
                          </a:xfrm>
                          <a:custGeom>
                            <a:avLst/>
                            <a:gdLst/>
                            <a:ahLst/>
                            <a:cxnLst/>
                            <a:rect l="l" t="t" r="r" b="b"/>
                            <a:pathLst>
                              <a:path w="50800" h="469900">
                                <a:moveTo>
                                  <a:pt x="50800" y="444500"/>
                                </a:moveTo>
                                <a:lnTo>
                                  <a:pt x="48793" y="434644"/>
                                </a:lnTo>
                                <a:lnTo>
                                  <a:pt x="43332" y="426567"/>
                                </a:lnTo>
                                <a:lnTo>
                                  <a:pt x="35255" y="421106"/>
                                </a:lnTo>
                                <a:lnTo>
                                  <a:pt x="25400" y="419100"/>
                                </a:lnTo>
                                <a:lnTo>
                                  <a:pt x="15532" y="421106"/>
                                </a:lnTo>
                                <a:lnTo>
                                  <a:pt x="7454" y="426567"/>
                                </a:lnTo>
                                <a:lnTo>
                                  <a:pt x="1993" y="434644"/>
                                </a:lnTo>
                                <a:lnTo>
                                  <a:pt x="0" y="444500"/>
                                </a:lnTo>
                                <a:lnTo>
                                  <a:pt x="1993" y="454367"/>
                                </a:lnTo>
                                <a:lnTo>
                                  <a:pt x="7454" y="462445"/>
                                </a:lnTo>
                                <a:lnTo>
                                  <a:pt x="15532" y="467906"/>
                                </a:lnTo>
                                <a:lnTo>
                                  <a:pt x="25400" y="469900"/>
                                </a:lnTo>
                                <a:lnTo>
                                  <a:pt x="35255" y="467906"/>
                                </a:lnTo>
                                <a:lnTo>
                                  <a:pt x="43332" y="462445"/>
                                </a:lnTo>
                                <a:lnTo>
                                  <a:pt x="48793" y="454367"/>
                                </a:lnTo>
                                <a:lnTo>
                                  <a:pt x="50800" y="444500"/>
                                </a:lnTo>
                                <a:close/>
                              </a:path>
                              <a:path w="50800" h="4699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4699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s:wsp>
                        <wps:cNvPr id="112" name="Textbox 112"/>
                        <wps:cNvSpPr txBox="1"/>
                        <wps:spPr>
                          <a:xfrm>
                            <a:off x="0" y="0"/>
                            <a:ext cx="5778500" cy="876300"/>
                          </a:xfrm>
                          <a:prstGeom prst="rect">
                            <a:avLst/>
                          </a:prstGeom>
                        </wps:spPr>
                        <wps:txbx>
                          <w:txbxContent>
                            <w:p w14:paraId="077F1875" w14:textId="77777777" w:rsidR="00814875" w:rsidRDefault="00EA5180">
                              <w:pPr>
                                <w:spacing w:line="202" w:lineRule="exact"/>
                                <w:rPr>
                                  <w:sz w:val="20"/>
                                </w:rPr>
                              </w:pPr>
                              <w:r>
                                <w:rPr>
                                  <w:color w:val="333333"/>
                                  <w:sz w:val="20"/>
                                </w:rPr>
                                <w:t>If</w:t>
                              </w:r>
                              <w:r>
                                <w:rPr>
                                  <w:color w:val="333333"/>
                                  <w:spacing w:val="-2"/>
                                  <w:sz w:val="20"/>
                                </w:rPr>
                                <w:t xml:space="preserve"> </w:t>
                              </w:r>
                              <w:r>
                                <w:rPr>
                                  <w:color w:val="333333"/>
                                  <w:sz w:val="20"/>
                                </w:rPr>
                                <w:t>subjects</w:t>
                              </w:r>
                              <w:r>
                                <w:rPr>
                                  <w:color w:val="333333"/>
                                  <w:spacing w:val="-2"/>
                                  <w:sz w:val="20"/>
                                </w:rPr>
                                <w:t xml:space="preserve"> </w:t>
                              </w:r>
                              <w:r>
                                <w:rPr>
                                  <w:color w:val="333333"/>
                                  <w:sz w:val="20"/>
                                </w:rPr>
                                <w:t>are</w:t>
                              </w:r>
                              <w:r>
                                <w:rPr>
                                  <w:color w:val="333333"/>
                                  <w:spacing w:val="-2"/>
                                  <w:sz w:val="20"/>
                                </w:rPr>
                                <w:t xml:space="preserve"> </w:t>
                              </w:r>
                              <w:r>
                                <w:rPr>
                                  <w:color w:val="333333"/>
                                  <w:sz w:val="20"/>
                                </w:rPr>
                                <w:t>assigned</w:t>
                              </w:r>
                              <w:r>
                                <w:rPr>
                                  <w:color w:val="333333"/>
                                  <w:spacing w:val="-2"/>
                                  <w:sz w:val="20"/>
                                </w:rPr>
                                <w:t xml:space="preserve"> </w:t>
                              </w:r>
                              <w:r>
                                <w:rPr>
                                  <w:color w:val="333333"/>
                                  <w:sz w:val="20"/>
                                </w:rPr>
                                <w:t>or</w:t>
                              </w:r>
                              <w:r>
                                <w:rPr>
                                  <w:color w:val="333333"/>
                                  <w:spacing w:val="-1"/>
                                  <w:sz w:val="20"/>
                                </w:rPr>
                                <w:t xml:space="preserve"> </w:t>
                              </w:r>
                              <w:r>
                                <w:rPr>
                                  <w:color w:val="333333"/>
                                  <w:sz w:val="20"/>
                                </w:rPr>
                                <w:t>randomized</w:t>
                              </w:r>
                              <w:r>
                                <w:rPr>
                                  <w:color w:val="333333"/>
                                  <w:spacing w:val="-2"/>
                                  <w:sz w:val="20"/>
                                </w:rPr>
                                <w:t xml:space="preserve"> </w:t>
                              </w:r>
                              <w:r>
                                <w:rPr>
                                  <w:color w:val="333333"/>
                                  <w:sz w:val="20"/>
                                </w:rPr>
                                <w:t>to</w:t>
                              </w:r>
                              <w:r>
                                <w:rPr>
                                  <w:color w:val="333333"/>
                                  <w:spacing w:val="-2"/>
                                  <w:sz w:val="20"/>
                                </w:rPr>
                                <w:t xml:space="preserve"> </w:t>
                              </w:r>
                              <w:r>
                                <w:rPr>
                                  <w:color w:val="333333"/>
                                  <w:sz w:val="20"/>
                                </w:rPr>
                                <w:t>study</w:t>
                              </w:r>
                              <w:r>
                                <w:rPr>
                                  <w:color w:val="333333"/>
                                  <w:spacing w:val="-2"/>
                                  <w:sz w:val="20"/>
                                </w:rPr>
                                <w:t xml:space="preserve"> </w:t>
                              </w:r>
                              <w:r>
                                <w:rPr>
                                  <w:color w:val="333333"/>
                                  <w:sz w:val="20"/>
                                </w:rPr>
                                <w:t>"arms"</w:t>
                              </w:r>
                              <w:r>
                                <w:rPr>
                                  <w:color w:val="333333"/>
                                  <w:spacing w:val="-2"/>
                                  <w:sz w:val="20"/>
                                </w:rPr>
                                <w:t xml:space="preserve"> </w:t>
                              </w:r>
                              <w:r>
                                <w:rPr>
                                  <w:color w:val="333333"/>
                                  <w:sz w:val="20"/>
                                </w:rPr>
                                <w:t>or</w:t>
                              </w:r>
                              <w:r>
                                <w:rPr>
                                  <w:color w:val="333333"/>
                                  <w:spacing w:val="-1"/>
                                  <w:sz w:val="20"/>
                                </w:rPr>
                                <w:t xml:space="preserve"> </w:t>
                              </w:r>
                              <w:r>
                                <w:rPr>
                                  <w:color w:val="333333"/>
                                  <w:sz w:val="20"/>
                                </w:rPr>
                                <w:t>groups,</w:t>
                              </w:r>
                              <w:r>
                                <w:rPr>
                                  <w:color w:val="333333"/>
                                  <w:spacing w:val="-2"/>
                                  <w:sz w:val="20"/>
                                </w:rPr>
                                <w:t xml:space="preserve"> </w:t>
                              </w:r>
                              <w:r>
                                <w:rPr>
                                  <w:color w:val="333333"/>
                                  <w:sz w:val="20"/>
                                </w:rPr>
                                <w:t>describe</w:t>
                              </w:r>
                              <w:r>
                                <w:rPr>
                                  <w:color w:val="333333"/>
                                  <w:spacing w:val="-2"/>
                                  <w:sz w:val="20"/>
                                </w:rPr>
                                <w:t xml:space="preserve"> </w:t>
                              </w:r>
                              <w:r>
                                <w:rPr>
                                  <w:color w:val="333333"/>
                                  <w:sz w:val="20"/>
                                </w:rPr>
                                <w:t>how</w:t>
                              </w:r>
                              <w:r>
                                <w:rPr>
                                  <w:color w:val="333333"/>
                                  <w:spacing w:val="-2"/>
                                  <w:sz w:val="20"/>
                                </w:rPr>
                                <w:t xml:space="preserve"> </w:t>
                              </w:r>
                              <w:r>
                                <w:rPr>
                                  <w:color w:val="333333"/>
                                  <w:sz w:val="20"/>
                                </w:rPr>
                                <w:t>they</w:t>
                              </w:r>
                              <w:r>
                                <w:rPr>
                                  <w:color w:val="333333"/>
                                  <w:spacing w:val="-2"/>
                                  <w:sz w:val="20"/>
                                </w:rPr>
                                <w:t xml:space="preserve"> </w:t>
                              </w:r>
                              <w:r>
                                <w:rPr>
                                  <w:color w:val="333333"/>
                                  <w:sz w:val="20"/>
                                </w:rPr>
                                <w:t>are</w:t>
                              </w:r>
                              <w:r>
                                <w:rPr>
                                  <w:color w:val="333333"/>
                                  <w:spacing w:val="-1"/>
                                  <w:sz w:val="20"/>
                                </w:rPr>
                                <w:t xml:space="preserve"> </w:t>
                              </w:r>
                              <w:r>
                                <w:rPr>
                                  <w:color w:val="333333"/>
                                  <w:spacing w:val="-2"/>
                                  <w:sz w:val="20"/>
                                </w:rPr>
                                <w:t>assigned.</w:t>
                              </w:r>
                            </w:p>
                            <w:p w14:paraId="31D9EAB1" w14:textId="77777777" w:rsidR="00814875" w:rsidRDefault="00EA5180">
                              <w:pPr>
                                <w:spacing w:before="137" w:line="230" w:lineRule="auto"/>
                                <w:ind w:left="620" w:right="107"/>
                                <w:rPr>
                                  <w:i/>
                                  <w:sz w:val="20"/>
                                </w:rPr>
                              </w:pPr>
                              <w:r>
                                <w:rPr>
                                  <w:i/>
                                  <w:color w:val="333333"/>
                                  <w:sz w:val="20"/>
                                </w:rPr>
                                <w:t>Describe</w:t>
                              </w:r>
                              <w:r>
                                <w:rPr>
                                  <w:i/>
                                  <w:color w:val="333333"/>
                                  <w:spacing w:val="-4"/>
                                  <w:sz w:val="20"/>
                                </w:rPr>
                                <w:t xml:space="preserve"> </w:t>
                              </w:r>
                              <w:r>
                                <w:rPr>
                                  <w:i/>
                                  <w:color w:val="333333"/>
                                  <w:sz w:val="20"/>
                                </w:rPr>
                                <w:t>the</w:t>
                              </w:r>
                              <w:r>
                                <w:rPr>
                                  <w:i/>
                                  <w:color w:val="333333"/>
                                  <w:spacing w:val="-4"/>
                                  <w:sz w:val="20"/>
                                </w:rPr>
                                <w:t xml:space="preserve"> </w:t>
                              </w:r>
                              <w:r>
                                <w:rPr>
                                  <w:i/>
                                  <w:color w:val="333333"/>
                                  <w:sz w:val="20"/>
                                </w:rPr>
                                <w:t>methods</w:t>
                              </w:r>
                              <w:r>
                                <w:rPr>
                                  <w:i/>
                                  <w:color w:val="333333"/>
                                  <w:spacing w:val="-4"/>
                                  <w:sz w:val="20"/>
                                </w:rPr>
                                <w:t xml:space="preserve"> </w:t>
                              </w:r>
                              <w:r>
                                <w:rPr>
                                  <w:i/>
                                  <w:color w:val="333333"/>
                                  <w:sz w:val="20"/>
                                </w:rPr>
                                <w:t>of</w:t>
                              </w:r>
                              <w:r>
                                <w:rPr>
                                  <w:i/>
                                  <w:color w:val="333333"/>
                                  <w:spacing w:val="-4"/>
                                  <w:sz w:val="20"/>
                                </w:rPr>
                                <w:t xml:space="preserve"> </w:t>
                              </w:r>
                              <w:r>
                                <w:rPr>
                                  <w:i/>
                                  <w:color w:val="333333"/>
                                  <w:sz w:val="20"/>
                                </w:rPr>
                                <w:t>computing</w:t>
                              </w:r>
                              <w:r>
                                <w:rPr>
                                  <w:i/>
                                  <w:color w:val="333333"/>
                                  <w:spacing w:val="-4"/>
                                  <w:sz w:val="20"/>
                                </w:rPr>
                                <w:t xml:space="preserve"> </w:t>
                              </w:r>
                              <w:r>
                                <w:rPr>
                                  <w:i/>
                                  <w:color w:val="333333"/>
                                  <w:sz w:val="20"/>
                                </w:rPr>
                                <w:t>the</w:t>
                              </w:r>
                              <w:r>
                                <w:rPr>
                                  <w:i/>
                                  <w:color w:val="333333"/>
                                  <w:spacing w:val="-4"/>
                                  <w:sz w:val="20"/>
                                </w:rPr>
                                <w:t xml:space="preserve"> </w:t>
                              </w:r>
                              <w:r>
                                <w:rPr>
                                  <w:i/>
                                  <w:color w:val="333333"/>
                                  <w:sz w:val="20"/>
                                </w:rPr>
                                <w:t>randomization</w:t>
                              </w:r>
                              <w:r>
                                <w:rPr>
                                  <w:i/>
                                  <w:color w:val="333333"/>
                                  <w:spacing w:val="-4"/>
                                  <w:sz w:val="20"/>
                                </w:rPr>
                                <w:t xml:space="preserve"> </w:t>
                              </w:r>
                              <w:r>
                                <w:rPr>
                                  <w:i/>
                                  <w:color w:val="333333"/>
                                  <w:sz w:val="20"/>
                                </w:rPr>
                                <w:t>schedule</w:t>
                              </w:r>
                              <w:r>
                                <w:rPr>
                                  <w:i/>
                                  <w:color w:val="333333"/>
                                  <w:spacing w:val="-4"/>
                                  <w:sz w:val="20"/>
                                </w:rPr>
                                <w:t xml:space="preserve"> </w:t>
                              </w:r>
                              <w:r>
                                <w:rPr>
                                  <w:i/>
                                  <w:color w:val="333333"/>
                                  <w:sz w:val="20"/>
                                </w:rPr>
                                <w:t>(if</w:t>
                              </w:r>
                              <w:r>
                                <w:rPr>
                                  <w:i/>
                                  <w:color w:val="333333"/>
                                  <w:spacing w:val="-4"/>
                                  <w:sz w:val="20"/>
                                </w:rPr>
                                <w:t xml:space="preserve"> </w:t>
                              </w:r>
                              <w:r>
                                <w:rPr>
                                  <w:i/>
                                  <w:color w:val="333333"/>
                                  <w:sz w:val="20"/>
                                </w:rPr>
                                <w:t>any)</w:t>
                              </w:r>
                              <w:r>
                                <w:rPr>
                                  <w:i/>
                                  <w:color w:val="333333"/>
                                  <w:spacing w:val="-4"/>
                                  <w:sz w:val="20"/>
                                </w:rPr>
                                <w:t xml:space="preserve"> </w:t>
                              </w:r>
                              <w:r>
                                <w:rPr>
                                  <w:i/>
                                  <w:color w:val="333333"/>
                                  <w:sz w:val="20"/>
                                </w:rPr>
                                <w:t>and</w:t>
                              </w:r>
                              <w:r>
                                <w:rPr>
                                  <w:i/>
                                  <w:color w:val="333333"/>
                                  <w:spacing w:val="-4"/>
                                  <w:sz w:val="20"/>
                                </w:rPr>
                                <w:t xml:space="preserve"> </w:t>
                              </w:r>
                              <w:r>
                                <w:rPr>
                                  <w:i/>
                                  <w:color w:val="333333"/>
                                  <w:sz w:val="20"/>
                                </w:rPr>
                                <w:t>maintaining blinding (if any).</w:t>
                              </w:r>
                            </w:p>
                            <w:p w14:paraId="100D45E5" w14:textId="77777777" w:rsidR="00814875" w:rsidRDefault="00EA5180">
                              <w:pPr>
                                <w:spacing w:line="216" w:lineRule="exact"/>
                                <w:ind w:left="620"/>
                                <w:rPr>
                                  <w:i/>
                                  <w:sz w:val="20"/>
                                </w:rPr>
                              </w:pPr>
                              <w:r>
                                <w:rPr>
                                  <w:i/>
                                  <w:color w:val="333333"/>
                                  <w:sz w:val="20"/>
                                </w:rPr>
                                <w:t>Who</w:t>
                              </w:r>
                              <w:r>
                                <w:rPr>
                                  <w:i/>
                                  <w:color w:val="333333"/>
                                  <w:spacing w:val="-1"/>
                                  <w:sz w:val="20"/>
                                </w:rPr>
                                <w:t xml:space="preserve"> </w:t>
                              </w:r>
                              <w:r>
                                <w:rPr>
                                  <w:i/>
                                  <w:color w:val="333333"/>
                                  <w:sz w:val="20"/>
                                </w:rPr>
                                <w:t>will</w:t>
                              </w:r>
                              <w:r>
                                <w:rPr>
                                  <w:i/>
                                  <w:color w:val="333333"/>
                                  <w:spacing w:val="-1"/>
                                  <w:sz w:val="20"/>
                                </w:rPr>
                                <w:t xml:space="preserve"> </w:t>
                              </w:r>
                              <w:r>
                                <w:rPr>
                                  <w:i/>
                                  <w:color w:val="333333"/>
                                  <w:sz w:val="20"/>
                                </w:rPr>
                                <w:t>perform</w:t>
                              </w:r>
                              <w:r>
                                <w:rPr>
                                  <w:i/>
                                  <w:color w:val="333333"/>
                                  <w:spacing w:val="-1"/>
                                  <w:sz w:val="20"/>
                                </w:rPr>
                                <w:t xml:space="preserve"> </w:t>
                              </w:r>
                              <w:r>
                                <w:rPr>
                                  <w:i/>
                                  <w:color w:val="333333"/>
                                  <w:sz w:val="20"/>
                                </w:rPr>
                                <w:t>these</w:t>
                              </w:r>
                              <w:r>
                                <w:rPr>
                                  <w:i/>
                                  <w:color w:val="333333"/>
                                  <w:spacing w:val="-1"/>
                                  <w:sz w:val="20"/>
                                </w:rPr>
                                <w:t xml:space="preserve"> </w:t>
                              </w:r>
                              <w:r>
                                <w:rPr>
                                  <w:i/>
                                  <w:color w:val="333333"/>
                                  <w:spacing w:val="-2"/>
                                  <w:sz w:val="20"/>
                                </w:rPr>
                                <w:t>computations?</w:t>
                              </w:r>
                            </w:p>
                            <w:p w14:paraId="683F2181" w14:textId="77777777" w:rsidR="00814875" w:rsidRDefault="00EA5180">
                              <w:pPr>
                                <w:spacing w:line="225" w:lineRule="exact"/>
                                <w:ind w:left="620"/>
                                <w:rPr>
                                  <w:i/>
                                  <w:sz w:val="20"/>
                                </w:rPr>
                              </w:pPr>
                              <w:r>
                                <w:rPr>
                                  <w:i/>
                                  <w:color w:val="333333"/>
                                  <w:sz w:val="20"/>
                                </w:rPr>
                                <w:t>How</w:t>
                              </w:r>
                              <w:r>
                                <w:rPr>
                                  <w:i/>
                                  <w:color w:val="333333"/>
                                  <w:spacing w:val="-1"/>
                                  <w:sz w:val="20"/>
                                </w:rPr>
                                <w:t xml:space="preserve"> </w:t>
                              </w:r>
                              <w:r>
                                <w:rPr>
                                  <w:i/>
                                  <w:color w:val="333333"/>
                                  <w:sz w:val="20"/>
                                </w:rPr>
                                <w:t>will</w:t>
                              </w:r>
                              <w:r>
                                <w:rPr>
                                  <w:i/>
                                  <w:color w:val="333333"/>
                                  <w:spacing w:val="-1"/>
                                  <w:sz w:val="20"/>
                                </w:rPr>
                                <w:t xml:space="preserve"> </w:t>
                              </w:r>
                              <w:r>
                                <w:rPr>
                                  <w:i/>
                                  <w:color w:val="333333"/>
                                  <w:sz w:val="20"/>
                                </w:rPr>
                                <w:t>you</w:t>
                              </w:r>
                              <w:r>
                                <w:rPr>
                                  <w:i/>
                                  <w:color w:val="333333"/>
                                  <w:spacing w:val="-1"/>
                                  <w:sz w:val="20"/>
                                </w:rPr>
                                <w:t xml:space="preserve"> </w:t>
                              </w:r>
                              <w:r>
                                <w:rPr>
                                  <w:i/>
                                  <w:color w:val="333333"/>
                                  <w:sz w:val="20"/>
                                </w:rPr>
                                <w:t>verify</w:t>
                              </w:r>
                              <w:r>
                                <w:rPr>
                                  <w:i/>
                                  <w:color w:val="333333"/>
                                  <w:spacing w:val="-1"/>
                                  <w:sz w:val="20"/>
                                </w:rPr>
                                <w:t xml:space="preserve"> </w:t>
                              </w:r>
                              <w:r>
                                <w:rPr>
                                  <w:i/>
                                  <w:color w:val="333333"/>
                                  <w:sz w:val="20"/>
                                </w:rPr>
                                <w:t>each</w:t>
                              </w:r>
                              <w:r>
                                <w:rPr>
                                  <w:i/>
                                  <w:color w:val="333333"/>
                                  <w:spacing w:val="-1"/>
                                  <w:sz w:val="20"/>
                                </w:rPr>
                                <w:t xml:space="preserve"> </w:t>
                              </w:r>
                              <w:r>
                                <w:rPr>
                                  <w:i/>
                                  <w:color w:val="333333"/>
                                  <w:sz w:val="20"/>
                                </w:rPr>
                                <w:t>subject’s</w:t>
                              </w:r>
                              <w:r>
                                <w:rPr>
                                  <w:i/>
                                  <w:color w:val="333333"/>
                                  <w:spacing w:val="-1"/>
                                  <w:sz w:val="20"/>
                                </w:rPr>
                                <w:t xml:space="preserve"> </w:t>
                              </w:r>
                              <w:r>
                                <w:rPr>
                                  <w:i/>
                                  <w:color w:val="333333"/>
                                  <w:sz w:val="20"/>
                                </w:rPr>
                                <w:t>eligibility</w:t>
                              </w:r>
                              <w:r>
                                <w:rPr>
                                  <w:i/>
                                  <w:color w:val="333333"/>
                                  <w:spacing w:val="-1"/>
                                  <w:sz w:val="20"/>
                                </w:rPr>
                                <w:t xml:space="preserve"> </w:t>
                              </w:r>
                              <w:r>
                                <w:rPr>
                                  <w:i/>
                                  <w:color w:val="333333"/>
                                  <w:sz w:val="20"/>
                                </w:rPr>
                                <w:t>prior</w:t>
                              </w:r>
                              <w:r>
                                <w:rPr>
                                  <w:i/>
                                  <w:color w:val="333333"/>
                                  <w:spacing w:val="-1"/>
                                  <w:sz w:val="20"/>
                                </w:rPr>
                                <w:t xml:space="preserve"> </w:t>
                              </w:r>
                              <w:r>
                                <w:rPr>
                                  <w:i/>
                                  <w:color w:val="333333"/>
                                  <w:sz w:val="20"/>
                                </w:rPr>
                                <w:t>to</w:t>
                              </w:r>
                              <w:r>
                                <w:rPr>
                                  <w:i/>
                                  <w:color w:val="333333"/>
                                  <w:spacing w:val="-1"/>
                                  <w:sz w:val="20"/>
                                </w:rPr>
                                <w:t xml:space="preserve"> </w:t>
                              </w:r>
                              <w:r>
                                <w:rPr>
                                  <w:i/>
                                  <w:color w:val="333333"/>
                                  <w:spacing w:val="-2"/>
                                  <w:sz w:val="20"/>
                                </w:rPr>
                                <w:t>randomization?</w:t>
                              </w:r>
                            </w:p>
                          </w:txbxContent>
                        </wps:txbx>
                        <wps:bodyPr wrap="square" lIns="0" tIns="0" rIns="0" bIns="0" rtlCol="0">
                          <a:noAutofit/>
                        </wps:bodyPr>
                      </wps:wsp>
                    </wpg:wgp>
                  </a:graphicData>
                </a:graphic>
              </wp:anchor>
            </w:drawing>
          </mc:Choice>
          <mc:Fallback>
            <w:pict>
              <v:group w14:anchorId="24C2F921" id="Group 109" o:spid="_x0000_s1055" style="position:absolute;left:0;text-align:left;margin-left:85pt;margin-top:1.4pt;width:455pt;height:69pt;z-index:15746048;mso-wrap-distance-left:0;mso-wrap-distance-right:0;mso-position-horizontal-relative:page;mso-position-vertical-relative:text" coordsize="57785,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">
                <v:shape id="Graphic 110" o:spid="_x0000_s1056" style="position:absolute;width:57785;height:8763;visibility:visible;mso-wrap-style:square;v-text-anchor:top" coordsize="577850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" path="m5778500,l,,,876300r5778500,l5778500,xe" fillcolor="#dfebf4" stroked="f">
                  <v:path arrowok="t"/>
                </v:shape>
                <v:shape id="Graphic 111" o:spid="_x0000_s1057" style="position:absolute;left:3048;top:2666;width:508;height:4699;visibility:visible;mso-wrap-style:square;v-text-anchor:top" coordsize="50800,46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" path="m50800,444500r-2007,-9856l43332,426567r-8077,-5461l25400,419100r-9868,2006l7454,426567r-5461,8077l,444500r1993,9867l7454,462445r8078,5461l25400,469900r9855,-1994l43332,462445r5461,-8078l50800,444500xem50800,304800r-2007,-9856l43332,286867r-8077,-5461l25400,279400r-9868,2006l7454,286867r-5461,8077l,304800r1993,9867l7454,322745r8078,5461l25400,330200r9855,-1994l43332,322745r5461,-8078l50800,304800xem50800,25400l48793,15544,43332,7467,35255,2006,25400,,15532,2006,7454,7467,1993,15544,,25400r1993,9867l7454,43345r8078,5461l25400,50800r9855,-1994l43332,43345r5461,-8078l50800,25400xe" fillcolor="#333" stroked="f">
                  <v:path arrowok="t"/>
                </v:shape>
                <v:shape id="Textbox 112" o:spid="_x0000_s1058" type="#_x0000_t202" style="position:absolute;width:57785;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077F1875" w14:textId="77777777" w:rsidR="00814875" w:rsidRDefault="00EA5180">
                        <w:pPr>
                          <w:spacing w:line="202" w:lineRule="exact"/>
                          <w:rPr>
                            <w:sz w:val="20"/>
                          </w:rPr>
                        </w:pPr>
                        <w:r>
                          <w:rPr>
                            <w:color w:val="333333"/>
                            <w:sz w:val="20"/>
                          </w:rPr>
                          <w:t>If</w:t>
                        </w:r>
                        <w:r>
                          <w:rPr>
                            <w:color w:val="333333"/>
                            <w:spacing w:val="-2"/>
                            <w:sz w:val="20"/>
                          </w:rPr>
                          <w:t xml:space="preserve"> </w:t>
                        </w:r>
                        <w:r>
                          <w:rPr>
                            <w:color w:val="333333"/>
                            <w:sz w:val="20"/>
                          </w:rPr>
                          <w:t>subjects</w:t>
                        </w:r>
                        <w:r>
                          <w:rPr>
                            <w:color w:val="333333"/>
                            <w:spacing w:val="-2"/>
                            <w:sz w:val="20"/>
                          </w:rPr>
                          <w:t xml:space="preserve"> </w:t>
                        </w:r>
                        <w:r>
                          <w:rPr>
                            <w:color w:val="333333"/>
                            <w:sz w:val="20"/>
                          </w:rPr>
                          <w:t>are</w:t>
                        </w:r>
                        <w:r>
                          <w:rPr>
                            <w:color w:val="333333"/>
                            <w:spacing w:val="-2"/>
                            <w:sz w:val="20"/>
                          </w:rPr>
                          <w:t xml:space="preserve"> </w:t>
                        </w:r>
                        <w:r>
                          <w:rPr>
                            <w:color w:val="333333"/>
                            <w:sz w:val="20"/>
                          </w:rPr>
                          <w:t>assigned</w:t>
                        </w:r>
                        <w:r>
                          <w:rPr>
                            <w:color w:val="333333"/>
                            <w:spacing w:val="-2"/>
                            <w:sz w:val="20"/>
                          </w:rPr>
                          <w:t xml:space="preserve"> </w:t>
                        </w:r>
                        <w:r>
                          <w:rPr>
                            <w:color w:val="333333"/>
                            <w:sz w:val="20"/>
                          </w:rPr>
                          <w:t>or</w:t>
                        </w:r>
                        <w:r>
                          <w:rPr>
                            <w:color w:val="333333"/>
                            <w:spacing w:val="-1"/>
                            <w:sz w:val="20"/>
                          </w:rPr>
                          <w:t xml:space="preserve"> </w:t>
                        </w:r>
                        <w:r>
                          <w:rPr>
                            <w:color w:val="333333"/>
                            <w:sz w:val="20"/>
                          </w:rPr>
                          <w:t>randomized</w:t>
                        </w:r>
                        <w:r>
                          <w:rPr>
                            <w:color w:val="333333"/>
                            <w:spacing w:val="-2"/>
                            <w:sz w:val="20"/>
                          </w:rPr>
                          <w:t xml:space="preserve"> </w:t>
                        </w:r>
                        <w:r>
                          <w:rPr>
                            <w:color w:val="333333"/>
                            <w:sz w:val="20"/>
                          </w:rPr>
                          <w:t>to</w:t>
                        </w:r>
                        <w:r>
                          <w:rPr>
                            <w:color w:val="333333"/>
                            <w:spacing w:val="-2"/>
                            <w:sz w:val="20"/>
                          </w:rPr>
                          <w:t xml:space="preserve"> </w:t>
                        </w:r>
                        <w:r>
                          <w:rPr>
                            <w:color w:val="333333"/>
                            <w:sz w:val="20"/>
                          </w:rPr>
                          <w:t>study</w:t>
                        </w:r>
                        <w:r>
                          <w:rPr>
                            <w:color w:val="333333"/>
                            <w:spacing w:val="-2"/>
                            <w:sz w:val="20"/>
                          </w:rPr>
                          <w:t xml:space="preserve"> </w:t>
                        </w:r>
                        <w:r>
                          <w:rPr>
                            <w:color w:val="333333"/>
                            <w:sz w:val="20"/>
                          </w:rPr>
                          <w:t>"arms"</w:t>
                        </w:r>
                        <w:r>
                          <w:rPr>
                            <w:color w:val="333333"/>
                            <w:spacing w:val="-2"/>
                            <w:sz w:val="20"/>
                          </w:rPr>
                          <w:t xml:space="preserve"> </w:t>
                        </w:r>
                        <w:r>
                          <w:rPr>
                            <w:color w:val="333333"/>
                            <w:sz w:val="20"/>
                          </w:rPr>
                          <w:t>or</w:t>
                        </w:r>
                        <w:r>
                          <w:rPr>
                            <w:color w:val="333333"/>
                            <w:spacing w:val="-1"/>
                            <w:sz w:val="20"/>
                          </w:rPr>
                          <w:t xml:space="preserve"> </w:t>
                        </w:r>
                        <w:r>
                          <w:rPr>
                            <w:color w:val="333333"/>
                            <w:sz w:val="20"/>
                          </w:rPr>
                          <w:t>groups,</w:t>
                        </w:r>
                        <w:r>
                          <w:rPr>
                            <w:color w:val="333333"/>
                            <w:spacing w:val="-2"/>
                            <w:sz w:val="20"/>
                          </w:rPr>
                          <w:t xml:space="preserve"> </w:t>
                        </w:r>
                        <w:r>
                          <w:rPr>
                            <w:color w:val="333333"/>
                            <w:sz w:val="20"/>
                          </w:rPr>
                          <w:t>describe</w:t>
                        </w:r>
                        <w:r>
                          <w:rPr>
                            <w:color w:val="333333"/>
                            <w:spacing w:val="-2"/>
                            <w:sz w:val="20"/>
                          </w:rPr>
                          <w:t xml:space="preserve"> </w:t>
                        </w:r>
                        <w:r>
                          <w:rPr>
                            <w:color w:val="333333"/>
                            <w:sz w:val="20"/>
                          </w:rPr>
                          <w:t>how</w:t>
                        </w:r>
                        <w:r>
                          <w:rPr>
                            <w:color w:val="333333"/>
                            <w:spacing w:val="-2"/>
                            <w:sz w:val="20"/>
                          </w:rPr>
                          <w:t xml:space="preserve"> </w:t>
                        </w:r>
                        <w:r>
                          <w:rPr>
                            <w:color w:val="333333"/>
                            <w:sz w:val="20"/>
                          </w:rPr>
                          <w:t>they</w:t>
                        </w:r>
                        <w:r>
                          <w:rPr>
                            <w:color w:val="333333"/>
                            <w:spacing w:val="-2"/>
                            <w:sz w:val="20"/>
                          </w:rPr>
                          <w:t xml:space="preserve"> </w:t>
                        </w:r>
                        <w:r>
                          <w:rPr>
                            <w:color w:val="333333"/>
                            <w:sz w:val="20"/>
                          </w:rPr>
                          <w:t>are</w:t>
                        </w:r>
                        <w:r>
                          <w:rPr>
                            <w:color w:val="333333"/>
                            <w:spacing w:val="-1"/>
                            <w:sz w:val="20"/>
                          </w:rPr>
                          <w:t xml:space="preserve"> </w:t>
                        </w:r>
                        <w:r>
                          <w:rPr>
                            <w:color w:val="333333"/>
                            <w:spacing w:val="-2"/>
                            <w:sz w:val="20"/>
                          </w:rPr>
                          <w:t>assigned.</w:t>
                        </w:r>
                      </w:p>
                      <w:p w14:paraId="31D9EAB1" w14:textId="77777777" w:rsidR="00814875" w:rsidRDefault="00EA5180">
                        <w:pPr>
                          <w:spacing w:before="137" w:line="230" w:lineRule="auto"/>
                          <w:ind w:left="620" w:right="107"/>
                          <w:rPr>
                            <w:i/>
                            <w:sz w:val="20"/>
                          </w:rPr>
                        </w:pPr>
                        <w:r>
                          <w:rPr>
                            <w:i/>
                            <w:color w:val="333333"/>
                            <w:sz w:val="20"/>
                          </w:rPr>
                          <w:t>Describe</w:t>
                        </w:r>
                        <w:r>
                          <w:rPr>
                            <w:i/>
                            <w:color w:val="333333"/>
                            <w:spacing w:val="-4"/>
                            <w:sz w:val="20"/>
                          </w:rPr>
                          <w:t xml:space="preserve"> </w:t>
                        </w:r>
                        <w:r>
                          <w:rPr>
                            <w:i/>
                            <w:color w:val="333333"/>
                            <w:sz w:val="20"/>
                          </w:rPr>
                          <w:t>the</w:t>
                        </w:r>
                        <w:r>
                          <w:rPr>
                            <w:i/>
                            <w:color w:val="333333"/>
                            <w:spacing w:val="-4"/>
                            <w:sz w:val="20"/>
                          </w:rPr>
                          <w:t xml:space="preserve"> </w:t>
                        </w:r>
                        <w:r>
                          <w:rPr>
                            <w:i/>
                            <w:color w:val="333333"/>
                            <w:sz w:val="20"/>
                          </w:rPr>
                          <w:t>methods</w:t>
                        </w:r>
                        <w:r>
                          <w:rPr>
                            <w:i/>
                            <w:color w:val="333333"/>
                            <w:spacing w:val="-4"/>
                            <w:sz w:val="20"/>
                          </w:rPr>
                          <w:t xml:space="preserve"> </w:t>
                        </w:r>
                        <w:r>
                          <w:rPr>
                            <w:i/>
                            <w:color w:val="333333"/>
                            <w:sz w:val="20"/>
                          </w:rPr>
                          <w:t>of</w:t>
                        </w:r>
                        <w:r>
                          <w:rPr>
                            <w:i/>
                            <w:color w:val="333333"/>
                            <w:spacing w:val="-4"/>
                            <w:sz w:val="20"/>
                          </w:rPr>
                          <w:t xml:space="preserve"> </w:t>
                        </w:r>
                        <w:r>
                          <w:rPr>
                            <w:i/>
                            <w:color w:val="333333"/>
                            <w:sz w:val="20"/>
                          </w:rPr>
                          <w:t>computing</w:t>
                        </w:r>
                        <w:r>
                          <w:rPr>
                            <w:i/>
                            <w:color w:val="333333"/>
                            <w:spacing w:val="-4"/>
                            <w:sz w:val="20"/>
                          </w:rPr>
                          <w:t xml:space="preserve"> </w:t>
                        </w:r>
                        <w:r>
                          <w:rPr>
                            <w:i/>
                            <w:color w:val="333333"/>
                            <w:sz w:val="20"/>
                          </w:rPr>
                          <w:t>the</w:t>
                        </w:r>
                        <w:r>
                          <w:rPr>
                            <w:i/>
                            <w:color w:val="333333"/>
                            <w:spacing w:val="-4"/>
                            <w:sz w:val="20"/>
                          </w:rPr>
                          <w:t xml:space="preserve"> </w:t>
                        </w:r>
                        <w:r>
                          <w:rPr>
                            <w:i/>
                            <w:color w:val="333333"/>
                            <w:sz w:val="20"/>
                          </w:rPr>
                          <w:t>randomization</w:t>
                        </w:r>
                        <w:r>
                          <w:rPr>
                            <w:i/>
                            <w:color w:val="333333"/>
                            <w:spacing w:val="-4"/>
                            <w:sz w:val="20"/>
                          </w:rPr>
                          <w:t xml:space="preserve"> </w:t>
                        </w:r>
                        <w:r>
                          <w:rPr>
                            <w:i/>
                            <w:color w:val="333333"/>
                            <w:sz w:val="20"/>
                          </w:rPr>
                          <w:t>schedule</w:t>
                        </w:r>
                        <w:r>
                          <w:rPr>
                            <w:i/>
                            <w:color w:val="333333"/>
                            <w:spacing w:val="-4"/>
                            <w:sz w:val="20"/>
                          </w:rPr>
                          <w:t xml:space="preserve"> </w:t>
                        </w:r>
                        <w:r>
                          <w:rPr>
                            <w:i/>
                            <w:color w:val="333333"/>
                            <w:sz w:val="20"/>
                          </w:rPr>
                          <w:t>(if</w:t>
                        </w:r>
                        <w:r>
                          <w:rPr>
                            <w:i/>
                            <w:color w:val="333333"/>
                            <w:spacing w:val="-4"/>
                            <w:sz w:val="20"/>
                          </w:rPr>
                          <w:t xml:space="preserve"> </w:t>
                        </w:r>
                        <w:r>
                          <w:rPr>
                            <w:i/>
                            <w:color w:val="333333"/>
                            <w:sz w:val="20"/>
                          </w:rPr>
                          <w:t>any)</w:t>
                        </w:r>
                        <w:r>
                          <w:rPr>
                            <w:i/>
                            <w:color w:val="333333"/>
                            <w:spacing w:val="-4"/>
                            <w:sz w:val="20"/>
                          </w:rPr>
                          <w:t xml:space="preserve"> </w:t>
                        </w:r>
                        <w:r>
                          <w:rPr>
                            <w:i/>
                            <w:color w:val="333333"/>
                            <w:sz w:val="20"/>
                          </w:rPr>
                          <w:t>and</w:t>
                        </w:r>
                        <w:r>
                          <w:rPr>
                            <w:i/>
                            <w:color w:val="333333"/>
                            <w:spacing w:val="-4"/>
                            <w:sz w:val="20"/>
                          </w:rPr>
                          <w:t xml:space="preserve"> </w:t>
                        </w:r>
                        <w:r>
                          <w:rPr>
                            <w:i/>
                            <w:color w:val="333333"/>
                            <w:sz w:val="20"/>
                          </w:rPr>
                          <w:t>maintaining blinding (if any).</w:t>
                        </w:r>
                      </w:p>
                      <w:p w14:paraId="100D45E5" w14:textId="77777777" w:rsidR="00814875" w:rsidRDefault="00EA5180">
                        <w:pPr>
                          <w:spacing w:line="216" w:lineRule="exact"/>
                          <w:ind w:left="620"/>
                          <w:rPr>
                            <w:i/>
                            <w:sz w:val="20"/>
                          </w:rPr>
                        </w:pPr>
                        <w:r>
                          <w:rPr>
                            <w:i/>
                            <w:color w:val="333333"/>
                            <w:sz w:val="20"/>
                          </w:rPr>
                          <w:t>Who</w:t>
                        </w:r>
                        <w:r>
                          <w:rPr>
                            <w:i/>
                            <w:color w:val="333333"/>
                            <w:spacing w:val="-1"/>
                            <w:sz w:val="20"/>
                          </w:rPr>
                          <w:t xml:space="preserve"> </w:t>
                        </w:r>
                        <w:r>
                          <w:rPr>
                            <w:i/>
                            <w:color w:val="333333"/>
                            <w:sz w:val="20"/>
                          </w:rPr>
                          <w:t>will</w:t>
                        </w:r>
                        <w:r>
                          <w:rPr>
                            <w:i/>
                            <w:color w:val="333333"/>
                            <w:spacing w:val="-1"/>
                            <w:sz w:val="20"/>
                          </w:rPr>
                          <w:t xml:space="preserve"> </w:t>
                        </w:r>
                        <w:r>
                          <w:rPr>
                            <w:i/>
                            <w:color w:val="333333"/>
                            <w:sz w:val="20"/>
                          </w:rPr>
                          <w:t>perform</w:t>
                        </w:r>
                        <w:r>
                          <w:rPr>
                            <w:i/>
                            <w:color w:val="333333"/>
                            <w:spacing w:val="-1"/>
                            <w:sz w:val="20"/>
                          </w:rPr>
                          <w:t xml:space="preserve"> </w:t>
                        </w:r>
                        <w:r>
                          <w:rPr>
                            <w:i/>
                            <w:color w:val="333333"/>
                            <w:sz w:val="20"/>
                          </w:rPr>
                          <w:t>these</w:t>
                        </w:r>
                        <w:r>
                          <w:rPr>
                            <w:i/>
                            <w:color w:val="333333"/>
                            <w:spacing w:val="-1"/>
                            <w:sz w:val="20"/>
                          </w:rPr>
                          <w:t xml:space="preserve"> </w:t>
                        </w:r>
                        <w:r>
                          <w:rPr>
                            <w:i/>
                            <w:color w:val="333333"/>
                            <w:spacing w:val="-2"/>
                            <w:sz w:val="20"/>
                          </w:rPr>
                          <w:t>computations?</w:t>
                        </w:r>
                      </w:p>
                      <w:p w14:paraId="683F2181" w14:textId="77777777" w:rsidR="00814875" w:rsidRDefault="00EA5180">
                        <w:pPr>
                          <w:spacing w:line="225" w:lineRule="exact"/>
                          <w:ind w:left="620"/>
                          <w:rPr>
                            <w:i/>
                            <w:sz w:val="20"/>
                          </w:rPr>
                        </w:pPr>
                        <w:r>
                          <w:rPr>
                            <w:i/>
                            <w:color w:val="333333"/>
                            <w:sz w:val="20"/>
                          </w:rPr>
                          <w:t>How</w:t>
                        </w:r>
                        <w:r>
                          <w:rPr>
                            <w:i/>
                            <w:color w:val="333333"/>
                            <w:spacing w:val="-1"/>
                            <w:sz w:val="20"/>
                          </w:rPr>
                          <w:t xml:space="preserve"> </w:t>
                        </w:r>
                        <w:r>
                          <w:rPr>
                            <w:i/>
                            <w:color w:val="333333"/>
                            <w:sz w:val="20"/>
                          </w:rPr>
                          <w:t>will</w:t>
                        </w:r>
                        <w:r>
                          <w:rPr>
                            <w:i/>
                            <w:color w:val="333333"/>
                            <w:spacing w:val="-1"/>
                            <w:sz w:val="20"/>
                          </w:rPr>
                          <w:t xml:space="preserve"> </w:t>
                        </w:r>
                        <w:r>
                          <w:rPr>
                            <w:i/>
                            <w:color w:val="333333"/>
                            <w:sz w:val="20"/>
                          </w:rPr>
                          <w:t>you</w:t>
                        </w:r>
                        <w:r>
                          <w:rPr>
                            <w:i/>
                            <w:color w:val="333333"/>
                            <w:spacing w:val="-1"/>
                            <w:sz w:val="20"/>
                          </w:rPr>
                          <w:t xml:space="preserve"> </w:t>
                        </w:r>
                        <w:r>
                          <w:rPr>
                            <w:i/>
                            <w:color w:val="333333"/>
                            <w:sz w:val="20"/>
                          </w:rPr>
                          <w:t>verify</w:t>
                        </w:r>
                        <w:r>
                          <w:rPr>
                            <w:i/>
                            <w:color w:val="333333"/>
                            <w:spacing w:val="-1"/>
                            <w:sz w:val="20"/>
                          </w:rPr>
                          <w:t xml:space="preserve"> </w:t>
                        </w:r>
                        <w:r>
                          <w:rPr>
                            <w:i/>
                            <w:color w:val="333333"/>
                            <w:sz w:val="20"/>
                          </w:rPr>
                          <w:t>each</w:t>
                        </w:r>
                        <w:r>
                          <w:rPr>
                            <w:i/>
                            <w:color w:val="333333"/>
                            <w:spacing w:val="-1"/>
                            <w:sz w:val="20"/>
                          </w:rPr>
                          <w:t xml:space="preserve"> </w:t>
                        </w:r>
                        <w:r>
                          <w:rPr>
                            <w:i/>
                            <w:color w:val="333333"/>
                            <w:sz w:val="20"/>
                          </w:rPr>
                          <w:t>subject’s</w:t>
                        </w:r>
                        <w:r>
                          <w:rPr>
                            <w:i/>
                            <w:color w:val="333333"/>
                            <w:spacing w:val="-1"/>
                            <w:sz w:val="20"/>
                          </w:rPr>
                          <w:t xml:space="preserve"> </w:t>
                        </w:r>
                        <w:r>
                          <w:rPr>
                            <w:i/>
                            <w:color w:val="333333"/>
                            <w:sz w:val="20"/>
                          </w:rPr>
                          <w:t>eligibility</w:t>
                        </w:r>
                        <w:r>
                          <w:rPr>
                            <w:i/>
                            <w:color w:val="333333"/>
                            <w:spacing w:val="-1"/>
                            <w:sz w:val="20"/>
                          </w:rPr>
                          <w:t xml:space="preserve"> </w:t>
                        </w:r>
                        <w:r>
                          <w:rPr>
                            <w:i/>
                            <w:color w:val="333333"/>
                            <w:sz w:val="20"/>
                          </w:rPr>
                          <w:t>prior</w:t>
                        </w:r>
                        <w:r>
                          <w:rPr>
                            <w:i/>
                            <w:color w:val="333333"/>
                            <w:spacing w:val="-1"/>
                            <w:sz w:val="20"/>
                          </w:rPr>
                          <w:t xml:space="preserve"> </w:t>
                        </w:r>
                        <w:r>
                          <w:rPr>
                            <w:i/>
                            <w:color w:val="333333"/>
                            <w:sz w:val="20"/>
                          </w:rPr>
                          <w:t>to</w:t>
                        </w:r>
                        <w:r>
                          <w:rPr>
                            <w:i/>
                            <w:color w:val="333333"/>
                            <w:spacing w:val="-1"/>
                            <w:sz w:val="20"/>
                          </w:rPr>
                          <w:t xml:space="preserve"> </w:t>
                        </w:r>
                        <w:r>
                          <w:rPr>
                            <w:i/>
                            <w:color w:val="333333"/>
                            <w:spacing w:val="-2"/>
                            <w:sz w:val="20"/>
                          </w:rPr>
                          <w:t>randomization?</w:t>
                        </w:r>
                      </w:p>
                    </w:txbxContent>
                  </v:textbox>
                </v:shape>
                <w10:wrap anchorx="page"/>
              </v:group>
            </w:pict>
          </mc:Fallback>
        </mc:AlternateContent>
      </w:r>
    </w:p>
    <w:p w14:paraId="0067FC6F" w14:textId="77777777" w:rsidR="00814875" w:rsidRDefault="00814875">
      <w:pPr>
        <w:pStyle w:val="BodyText"/>
        <w:rPr>
          <w:sz w:val="24"/>
        </w:rPr>
      </w:pPr>
    </w:p>
    <w:p w14:paraId="304BD1C4" w14:textId="77777777" w:rsidR="00814875" w:rsidRDefault="00814875">
      <w:pPr>
        <w:pStyle w:val="BodyText"/>
        <w:rPr>
          <w:sz w:val="24"/>
        </w:rPr>
      </w:pPr>
    </w:p>
    <w:p w14:paraId="67BB22D2" w14:textId="77777777" w:rsidR="00814875" w:rsidRDefault="00814875">
      <w:pPr>
        <w:pStyle w:val="BodyText"/>
        <w:rPr>
          <w:sz w:val="24"/>
        </w:rPr>
      </w:pPr>
    </w:p>
    <w:p w14:paraId="1133B99E" w14:textId="77777777" w:rsidR="00814875" w:rsidRDefault="00814875">
      <w:pPr>
        <w:pStyle w:val="BodyText"/>
        <w:spacing w:before="110"/>
        <w:rPr>
          <w:sz w:val="24"/>
        </w:rPr>
      </w:pPr>
    </w:p>
    <w:p w14:paraId="0864A863" w14:textId="77777777" w:rsidR="00814875" w:rsidRDefault="00EA5180">
      <w:pPr>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189C841B" w14:textId="77777777" w:rsidR="00814875" w:rsidRDefault="00814875">
      <w:pPr>
        <w:pStyle w:val="BodyText"/>
        <w:spacing w:before="10"/>
        <w:rPr>
          <w:rFonts w:ascii="Times New Roman"/>
        </w:rPr>
      </w:pPr>
    </w:p>
    <w:p w14:paraId="4784C4BE" w14:textId="77777777" w:rsidR="00814875" w:rsidRDefault="00EA5180">
      <w:pPr>
        <w:pStyle w:val="ListParagraph"/>
        <w:numPr>
          <w:ilvl w:val="2"/>
          <w:numId w:val="4"/>
        </w:numPr>
        <w:tabs>
          <w:tab w:val="left" w:pos="974"/>
          <w:tab w:val="left" w:pos="10079"/>
        </w:tabs>
        <w:ind w:left="974" w:hanging="594"/>
        <w:rPr>
          <w:sz w:val="20"/>
        </w:rPr>
      </w:pPr>
      <w:r>
        <w:rPr>
          <w:color w:val="333333"/>
          <w:sz w:val="20"/>
          <w:shd w:val="clear" w:color="auto" w:fill="DFEBF4"/>
        </w:rPr>
        <w:t>Describe</w:t>
      </w:r>
      <w:r>
        <w:rPr>
          <w:color w:val="333333"/>
          <w:spacing w:val="-1"/>
          <w:sz w:val="20"/>
          <w:shd w:val="clear" w:color="auto" w:fill="DFEBF4"/>
        </w:rPr>
        <w:t xml:space="preserve"> </w:t>
      </w:r>
      <w:r>
        <w:rPr>
          <w:color w:val="333333"/>
          <w:sz w:val="20"/>
          <w:shd w:val="clear" w:color="auto" w:fill="DFEBF4"/>
        </w:rPr>
        <w:t>any</w:t>
      </w:r>
      <w:r>
        <w:rPr>
          <w:color w:val="333333"/>
          <w:spacing w:val="-1"/>
          <w:sz w:val="20"/>
          <w:shd w:val="clear" w:color="auto" w:fill="DFEBF4"/>
        </w:rPr>
        <w:t xml:space="preserve"> </w:t>
      </w:r>
      <w:r>
        <w:rPr>
          <w:color w:val="333333"/>
          <w:sz w:val="20"/>
          <w:shd w:val="clear" w:color="auto" w:fill="DFEBF4"/>
        </w:rPr>
        <w:t>follow</w:t>
      </w:r>
      <w:r>
        <w:rPr>
          <w:color w:val="333333"/>
          <w:spacing w:val="-1"/>
          <w:sz w:val="20"/>
          <w:shd w:val="clear" w:color="auto" w:fill="DFEBF4"/>
        </w:rPr>
        <w:t xml:space="preserve"> </w:t>
      </w:r>
      <w:r>
        <w:rPr>
          <w:color w:val="333333"/>
          <w:sz w:val="20"/>
          <w:shd w:val="clear" w:color="auto" w:fill="DFEBF4"/>
        </w:rPr>
        <w:t>up</w:t>
      </w:r>
      <w:r>
        <w:rPr>
          <w:color w:val="333333"/>
          <w:spacing w:val="-1"/>
          <w:sz w:val="20"/>
          <w:shd w:val="clear" w:color="auto" w:fill="DFEBF4"/>
        </w:rPr>
        <w:t xml:space="preserve"> </w:t>
      </w:r>
      <w:r>
        <w:rPr>
          <w:color w:val="333333"/>
          <w:spacing w:val="-2"/>
          <w:sz w:val="20"/>
          <w:shd w:val="clear" w:color="auto" w:fill="DFEBF4"/>
        </w:rPr>
        <w:t>procedures.</w:t>
      </w:r>
      <w:r>
        <w:rPr>
          <w:color w:val="333333"/>
          <w:sz w:val="20"/>
          <w:shd w:val="clear" w:color="auto" w:fill="DFEBF4"/>
        </w:rPr>
        <w:tab/>
      </w:r>
    </w:p>
    <w:p w14:paraId="4B7C8B0F" w14:textId="77777777" w:rsidR="00814875" w:rsidRDefault="00814875">
      <w:pPr>
        <w:pStyle w:val="BodyText"/>
        <w:spacing w:before="4"/>
      </w:pPr>
    </w:p>
    <w:p w14:paraId="03EF96B8" w14:textId="77777777" w:rsidR="00814875" w:rsidRDefault="00EA5180">
      <w:pPr>
        <w:ind w:left="680"/>
        <w:rPr>
          <w:rFonts w:ascii="Times New Roman"/>
          <w:sz w:val="24"/>
        </w:rPr>
      </w:pPr>
      <w:r>
        <w:rPr>
          <w:rFonts w:ascii="Times New Roman"/>
          <w:color w:val="333333"/>
          <w:sz w:val="24"/>
        </w:rPr>
        <w:t>N/A.</w:t>
      </w:r>
      <w:r>
        <w:rPr>
          <w:rFonts w:ascii="Times New Roman"/>
          <w:color w:val="333333"/>
          <w:spacing w:val="-2"/>
          <w:sz w:val="24"/>
        </w:rPr>
        <w:t xml:space="preserve"> </w:t>
      </w:r>
      <w:r>
        <w:rPr>
          <w:rFonts w:ascii="Times New Roman"/>
          <w:color w:val="333333"/>
          <w:sz w:val="24"/>
        </w:rPr>
        <w:t>This</w:t>
      </w:r>
      <w:r>
        <w:rPr>
          <w:rFonts w:ascii="Times New Roman"/>
          <w:color w:val="333333"/>
          <w:spacing w:val="-1"/>
          <w:sz w:val="24"/>
        </w:rPr>
        <w:t xml:space="preserve"> </w:t>
      </w:r>
      <w:r>
        <w:rPr>
          <w:rFonts w:ascii="Times New Roman"/>
          <w:color w:val="333333"/>
          <w:sz w:val="24"/>
        </w:rPr>
        <w:t>is</w:t>
      </w:r>
      <w:r>
        <w:rPr>
          <w:rFonts w:ascii="Times New Roman"/>
          <w:color w:val="333333"/>
          <w:spacing w:val="-1"/>
          <w:sz w:val="24"/>
        </w:rPr>
        <w:t xml:space="preserve"> </w:t>
      </w:r>
      <w:r>
        <w:rPr>
          <w:rFonts w:ascii="Times New Roman"/>
          <w:color w:val="333333"/>
          <w:sz w:val="24"/>
        </w:rPr>
        <w:t>a</w:t>
      </w:r>
      <w:r>
        <w:rPr>
          <w:rFonts w:ascii="Times New Roman"/>
          <w:color w:val="333333"/>
          <w:spacing w:val="-2"/>
          <w:sz w:val="24"/>
        </w:rPr>
        <w:t xml:space="preserve"> </w:t>
      </w:r>
      <w:r>
        <w:rPr>
          <w:rFonts w:ascii="Times New Roman"/>
          <w:color w:val="333333"/>
          <w:sz w:val="24"/>
        </w:rPr>
        <w:t>secondary</w:t>
      </w:r>
      <w:r>
        <w:rPr>
          <w:rFonts w:ascii="Times New Roman"/>
          <w:color w:val="333333"/>
          <w:spacing w:val="-1"/>
          <w:sz w:val="24"/>
        </w:rPr>
        <w:t xml:space="preserve"> </w:t>
      </w:r>
      <w:r>
        <w:rPr>
          <w:rFonts w:ascii="Times New Roman"/>
          <w:color w:val="333333"/>
          <w:sz w:val="24"/>
        </w:rPr>
        <w:t>data</w:t>
      </w:r>
      <w:r>
        <w:rPr>
          <w:rFonts w:ascii="Times New Roman"/>
          <w:color w:val="333333"/>
          <w:spacing w:val="-2"/>
          <w:sz w:val="24"/>
        </w:rPr>
        <w:t xml:space="preserve"> </w:t>
      </w:r>
      <w:r>
        <w:rPr>
          <w:rFonts w:ascii="Times New Roman"/>
          <w:color w:val="333333"/>
          <w:sz w:val="24"/>
        </w:rPr>
        <w:t>analysis</w:t>
      </w:r>
      <w:r>
        <w:rPr>
          <w:rFonts w:ascii="Times New Roman"/>
          <w:color w:val="333333"/>
          <w:spacing w:val="-1"/>
          <w:sz w:val="24"/>
        </w:rPr>
        <w:t xml:space="preserve"> </w:t>
      </w:r>
      <w:r>
        <w:rPr>
          <w:rFonts w:ascii="Times New Roman"/>
          <w:color w:val="333333"/>
          <w:sz w:val="24"/>
        </w:rPr>
        <w:t>of</w:t>
      </w:r>
      <w:r>
        <w:rPr>
          <w:rFonts w:ascii="Times New Roman"/>
          <w:color w:val="333333"/>
          <w:spacing w:val="-1"/>
          <w:sz w:val="24"/>
        </w:rPr>
        <w:t xml:space="preserve"> </w:t>
      </w:r>
      <w:r>
        <w:rPr>
          <w:rFonts w:ascii="Times New Roman"/>
          <w:color w:val="333333"/>
          <w:sz w:val="24"/>
        </w:rPr>
        <w:t>existing</w:t>
      </w:r>
      <w:r>
        <w:rPr>
          <w:rFonts w:ascii="Times New Roman"/>
          <w:color w:val="333333"/>
          <w:spacing w:val="-1"/>
          <w:sz w:val="24"/>
        </w:rPr>
        <w:t xml:space="preserve"> </w:t>
      </w:r>
      <w:r>
        <w:rPr>
          <w:rFonts w:ascii="Times New Roman"/>
          <w:color w:val="333333"/>
          <w:sz w:val="24"/>
        </w:rPr>
        <w:t>licensure</w:t>
      </w:r>
      <w:r>
        <w:rPr>
          <w:rFonts w:ascii="Times New Roman"/>
          <w:color w:val="333333"/>
          <w:spacing w:val="-2"/>
          <w:sz w:val="24"/>
        </w:rPr>
        <w:t xml:space="preserve"> data.</w:t>
      </w:r>
    </w:p>
    <w:p w14:paraId="1975C346" w14:textId="77777777" w:rsidR="00814875" w:rsidRDefault="00814875">
      <w:pPr>
        <w:pStyle w:val="BodyText"/>
        <w:spacing w:before="190"/>
        <w:rPr>
          <w:rFonts w:ascii="Times New Roman"/>
        </w:rPr>
      </w:pPr>
    </w:p>
    <w:p w14:paraId="55D11145" w14:textId="77777777" w:rsidR="00814875" w:rsidRDefault="00EA5180">
      <w:pPr>
        <w:pStyle w:val="ListParagraph"/>
        <w:numPr>
          <w:ilvl w:val="2"/>
          <w:numId w:val="4"/>
        </w:numPr>
        <w:tabs>
          <w:tab w:val="left" w:pos="896"/>
        </w:tabs>
        <w:spacing w:before="1"/>
        <w:ind w:left="896" w:hanging="516"/>
        <w:rPr>
          <w:sz w:val="20"/>
        </w:rPr>
      </w:pPr>
      <w:r>
        <w:rPr>
          <w:noProof/>
          <w:sz w:val="20"/>
        </w:rPr>
        <w:lastRenderedPageBreak/>
        <mc:AlternateContent>
          <mc:Choice Requires="wps">
            <w:drawing>
              <wp:anchor distT="0" distB="0" distL="0" distR="0" simplePos="0" relativeHeight="15746560" behindDoc="0" locked="0" layoutInCell="1" allowOverlap="1" wp14:anchorId="2596D167" wp14:editId="25EC2CF8">
                <wp:simplePos x="0" y="0"/>
                <wp:positionH relativeFrom="page">
                  <wp:posOffset>1079500</wp:posOffset>
                </wp:positionH>
                <wp:positionV relativeFrom="paragraph">
                  <wp:posOffset>18082</wp:posOffset>
                </wp:positionV>
                <wp:extent cx="5778500" cy="2794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536629DC" w14:textId="77777777" w:rsidR="00814875" w:rsidRDefault="00EA5180">
                            <w:pPr>
                              <w:pStyle w:val="BodyText"/>
                              <w:spacing w:line="197" w:lineRule="exact"/>
                              <w:rPr>
                                <w:color w:val="000000"/>
                              </w:rPr>
                            </w:pPr>
                            <w:r>
                              <w:rPr>
                                <w:color w:val="333333"/>
                              </w:rPr>
                              <w:t>Once</w:t>
                            </w:r>
                            <w:r>
                              <w:rPr>
                                <w:color w:val="333333"/>
                                <w:spacing w:val="-2"/>
                              </w:rPr>
                              <w:t xml:space="preserve"> </w:t>
                            </w:r>
                            <w:r>
                              <w:rPr>
                                <w:color w:val="333333"/>
                              </w:rPr>
                              <w:t>this</w:t>
                            </w:r>
                            <w:r>
                              <w:rPr>
                                <w:color w:val="333333"/>
                                <w:spacing w:val="-1"/>
                              </w:rPr>
                              <w:t xml:space="preserve"> </w:t>
                            </w:r>
                            <w:r>
                              <w:rPr>
                                <w:color w:val="333333"/>
                              </w:rPr>
                              <w:t>study</w:t>
                            </w:r>
                            <w:r>
                              <w:rPr>
                                <w:color w:val="333333"/>
                                <w:spacing w:val="-1"/>
                              </w:rPr>
                              <w:t xml:space="preserve"> </w:t>
                            </w:r>
                            <w:r>
                              <w:rPr>
                                <w:color w:val="333333"/>
                              </w:rPr>
                              <w:t>has</w:t>
                            </w:r>
                            <w:r>
                              <w:rPr>
                                <w:color w:val="333333"/>
                                <w:spacing w:val="-1"/>
                              </w:rPr>
                              <w:t xml:space="preserve"> </w:t>
                            </w:r>
                            <w:r>
                              <w:rPr>
                                <w:color w:val="333333"/>
                              </w:rPr>
                              <w:t>been</w:t>
                            </w:r>
                            <w:r>
                              <w:rPr>
                                <w:color w:val="333333"/>
                                <w:spacing w:val="-1"/>
                              </w:rPr>
                              <w:t xml:space="preserve"> </w:t>
                            </w:r>
                            <w:r>
                              <w:rPr>
                                <w:color w:val="333333"/>
                              </w:rPr>
                              <w:t>approved</w:t>
                            </w:r>
                            <w:r>
                              <w:rPr>
                                <w:color w:val="333333"/>
                                <w:spacing w:val="-1"/>
                              </w:rPr>
                              <w:t xml:space="preserve"> </w:t>
                            </w:r>
                            <w:r>
                              <w:rPr>
                                <w:color w:val="333333"/>
                              </w:rPr>
                              <w:t>by</w:t>
                            </w:r>
                            <w:r>
                              <w:rPr>
                                <w:color w:val="333333"/>
                                <w:spacing w:val="-2"/>
                              </w:rPr>
                              <w:t xml:space="preserve"> </w:t>
                            </w:r>
                            <w:r>
                              <w:rPr>
                                <w:color w:val="333333"/>
                              </w:rPr>
                              <w:t>the</w:t>
                            </w:r>
                            <w:r>
                              <w:rPr>
                                <w:color w:val="333333"/>
                                <w:spacing w:val="-1"/>
                              </w:rPr>
                              <w:t xml:space="preserve"> </w:t>
                            </w:r>
                            <w:r>
                              <w:rPr>
                                <w:color w:val="333333"/>
                              </w:rPr>
                              <w:t>IRB,</w:t>
                            </w:r>
                            <w:r>
                              <w:rPr>
                                <w:color w:val="333333"/>
                                <w:spacing w:val="-1"/>
                              </w:rPr>
                              <w:t xml:space="preserve"> </w:t>
                            </w:r>
                            <w:r>
                              <w:rPr>
                                <w:color w:val="333333"/>
                              </w:rPr>
                              <w:t>for</w:t>
                            </w:r>
                            <w:r>
                              <w:rPr>
                                <w:color w:val="333333"/>
                                <w:spacing w:val="-1"/>
                              </w:rPr>
                              <w:t xml:space="preserve"> </w:t>
                            </w:r>
                            <w:r>
                              <w:rPr>
                                <w:color w:val="333333"/>
                              </w:rPr>
                              <w:t>how</w:t>
                            </w:r>
                            <w:r>
                              <w:rPr>
                                <w:color w:val="333333"/>
                                <w:spacing w:val="-1"/>
                              </w:rPr>
                              <w:t xml:space="preserve"> </w:t>
                            </w:r>
                            <w:r>
                              <w:rPr>
                                <w:color w:val="333333"/>
                              </w:rPr>
                              <w:t>many</w:t>
                            </w:r>
                            <w:r>
                              <w:rPr>
                                <w:color w:val="333333"/>
                                <w:spacing w:val="-1"/>
                              </w:rPr>
                              <w:t xml:space="preserve"> </w:t>
                            </w:r>
                            <w:r>
                              <w:rPr>
                                <w:color w:val="333333"/>
                              </w:rPr>
                              <w:t>months</w:t>
                            </w:r>
                            <w:r>
                              <w:rPr>
                                <w:color w:val="333333"/>
                                <w:spacing w:val="-2"/>
                              </w:rPr>
                              <w:t xml:space="preserve"> </w:t>
                            </w:r>
                            <w:r>
                              <w:rPr>
                                <w:color w:val="333333"/>
                              </w:rPr>
                              <w:t>or</w:t>
                            </w:r>
                            <w:r>
                              <w:rPr>
                                <w:color w:val="333333"/>
                                <w:spacing w:val="-1"/>
                              </w:rPr>
                              <w:t xml:space="preserve"> </w:t>
                            </w:r>
                            <w:r>
                              <w:rPr>
                                <w:color w:val="333333"/>
                              </w:rPr>
                              <w:t>years</w:t>
                            </w:r>
                            <w:r>
                              <w:rPr>
                                <w:color w:val="333333"/>
                                <w:spacing w:val="-1"/>
                              </w:rPr>
                              <w:t xml:space="preserve"> </w:t>
                            </w:r>
                            <w:r>
                              <w:rPr>
                                <w:color w:val="333333"/>
                              </w:rPr>
                              <w:t>will</w:t>
                            </w:r>
                            <w:r>
                              <w:rPr>
                                <w:color w:val="333333"/>
                                <w:spacing w:val="-1"/>
                              </w:rPr>
                              <w:t xml:space="preserve"> </w:t>
                            </w:r>
                            <w:r>
                              <w:rPr>
                                <w:color w:val="333333"/>
                              </w:rPr>
                              <w:t>this</w:t>
                            </w:r>
                            <w:r>
                              <w:rPr>
                                <w:color w:val="333333"/>
                                <w:spacing w:val="-1"/>
                              </w:rPr>
                              <w:t xml:space="preserve"> </w:t>
                            </w:r>
                            <w:r>
                              <w:rPr>
                                <w:color w:val="333333"/>
                              </w:rPr>
                              <w:t>study</w:t>
                            </w:r>
                            <w:r>
                              <w:rPr>
                                <w:color w:val="333333"/>
                                <w:spacing w:val="-1"/>
                              </w:rPr>
                              <w:t xml:space="preserve"> </w:t>
                            </w:r>
                            <w:r>
                              <w:rPr>
                                <w:color w:val="333333"/>
                              </w:rPr>
                              <w:t>be</w:t>
                            </w:r>
                            <w:r>
                              <w:rPr>
                                <w:color w:val="333333"/>
                                <w:spacing w:val="-1"/>
                              </w:rPr>
                              <w:t xml:space="preserve"> </w:t>
                            </w:r>
                            <w:r>
                              <w:rPr>
                                <w:color w:val="333333"/>
                                <w:spacing w:val="-2"/>
                              </w:rPr>
                              <w:t>active</w:t>
                            </w:r>
                          </w:p>
                          <w:p w14:paraId="1160BFFB" w14:textId="77777777" w:rsidR="00814875" w:rsidRDefault="00EA5180">
                            <w:pPr>
                              <w:pStyle w:val="BodyText"/>
                              <w:spacing w:line="225" w:lineRule="exact"/>
                              <w:rPr>
                                <w:color w:val="000000"/>
                              </w:rPr>
                            </w:pPr>
                            <w:r>
                              <w:rPr>
                                <w:color w:val="333333"/>
                              </w:rPr>
                              <w:t>(you</w:t>
                            </w:r>
                            <w:r>
                              <w:rPr>
                                <w:color w:val="333333"/>
                                <w:spacing w:val="-1"/>
                              </w:rPr>
                              <w:t xml:space="preserve"> </w:t>
                            </w:r>
                            <w:r>
                              <w:rPr>
                                <w:color w:val="333333"/>
                              </w:rPr>
                              <w:t>are</w:t>
                            </w:r>
                            <w:r>
                              <w:rPr>
                                <w:color w:val="333333"/>
                                <w:spacing w:val="-1"/>
                              </w:rPr>
                              <w:t xml:space="preserve"> </w:t>
                            </w:r>
                            <w:r>
                              <w:rPr>
                                <w:color w:val="333333"/>
                              </w:rPr>
                              <w:t>collecting</w:t>
                            </w:r>
                            <w:r>
                              <w:rPr>
                                <w:color w:val="333333"/>
                                <w:spacing w:val="-1"/>
                              </w:rPr>
                              <w:t xml:space="preserve"> </w:t>
                            </w:r>
                            <w:r>
                              <w:rPr>
                                <w:color w:val="333333"/>
                              </w:rPr>
                              <w:t>data</w:t>
                            </w:r>
                            <w:r>
                              <w:rPr>
                                <w:color w:val="333333"/>
                                <w:spacing w:val="-1"/>
                              </w:rPr>
                              <w:t xml:space="preserve"> </w:t>
                            </w:r>
                            <w:r>
                              <w:rPr>
                                <w:color w:val="333333"/>
                              </w:rPr>
                              <w:t>or</w:t>
                            </w:r>
                            <w:r>
                              <w:rPr>
                                <w:color w:val="333333"/>
                                <w:spacing w:val="-1"/>
                              </w:rPr>
                              <w:t xml:space="preserve"> </w:t>
                            </w:r>
                            <w:r>
                              <w:rPr>
                                <w:color w:val="333333"/>
                              </w:rPr>
                              <w:t>have</w:t>
                            </w:r>
                            <w:r>
                              <w:rPr>
                                <w:color w:val="333333"/>
                                <w:spacing w:val="-1"/>
                              </w:rPr>
                              <w:t xml:space="preserve"> </w:t>
                            </w:r>
                            <w:r>
                              <w:rPr>
                                <w:color w:val="333333"/>
                              </w:rPr>
                              <w:t>access</w:t>
                            </w:r>
                            <w:r>
                              <w:rPr>
                                <w:color w:val="333333"/>
                                <w:spacing w:val="-1"/>
                              </w:rPr>
                              <w:t xml:space="preserve"> </w:t>
                            </w:r>
                            <w:r>
                              <w:rPr>
                                <w:color w:val="333333"/>
                              </w:rPr>
                              <w:t>to</w:t>
                            </w:r>
                            <w:r>
                              <w:rPr>
                                <w:color w:val="333333"/>
                                <w:spacing w:val="-1"/>
                              </w:rPr>
                              <w:t xml:space="preserve"> </w:t>
                            </w:r>
                            <w:r>
                              <w:rPr>
                                <w:color w:val="333333"/>
                                <w:spacing w:val="-2"/>
                              </w:rPr>
                              <w:t>identifiers)?</w:t>
                            </w:r>
                          </w:p>
                        </w:txbxContent>
                      </wps:txbx>
                      <wps:bodyPr wrap="square" lIns="0" tIns="0" rIns="0" bIns="0" rtlCol="0">
                        <a:noAutofit/>
                      </wps:bodyPr>
                    </wps:wsp>
                  </a:graphicData>
                </a:graphic>
              </wp:anchor>
            </w:drawing>
          </mc:Choice>
          <mc:Fallback>
            <w:pict>
              <v:shape w14:anchorId="2596D167" id="Textbox 113" o:spid="_x0000_s1059" type="#_x0000_t202" style="position:absolute;left:0;text-align:left;margin-left:85pt;margin-top:1.4pt;width:455pt;height:22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" fillcolor="#dfebf4" stroked="f">
                <v:textbox inset="0,0,0,0">
                  <w:txbxContent>
                    <w:p w14:paraId="536629DC" w14:textId="77777777" w:rsidR="00814875" w:rsidRDefault="00EA5180">
                      <w:pPr>
                        <w:pStyle w:val="BodyText"/>
                        <w:spacing w:line="197" w:lineRule="exact"/>
                        <w:rPr>
                          <w:color w:val="000000"/>
                        </w:rPr>
                      </w:pPr>
                      <w:r>
                        <w:rPr>
                          <w:color w:val="333333"/>
                        </w:rPr>
                        <w:t>Once</w:t>
                      </w:r>
                      <w:r>
                        <w:rPr>
                          <w:color w:val="333333"/>
                          <w:spacing w:val="-2"/>
                        </w:rPr>
                        <w:t xml:space="preserve"> </w:t>
                      </w:r>
                      <w:r>
                        <w:rPr>
                          <w:color w:val="333333"/>
                        </w:rPr>
                        <w:t>this</w:t>
                      </w:r>
                      <w:r>
                        <w:rPr>
                          <w:color w:val="333333"/>
                          <w:spacing w:val="-1"/>
                        </w:rPr>
                        <w:t xml:space="preserve"> </w:t>
                      </w:r>
                      <w:r>
                        <w:rPr>
                          <w:color w:val="333333"/>
                        </w:rPr>
                        <w:t>study</w:t>
                      </w:r>
                      <w:r>
                        <w:rPr>
                          <w:color w:val="333333"/>
                          <w:spacing w:val="-1"/>
                        </w:rPr>
                        <w:t xml:space="preserve"> </w:t>
                      </w:r>
                      <w:r>
                        <w:rPr>
                          <w:color w:val="333333"/>
                        </w:rPr>
                        <w:t>has</w:t>
                      </w:r>
                      <w:r>
                        <w:rPr>
                          <w:color w:val="333333"/>
                          <w:spacing w:val="-1"/>
                        </w:rPr>
                        <w:t xml:space="preserve"> </w:t>
                      </w:r>
                      <w:r>
                        <w:rPr>
                          <w:color w:val="333333"/>
                        </w:rPr>
                        <w:t>been</w:t>
                      </w:r>
                      <w:r>
                        <w:rPr>
                          <w:color w:val="333333"/>
                          <w:spacing w:val="-1"/>
                        </w:rPr>
                        <w:t xml:space="preserve"> </w:t>
                      </w:r>
                      <w:r>
                        <w:rPr>
                          <w:color w:val="333333"/>
                        </w:rPr>
                        <w:t>approved</w:t>
                      </w:r>
                      <w:r>
                        <w:rPr>
                          <w:color w:val="333333"/>
                          <w:spacing w:val="-1"/>
                        </w:rPr>
                        <w:t xml:space="preserve"> </w:t>
                      </w:r>
                      <w:r>
                        <w:rPr>
                          <w:color w:val="333333"/>
                        </w:rPr>
                        <w:t>by</w:t>
                      </w:r>
                      <w:r>
                        <w:rPr>
                          <w:color w:val="333333"/>
                          <w:spacing w:val="-2"/>
                        </w:rPr>
                        <w:t xml:space="preserve"> </w:t>
                      </w:r>
                      <w:r>
                        <w:rPr>
                          <w:color w:val="333333"/>
                        </w:rPr>
                        <w:t>the</w:t>
                      </w:r>
                      <w:r>
                        <w:rPr>
                          <w:color w:val="333333"/>
                          <w:spacing w:val="-1"/>
                        </w:rPr>
                        <w:t xml:space="preserve"> </w:t>
                      </w:r>
                      <w:r>
                        <w:rPr>
                          <w:color w:val="333333"/>
                        </w:rPr>
                        <w:t>IRB,</w:t>
                      </w:r>
                      <w:r>
                        <w:rPr>
                          <w:color w:val="333333"/>
                          <w:spacing w:val="-1"/>
                        </w:rPr>
                        <w:t xml:space="preserve"> </w:t>
                      </w:r>
                      <w:r>
                        <w:rPr>
                          <w:color w:val="333333"/>
                        </w:rPr>
                        <w:t>for</w:t>
                      </w:r>
                      <w:r>
                        <w:rPr>
                          <w:color w:val="333333"/>
                          <w:spacing w:val="-1"/>
                        </w:rPr>
                        <w:t xml:space="preserve"> </w:t>
                      </w:r>
                      <w:r>
                        <w:rPr>
                          <w:color w:val="333333"/>
                        </w:rPr>
                        <w:t>how</w:t>
                      </w:r>
                      <w:r>
                        <w:rPr>
                          <w:color w:val="333333"/>
                          <w:spacing w:val="-1"/>
                        </w:rPr>
                        <w:t xml:space="preserve"> </w:t>
                      </w:r>
                      <w:r>
                        <w:rPr>
                          <w:color w:val="333333"/>
                        </w:rPr>
                        <w:t>many</w:t>
                      </w:r>
                      <w:r>
                        <w:rPr>
                          <w:color w:val="333333"/>
                          <w:spacing w:val="-1"/>
                        </w:rPr>
                        <w:t xml:space="preserve"> </w:t>
                      </w:r>
                      <w:r>
                        <w:rPr>
                          <w:color w:val="333333"/>
                        </w:rPr>
                        <w:t>months</w:t>
                      </w:r>
                      <w:r>
                        <w:rPr>
                          <w:color w:val="333333"/>
                          <w:spacing w:val="-2"/>
                        </w:rPr>
                        <w:t xml:space="preserve"> </w:t>
                      </w:r>
                      <w:r>
                        <w:rPr>
                          <w:color w:val="333333"/>
                        </w:rPr>
                        <w:t>or</w:t>
                      </w:r>
                      <w:r>
                        <w:rPr>
                          <w:color w:val="333333"/>
                          <w:spacing w:val="-1"/>
                        </w:rPr>
                        <w:t xml:space="preserve"> </w:t>
                      </w:r>
                      <w:r>
                        <w:rPr>
                          <w:color w:val="333333"/>
                        </w:rPr>
                        <w:t>years</w:t>
                      </w:r>
                      <w:r>
                        <w:rPr>
                          <w:color w:val="333333"/>
                          <w:spacing w:val="-1"/>
                        </w:rPr>
                        <w:t xml:space="preserve"> </w:t>
                      </w:r>
                      <w:r>
                        <w:rPr>
                          <w:color w:val="333333"/>
                        </w:rPr>
                        <w:t>will</w:t>
                      </w:r>
                      <w:r>
                        <w:rPr>
                          <w:color w:val="333333"/>
                          <w:spacing w:val="-1"/>
                        </w:rPr>
                        <w:t xml:space="preserve"> </w:t>
                      </w:r>
                      <w:r>
                        <w:rPr>
                          <w:color w:val="333333"/>
                        </w:rPr>
                        <w:t>this</w:t>
                      </w:r>
                      <w:r>
                        <w:rPr>
                          <w:color w:val="333333"/>
                          <w:spacing w:val="-1"/>
                        </w:rPr>
                        <w:t xml:space="preserve"> </w:t>
                      </w:r>
                      <w:r>
                        <w:rPr>
                          <w:color w:val="333333"/>
                        </w:rPr>
                        <w:t>study</w:t>
                      </w:r>
                      <w:r>
                        <w:rPr>
                          <w:color w:val="333333"/>
                          <w:spacing w:val="-1"/>
                        </w:rPr>
                        <w:t xml:space="preserve"> </w:t>
                      </w:r>
                      <w:r>
                        <w:rPr>
                          <w:color w:val="333333"/>
                        </w:rPr>
                        <w:t>be</w:t>
                      </w:r>
                      <w:r>
                        <w:rPr>
                          <w:color w:val="333333"/>
                          <w:spacing w:val="-1"/>
                        </w:rPr>
                        <w:t xml:space="preserve"> </w:t>
                      </w:r>
                      <w:r>
                        <w:rPr>
                          <w:color w:val="333333"/>
                          <w:spacing w:val="-2"/>
                        </w:rPr>
                        <w:t>active</w:t>
                      </w:r>
                    </w:p>
                    <w:p w14:paraId="1160BFFB" w14:textId="77777777" w:rsidR="00814875" w:rsidRDefault="00EA5180">
                      <w:pPr>
                        <w:pStyle w:val="BodyText"/>
                        <w:spacing w:line="225" w:lineRule="exact"/>
                        <w:rPr>
                          <w:color w:val="000000"/>
                        </w:rPr>
                      </w:pPr>
                      <w:r>
                        <w:rPr>
                          <w:color w:val="333333"/>
                        </w:rPr>
                        <w:t>(you</w:t>
                      </w:r>
                      <w:r>
                        <w:rPr>
                          <w:color w:val="333333"/>
                          <w:spacing w:val="-1"/>
                        </w:rPr>
                        <w:t xml:space="preserve"> </w:t>
                      </w:r>
                      <w:r>
                        <w:rPr>
                          <w:color w:val="333333"/>
                        </w:rPr>
                        <w:t>are</w:t>
                      </w:r>
                      <w:r>
                        <w:rPr>
                          <w:color w:val="333333"/>
                          <w:spacing w:val="-1"/>
                        </w:rPr>
                        <w:t xml:space="preserve"> </w:t>
                      </w:r>
                      <w:r>
                        <w:rPr>
                          <w:color w:val="333333"/>
                        </w:rPr>
                        <w:t>collecting</w:t>
                      </w:r>
                      <w:r>
                        <w:rPr>
                          <w:color w:val="333333"/>
                          <w:spacing w:val="-1"/>
                        </w:rPr>
                        <w:t xml:space="preserve"> </w:t>
                      </w:r>
                      <w:r>
                        <w:rPr>
                          <w:color w:val="333333"/>
                        </w:rPr>
                        <w:t>data</w:t>
                      </w:r>
                      <w:r>
                        <w:rPr>
                          <w:color w:val="333333"/>
                          <w:spacing w:val="-1"/>
                        </w:rPr>
                        <w:t xml:space="preserve"> </w:t>
                      </w:r>
                      <w:r>
                        <w:rPr>
                          <w:color w:val="333333"/>
                        </w:rPr>
                        <w:t>or</w:t>
                      </w:r>
                      <w:r>
                        <w:rPr>
                          <w:color w:val="333333"/>
                          <w:spacing w:val="-1"/>
                        </w:rPr>
                        <w:t xml:space="preserve"> </w:t>
                      </w:r>
                      <w:r>
                        <w:rPr>
                          <w:color w:val="333333"/>
                        </w:rPr>
                        <w:t>have</w:t>
                      </w:r>
                      <w:r>
                        <w:rPr>
                          <w:color w:val="333333"/>
                          <w:spacing w:val="-1"/>
                        </w:rPr>
                        <w:t xml:space="preserve"> </w:t>
                      </w:r>
                      <w:r>
                        <w:rPr>
                          <w:color w:val="333333"/>
                        </w:rPr>
                        <w:t>access</w:t>
                      </w:r>
                      <w:r>
                        <w:rPr>
                          <w:color w:val="333333"/>
                          <w:spacing w:val="-1"/>
                        </w:rPr>
                        <w:t xml:space="preserve"> </w:t>
                      </w:r>
                      <w:r>
                        <w:rPr>
                          <w:color w:val="333333"/>
                        </w:rPr>
                        <w:t>to</w:t>
                      </w:r>
                      <w:r>
                        <w:rPr>
                          <w:color w:val="333333"/>
                          <w:spacing w:val="-1"/>
                        </w:rPr>
                        <w:t xml:space="preserve"> </w:t>
                      </w:r>
                      <w:r>
                        <w:rPr>
                          <w:color w:val="333333"/>
                          <w:spacing w:val="-2"/>
                        </w:rPr>
                        <w:t>identifiers)?</w:t>
                      </w:r>
                    </w:p>
                  </w:txbxContent>
                </v:textbox>
                <w10:wrap anchorx="page"/>
              </v:shape>
            </w:pict>
          </mc:Fallback>
        </mc:AlternateContent>
      </w:r>
    </w:p>
    <w:p w14:paraId="509070C9" w14:textId="77777777" w:rsidR="00814875" w:rsidRDefault="00814875">
      <w:pPr>
        <w:pStyle w:val="BodyText"/>
        <w:spacing w:before="177"/>
        <w:rPr>
          <w:sz w:val="24"/>
        </w:rPr>
      </w:pPr>
    </w:p>
    <w:p w14:paraId="5043BE5D" w14:textId="62C1633C" w:rsidR="00814875" w:rsidRDefault="00EA5180">
      <w:pPr>
        <w:ind w:left="680"/>
        <w:rPr>
          <w:rFonts w:ascii="Times New Roman"/>
          <w:sz w:val="24"/>
        </w:rPr>
      </w:pPr>
      <w:r>
        <w:rPr>
          <w:rFonts w:ascii="Times New Roman"/>
          <w:color w:val="333333"/>
          <w:sz w:val="24"/>
        </w:rPr>
        <w:t>We</w:t>
      </w:r>
      <w:r>
        <w:rPr>
          <w:rFonts w:ascii="Times New Roman"/>
          <w:color w:val="333333"/>
          <w:spacing w:val="-2"/>
          <w:sz w:val="24"/>
        </w:rPr>
        <w:t xml:space="preserve"> </w:t>
      </w:r>
      <w:r>
        <w:rPr>
          <w:rFonts w:ascii="Times New Roman"/>
          <w:color w:val="333333"/>
          <w:sz w:val="24"/>
        </w:rPr>
        <w:t>expect</w:t>
      </w:r>
      <w:r>
        <w:rPr>
          <w:rFonts w:ascii="Times New Roman"/>
          <w:color w:val="333333"/>
          <w:spacing w:val="-2"/>
          <w:sz w:val="24"/>
        </w:rPr>
        <w:t xml:space="preserve"> </w:t>
      </w:r>
      <w:r>
        <w:rPr>
          <w:rFonts w:ascii="Times New Roman"/>
          <w:color w:val="333333"/>
          <w:sz w:val="24"/>
        </w:rPr>
        <w:t>this</w:t>
      </w:r>
      <w:r>
        <w:rPr>
          <w:rFonts w:ascii="Times New Roman"/>
          <w:color w:val="333333"/>
          <w:spacing w:val="-1"/>
          <w:sz w:val="24"/>
        </w:rPr>
        <w:t xml:space="preserve"> </w:t>
      </w:r>
      <w:r>
        <w:rPr>
          <w:rFonts w:ascii="Times New Roman"/>
          <w:color w:val="333333"/>
          <w:sz w:val="24"/>
        </w:rPr>
        <w:t>study</w:t>
      </w:r>
      <w:r>
        <w:rPr>
          <w:rFonts w:ascii="Times New Roman"/>
          <w:color w:val="333333"/>
          <w:spacing w:val="-1"/>
          <w:sz w:val="24"/>
        </w:rPr>
        <w:t xml:space="preserve"> </w:t>
      </w:r>
      <w:r>
        <w:rPr>
          <w:rFonts w:ascii="Times New Roman"/>
          <w:color w:val="333333"/>
          <w:sz w:val="24"/>
        </w:rPr>
        <w:t>to be</w:t>
      </w:r>
      <w:r>
        <w:rPr>
          <w:rFonts w:ascii="Times New Roman"/>
          <w:color w:val="333333"/>
          <w:spacing w:val="-2"/>
          <w:sz w:val="24"/>
        </w:rPr>
        <w:t xml:space="preserve"> </w:t>
      </w:r>
      <w:r>
        <w:rPr>
          <w:rFonts w:ascii="Times New Roman"/>
          <w:color w:val="333333"/>
          <w:sz w:val="24"/>
        </w:rPr>
        <w:t>completed</w:t>
      </w:r>
      <w:r>
        <w:rPr>
          <w:rFonts w:ascii="Times New Roman"/>
          <w:color w:val="333333"/>
          <w:spacing w:val="-1"/>
          <w:sz w:val="24"/>
        </w:rPr>
        <w:t xml:space="preserve"> </w:t>
      </w:r>
      <w:r>
        <w:rPr>
          <w:rFonts w:ascii="Times New Roman"/>
          <w:color w:val="333333"/>
          <w:sz w:val="24"/>
        </w:rPr>
        <w:t>by</w:t>
      </w:r>
      <w:r>
        <w:rPr>
          <w:rFonts w:ascii="Times New Roman"/>
          <w:color w:val="333333"/>
          <w:spacing w:val="-1"/>
          <w:sz w:val="24"/>
        </w:rPr>
        <w:t xml:space="preserve"> </w:t>
      </w:r>
      <w:r>
        <w:rPr>
          <w:rFonts w:ascii="Times New Roman"/>
          <w:color w:val="333333"/>
          <w:sz w:val="24"/>
        </w:rPr>
        <w:t xml:space="preserve">January </w:t>
      </w:r>
      <w:del w:id="27" w:author="Howard, Annie Green" w:date="2026-03-29T19:55:00Z" w16du:dateUtc="2026-03-29T23:55:00Z">
        <w:r w:rsidDel="000D0BD1">
          <w:rPr>
            <w:rFonts w:ascii="Times New Roman"/>
            <w:color w:val="333333"/>
            <w:spacing w:val="-2"/>
            <w:sz w:val="24"/>
          </w:rPr>
          <w:delText>202</w:delText>
        </w:r>
        <w:r w:rsidR="00E733F6" w:rsidDel="000D0BD1">
          <w:rPr>
            <w:rFonts w:ascii="Times New Roman"/>
            <w:color w:val="333333"/>
            <w:spacing w:val="-2"/>
            <w:sz w:val="24"/>
          </w:rPr>
          <w:delText>6</w:delText>
        </w:r>
      </w:del>
      <w:ins w:id="28" w:author="Howard, Annie Green" w:date="2026-03-29T19:55:00Z" w16du:dateUtc="2026-03-29T23:55:00Z">
        <w:r w:rsidR="000D0BD1">
          <w:rPr>
            <w:rFonts w:ascii="Times New Roman"/>
            <w:color w:val="333333"/>
            <w:spacing w:val="-2"/>
            <w:sz w:val="24"/>
          </w:rPr>
          <w:t>202</w:t>
        </w:r>
        <w:r w:rsidR="000D0BD1">
          <w:rPr>
            <w:rFonts w:ascii="Times New Roman"/>
            <w:color w:val="333333"/>
            <w:spacing w:val="-2"/>
            <w:sz w:val="24"/>
          </w:rPr>
          <w:t>7</w:t>
        </w:r>
      </w:ins>
      <w:r>
        <w:rPr>
          <w:rFonts w:ascii="Times New Roman"/>
          <w:color w:val="333333"/>
          <w:spacing w:val="-2"/>
          <w:sz w:val="24"/>
        </w:rPr>
        <w:t>.</w:t>
      </w:r>
    </w:p>
    <w:p w14:paraId="51EACC7A" w14:textId="77777777" w:rsidR="00814875" w:rsidRDefault="00814875">
      <w:pPr>
        <w:pStyle w:val="BodyText"/>
        <w:spacing w:before="190"/>
        <w:rPr>
          <w:rFonts w:ascii="Times New Roman"/>
        </w:rPr>
      </w:pPr>
    </w:p>
    <w:p w14:paraId="37B3443B" w14:textId="77777777" w:rsidR="00814875" w:rsidRDefault="00EA5180">
      <w:pPr>
        <w:pStyle w:val="ListParagraph"/>
        <w:numPr>
          <w:ilvl w:val="2"/>
          <w:numId w:val="4"/>
        </w:numPr>
        <w:tabs>
          <w:tab w:val="left" w:pos="974"/>
          <w:tab w:val="left" w:pos="10079"/>
        </w:tabs>
        <w:spacing w:before="1"/>
        <w:ind w:left="974" w:hanging="594"/>
        <w:rPr>
          <w:sz w:val="20"/>
        </w:rPr>
      </w:pPr>
      <w:r>
        <w:rPr>
          <w:color w:val="333333"/>
          <w:sz w:val="20"/>
          <w:shd w:val="clear" w:color="auto" w:fill="DFEBF4"/>
        </w:rPr>
        <w:t>Will</w:t>
      </w:r>
      <w:r>
        <w:rPr>
          <w:color w:val="333333"/>
          <w:spacing w:val="-2"/>
          <w:sz w:val="20"/>
          <w:shd w:val="clear" w:color="auto" w:fill="DFEBF4"/>
        </w:rPr>
        <w:t xml:space="preserve"> </w:t>
      </w:r>
      <w:r>
        <w:rPr>
          <w:color w:val="333333"/>
          <w:sz w:val="20"/>
          <w:shd w:val="clear" w:color="auto" w:fill="DFEBF4"/>
        </w:rPr>
        <w:t>this</w:t>
      </w:r>
      <w:r>
        <w:rPr>
          <w:color w:val="333333"/>
          <w:spacing w:val="-1"/>
          <w:sz w:val="20"/>
          <w:shd w:val="clear" w:color="auto" w:fill="DFEBF4"/>
        </w:rPr>
        <w:t xml:space="preserve"> </w:t>
      </w:r>
      <w:r>
        <w:rPr>
          <w:color w:val="333333"/>
          <w:sz w:val="20"/>
          <w:shd w:val="clear" w:color="auto" w:fill="DFEBF4"/>
        </w:rPr>
        <w:t>study</w:t>
      </w:r>
      <w:r>
        <w:rPr>
          <w:color w:val="333333"/>
          <w:spacing w:val="-1"/>
          <w:sz w:val="20"/>
          <w:shd w:val="clear" w:color="auto" w:fill="DFEBF4"/>
        </w:rPr>
        <w:t xml:space="preserve"> </w:t>
      </w:r>
      <w:r>
        <w:rPr>
          <w:color w:val="333333"/>
          <w:sz w:val="20"/>
          <w:shd w:val="clear" w:color="auto" w:fill="DFEBF4"/>
        </w:rPr>
        <w:t>use</w:t>
      </w:r>
      <w:r>
        <w:rPr>
          <w:color w:val="333333"/>
          <w:spacing w:val="-1"/>
          <w:sz w:val="20"/>
          <w:shd w:val="clear" w:color="auto" w:fill="DFEBF4"/>
        </w:rPr>
        <w:t xml:space="preserve"> </w:t>
      </w:r>
      <w:r>
        <w:rPr>
          <w:color w:val="333333"/>
          <w:sz w:val="20"/>
          <w:shd w:val="clear" w:color="auto" w:fill="DFEBF4"/>
        </w:rPr>
        <w:t>any</w:t>
      </w:r>
      <w:r>
        <w:rPr>
          <w:color w:val="333333"/>
          <w:spacing w:val="-1"/>
          <w:sz w:val="20"/>
          <w:shd w:val="clear" w:color="auto" w:fill="DFEBF4"/>
        </w:rPr>
        <w:t xml:space="preserve"> </w:t>
      </w:r>
      <w:r>
        <w:rPr>
          <w:color w:val="333333"/>
          <w:sz w:val="20"/>
          <w:shd w:val="clear" w:color="auto" w:fill="DFEBF4"/>
        </w:rPr>
        <w:t>of</w:t>
      </w:r>
      <w:r>
        <w:rPr>
          <w:color w:val="333333"/>
          <w:spacing w:val="-1"/>
          <w:sz w:val="20"/>
          <w:shd w:val="clear" w:color="auto" w:fill="DFEBF4"/>
        </w:rPr>
        <w:t xml:space="preserve"> </w:t>
      </w:r>
      <w:r>
        <w:rPr>
          <w:color w:val="333333"/>
          <w:sz w:val="20"/>
          <w:shd w:val="clear" w:color="auto" w:fill="DFEBF4"/>
        </w:rPr>
        <w:t>the</w:t>
      </w:r>
      <w:r>
        <w:rPr>
          <w:color w:val="333333"/>
          <w:spacing w:val="-1"/>
          <w:sz w:val="20"/>
          <w:shd w:val="clear" w:color="auto" w:fill="DFEBF4"/>
        </w:rPr>
        <w:t xml:space="preserve"> </w:t>
      </w:r>
      <w:r>
        <w:rPr>
          <w:color w:val="333333"/>
          <w:sz w:val="20"/>
          <w:shd w:val="clear" w:color="auto" w:fill="DFEBF4"/>
        </w:rPr>
        <w:t>following</w:t>
      </w:r>
      <w:r>
        <w:rPr>
          <w:color w:val="333333"/>
          <w:spacing w:val="-1"/>
          <w:sz w:val="20"/>
          <w:shd w:val="clear" w:color="auto" w:fill="DFEBF4"/>
        </w:rPr>
        <w:t xml:space="preserve"> </w:t>
      </w:r>
      <w:r>
        <w:rPr>
          <w:color w:val="333333"/>
          <w:spacing w:val="-2"/>
          <w:sz w:val="20"/>
          <w:shd w:val="clear" w:color="auto" w:fill="DFEBF4"/>
        </w:rPr>
        <w:t>methods?</w:t>
      </w:r>
      <w:r>
        <w:rPr>
          <w:color w:val="333333"/>
          <w:sz w:val="20"/>
          <w:shd w:val="clear" w:color="auto" w:fill="DFEBF4"/>
        </w:rPr>
        <w:tab/>
      </w:r>
    </w:p>
    <w:p w14:paraId="734D5217" w14:textId="77777777" w:rsidR="00814875" w:rsidRDefault="00814875">
      <w:pPr>
        <w:pStyle w:val="ListParagraph"/>
        <w:rPr>
          <w:sz w:val="20"/>
        </w:rPr>
        <w:sectPr w:rsidR="00814875">
          <w:pgSz w:w="12240" w:h="15840"/>
          <w:pgMar w:top="580" w:right="720" w:bottom="460" w:left="720" w:header="170" w:footer="270" w:gutter="0"/>
          <w:cols w:space="720"/>
        </w:sectPr>
      </w:pPr>
    </w:p>
    <w:p w14:paraId="78532135" w14:textId="77777777" w:rsidR="00814875" w:rsidRDefault="00EA5180">
      <w:pPr>
        <w:pStyle w:val="BodyText"/>
        <w:spacing w:before="10"/>
        <w:rPr>
          <w:sz w:val="9"/>
        </w:rPr>
      </w:pPr>
      <w:r>
        <w:rPr>
          <w:noProof/>
          <w:sz w:val="9"/>
        </w:rPr>
        <w:lastRenderedPageBreak/>
        <mc:AlternateContent>
          <mc:Choice Requires="wpg">
            <w:drawing>
              <wp:anchor distT="0" distB="0" distL="0" distR="0" simplePos="0" relativeHeight="486631936" behindDoc="1" locked="0" layoutInCell="1" allowOverlap="1" wp14:anchorId="7085E3AF" wp14:editId="5B7C9640">
                <wp:simplePos x="0" y="0"/>
                <wp:positionH relativeFrom="page">
                  <wp:posOffset>527050</wp:posOffset>
                </wp:positionH>
                <wp:positionV relativeFrom="page">
                  <wp:posOffset>457200</wp:posOffset>
                </wp:positionV>
                <wp:extent cx="6705600" cy="901700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017000"/>
                          <a:chOff x="0" y="0"/>
                          <a:chExt cx="6705600" cy="9017000"/>
                        </a:xfrm>
                      </wpg:grpSpPr>
                      <wps:wsp>
                        <wps:cNvPr id="115" name="Graphic 115"/>
                        <wps:cNvSpPr/>
                        <wps:spPr>
                          <a:xfrm>
                            <a:off x="6350" y="38798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16" name="Graphic 116"/>
                        <wps:cNvSpPr/>
                        <wps:spPr>
                          <a:xfrm>
                            <a:off x="0" y="0"/>
                            <a:ext cx="6705600" cy="3886200"/>
                          </a:xfrm>
                          <a:custGeom>
                            <a:avLst/>
                            <a:gdLst/>
                            <a:ahLst/>
                            <a:cxnLst/>
                            <a:rect l="l" t="t" r="r" b="b"/>
                            <a:pathLst>
                              <a:path w="6705600" h="3886200">
                                <a:moveTo>
                                  <a:pt x="12700" y="0"/>
                                </a:moveTo>
                                <a:lnTo>
                                  <a:pt x="0" y="0"/>
                                </a:lnTo>
                                <a:lnTo>
                                  <a:pt x="0" y="3886200"/>
                                </a:lnTo>
                                <a:lnTo>
                                  <a:pt x="12700" y="3886200"/>
                                </a:lnTo>
                                <a:lnTo>
                                  <a:pt x="12700" y="0"/>
                                </a:lnTo>
                                <a:close/>
                              </a:path>
                              <a:path w="6705600" h="3886200">
                                <a:moveTo>
                                  <a:pt x="6705600" y="0"/>
                                </a:moveTo>
                                <a:lnTo>
                                  <a:pt x="6692900" y="0"/>
                                </a:lnTo>
                                <a:lnTo>
                                  <a:pt x="6692900" y="3886200"/>
                                </a:lnTo>
                                <a:lnTo>
                                  <a:pt x="6705600" y="3886200"/>
                                </a:lnTo>
                                <a:lnTo>
                                  <a:pt x="6705600" y="0"/>
                                </a:lnTo>
                                <a:close/>
                              </a:path>
                            </a:pathLst>
                          </a:custGeom>
                          <a:solidFill>
                            <a:srgbClr val="CCCCCC"/>
                          </a:solidFill>
                        </wps:spPr>
                        <wps:bodyPr wrap="square" lIns="0" tIns="0" rIns="0" bIns="0" rtlCol="0">
                          <a:prstTxWarp prst="textNoShape">
                            <a:avLst/>
                          </a:prstTxWarp>
                          <a:noAutofit/>
                        </wps:bodyPr>
                      </wps:wsp>
                      <wps:wsp>
                        <wps:cNvPr id="117" name="Graphic 117"/>
                        <wps:cNvSpPr/>
                        <wps:spPr>
                          <a:xfrm>
                            <a:off x="6350" y="3892549"/>
                            <a:ext cx="6692900" cy="4051300"/>
                          </a:xfrm>
                          <a:custGeom>
                            <a:avLst/>
                            <a:gdLst/>
                            <a:ahLst/>
                            <a:cxnLst/>
                            <a:rect l="l" t="t" r="r" b="b"/>
                            <a:pathLst>
                              <a:path w="6692900" h="4051300">
                                <a:moveTo>
                                  <a:pt x="6692900" y="4038600"/>
                                </a:moveTo>
                                <a:lnTo>
                                  <a:pt x="0" y="4038600"/>
                                </a:lnTo>
                                <a:lnTo>
                                  <a:pt x="0" y="4051300"/>
                                </a:lnTo>
                                <a:lnTo>
                                  <a:pt x="6692900" y="4051300"/>
                                </a:lnTo>
                                <a:lnTo>
                                  <a:pt x="6692900" y="4038600"/>
                                </a:lnTo>
                                <a:close/>
                              </a:path>
                              <a:path w="6692900" h="4051300">
                                <a:moveTo>
                                  <a:pt x="6692900" y="0"/>
                                </a:moveTo>
                                <a:lnTo>
                                  <a:pt x="0" y="0"/>
                                </a:lnTo>
                                <a:lnTo>
                                  <a:pt x="0" y="12700"/>
                                </a:lnTo>
                                <a:lnTo>
                                  <a:pt x="6692900" y="12700"/>
                                </a:lnTo>
                                <a:lnTo>
                                  <a:pt x="6692900" y="0"/>
                                </a:lnTo>
                                <a:close/>
                              </a:path>
                            </a:pathLst>
                          </a:custGeom>
                          <a:solidFill>
                            <a:srgbClr val="CCCCCC"/>
                          </a:solidFill>
                        </wps:spPr>
                        <wps:bodyPr wrap="square" lIns="0" tIns="0" rIns="0" bIns="0" rtlCol="0">
                          <a:prstTxWarp prst="textNoShape">
                            <a:avLst/>
                          </a:prstTxWarp>
                          <a:noAutofit/>
                        </wps:bodyPr>
                      </wps:wsp>
                      <wps:wsp>
                        <wps:cNvPr id="118" name="Graphic 118"/>
                        <wps:cNvSpPr/>
                        <wps:spPr>
                          <a:xfrm>
                            <a:off x="6350" y="3898900"/>
                            <a:ext cx="6692900" cy="4038600"/>
                          </a:xfrm>
                          <a:custGeom>
                            <a:avLst/>
                            <a:gdLst/>
                            <a:ahLst/>
                            <a:cxnLst/>
                            <a:rect l="l" t="t" r="r" b="b"/>
                            <a:pathLst>
                              <a:path w="6692900" h="4038600">
                                <a:moveTo>
                                  <a:pt x="0" y="0"/>
                                </a:moveTo>
                                <a:lnTo>
                                  <a:pt x="0" y="4038600"/>
                                </a:lnTo>
                              </a:path>
                              <a:path w="6692900" h="4038600">
                                <a:moveTo>
                                  <a:pt x="6692900" y="0"/>
                                </a:moveTo>
                                <a:lnTo>
                                  <a:pt x="6692900" y="4038600"/>
                                </a:lnTo>
                              </a:path>
                            </a:pathLst>
                          </a:custGeom>
                          <a:ln w="12700">
                            <a:solidFill>
                              <a:srgbClr val="CCCCCC"/>
                            </a:solidFill>
                            <a:prstDash val="solid"/>
                          </a:ln>
                        </wps:spPr>
                        <wps:bodyPr wrap="square" lIns="0" tIns="0" rIns="0" bIns="0" rtlCol="0">
                          <a:prstTxWarp prst="textNoShape">
                            <a:avLst/>
                          </a:prstTxWarp>
                          <a:noAutofit/>
                        </wps:bodyPr>
                      </wps:wsp>
                      <wps:wsp>
                        <wps:cNvPr id="119" name="Graphic 119"/>
                        <wps:cNvSpPr/>
                        <wps:spPr>
                          <a:xfrm>
                            <a:off x="6350" y="79438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20" name="Graphic 120"/>
                        <wps:cNvSpPr/>
                        <wps:spPr>
                          <a:xfrm>
                            <a:off x="6350" y="7950200"/>
                            <a:ext cx="6692900" cy="1066800"/>
                          </a:xfrm>
                          <a:custGeom>
                            <a:avLst/>
                            <a:gdLst/>
                            <a:ahLst/>
                            <a:cxnLst/>
                            <a:rect l="l" t="t" r="r" b="b"/>
                            <a:pathLst>
                              <a:path w="6692900" h="1066800">
                                <a:moveTo>
                                  <a:pt x="0" y="0"/>
                                </a:moveTo>
                                <a:lnTo>
                                  <a:pt x="0" y="1066800"/>
                                </a:lnTo>
                              </a:path>
                              <a:path w="6692900" h="1066800">
                                <a:moveTo>
                                  <a:pt x="6692900" y="0"/>
                                </a:moveTo>
                                <a:lnTo>
                                  <a:pt x="6692900" y="10668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2AB92657" id="Group 114" o:spid="_x0000_s1026" style="position:absolute;margin-left:41.5pt;margin-top:36pt;width:528pt;height:710pt;z-index:-16684544;mso-wrap-distance-left:0;mso-wrap-distance-right:0;mso-position-horizontal-relative:page;mso-position-vertical-relative:page" coordsize="67056,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">
                <v:shape id="Graphic 115" o:spid="_x0000_s1027" style="position:absolute;left:63;top:38798;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" path="m,12700r6692900,l6692900,,,,,12700xe" fillcolor="#ccc" stroked="f">
                  <v:path arrowok="t"/>
                </v:shape>
                <v:shape id="Graphic 116" o:spid="_x0000_s1028" style="position:absolute;width:67056;height:38862;visibility:visible;mso-wrap-style:square;v-text-anchor:top" coordsize="6705600,388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" path="m12700,l,,,3886200r12700,l12700,xem6705600,r-12700,l6692900,3886200r12700,l6705600,xe" fillcolor="#ccc" stroked="f">
                  <v:path arrowok="t"/>
                </v:shape>
                <v:shape id="Graphic 117" o:spid="_x0000_s1029" style="position:absolute;left:63;top:38925;width:66929;height:40513;visibility:visible;mso-wrap-style:square;v-text-anchor:top" coordsize="6692900,405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" path="m6692900,4038600l,4038600r,12700l6692900,4051300r,-12700xem6692900,l,,,12700r6692900,l6692900,xe" fillcolor="#ccc" stroked="f">
                  <v:path arrowok="t"/>
                </v:shape>
                <v:shape id="Graphic 118" o:spid="_x0000_s1030" style="position:absolute;left:63;top:38989;width:66929;height:40386;visibility:visible;mso-wrap-style:square;v-text-anchor:top" coordsize="6692900,403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" path="m,l,4038600em6692900,r,4038600e" filled="f" strokecolor="#ccc" strokeweight="1pt">
                  <v:path arrowok="t"/>
                </v:shape>
                <v:shape id="Graphic 119" o:spid="_x0000_s1031" style="position:absolute;left:63;top:79438;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" path="m,12700r6692900,l6692900,,,,,12700xe" fillcolor="#ccc" stroked="f">
                  <v:path arrowok="t"/>
                </v:shape>
                <v:shape id="Graphic 120" o:spid="_x0000_s1032" style="position:absolute;left:63;top:79502;width:66929;height:10668;visibility:visible;mso-wrap-style:square;v-text-anchor:top" coordsize="669290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" path="m,l,1066800em6692900,r,1066800e" filled="f" strokecolor="#ccc" strokeweight="1pt">
                  <v:path arrowok="t"/>
                </v:shape>
                <w10:wrap anchorx="page" anchory="page"/>
              </v:group>
            </w:pict>
          </mc:Fallback>
        </mc:AlternateContent>
      </w: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023671E1" w14:textId="77777777">
        <w:trPr>
          <w:trHeight w:val="390"/>
        </w:trPr>
        <w:tc>
          <w:tcPr>
            <w:tcW w:w="9080" w:type="dxa"/>
            <w:tcBorders>
              <w:bottom w:val="nil"/>
            </w:tcBorders>
            <w:shd w:val="clear" w:color="auto" w:fill="EEEEEE"/>
          </w:tcPr>
          <w:p w14:paraId="282DDAFA" w14:textId="77777777" w:rsidR="00814875" w:rsidRDefault="00EA5180">
            <w:pPr>
              <w:pStyle w:val="TableParagraph"/>
              <w:spacing w:before="50"/>
              <w:rPr>
                <w:sz w:val="24"/>
              </w:rPr>
            </w:pPr>
            <w:r>
              <w:rPr>
                <w:noProof/>
              </w:rPr>
              <w:drawing>
                <wp:inline distT="0" distB="0" distL="0" distR="0" wp14:anchorId="559D01D2" wp14:editId="035BB6B3">
                  <wp:extent cx="152400" cy="15240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Audio Recording</w:t>
            </w:r>
          </w:p>
        </w:tc>
      </w:tr>
      <w:tr w:rsidR="00814875" w14:paraId="1C924110" w14:textId="77777777">
        <w:trPr>
          <w:trHeight w:val="400"/>
        </w:trPr>
        <w:tc>
          <w:tcPr>
            <w:tcW w:w="9080" w:type="dxa"/>
            <w:tcBorders>
              <w:top w:val="nil"/>
              <w:bottom w:val="nil"/>
            </w:tcBorders>
          </w:tcPr>
          <w:p w14:paraId="7DBB7C08" w14:textId="77777777" w:rsidR="00814875" w:rsidRDefault="00EA5180">
            <w:pPr>
              <w:pStyle w:val="TableParagraph"/>
              <w:spacing w:before="40"/>
              <w:ind w:left="75"/>
              <w:rPr>
                <w:sz w:val="24"/>
              </w:rPr>
            </w:pPr>
            <w:r>
              <w:rPr>
                <w:noProof/>
                <w:position w:val="1"/>
              </w:rPr>
              <w:drawing>
                <wp:inline distT="0" distB="0" distL="0" distR="0" wp14:anchorId="707CA998" wp14:editId="798331BD">
                  <wp:extent cx="142875" cy="142875"/>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Video Recording</w:t>
            </w:r>
          </w:p>
        </w:tc>
      </w:tr>
      <w:tr w:rsidR="00814875" w14:paraId="15BCFF51" w14:textId="77777777">
        <w:trPr>
          <w:trHeight w:val="640"/>
        </w:trPr>
        <w:tc>
          <w:tcPr>
            <w:tcW w:w="9080" w:type="dxa"/>
            <w:tcBorders>
              <w:top w:val="nil"/>
              <w:bottom w:val="nil"/>
            </w:tcBorders>
            <w:shd w:val="clear" w:color="auto" w:fill="EEEEEE"/>
          </w:tcPr>
          <w:p w14:paraId="31D6BA7C" w14:textId="77777777" w:rsidR="00814875" w:rsidRDefault="00EA5180">
            <w:pPr>
              <w:pStyle w:val="TableParagraph"/>
              <w:spacing w:before="20" w:line="242" w:lineRule="auto"/>
              <w:rPr>
                <w:sz w:val="24"/>
              </w:rPr>
            </w:pPr>
            <w:r>
              <w:rPr>
                <w:noProof/>
              </w:rPr>
              <w:drawing>
                <wp:inline distT="0" distB="0" distL="0" distR="0" wp14:anchorId="391813E0" wp14:editId="6BBF47B9">
                  <wp:extent cx="152400" cy="152400"/>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Behavioral</w:t>
            </w:r>
            <w:r>
              <w:rPr>
                <w:color w:val="333333"/>
                <w:spacing w:val="-5"/>
                <w:sz w:val="24"/>
              </w:rPr>
              <w:t xml:space="preserve"> </w:t>
            </w:r>
            <w:r>
              <w:rPr>
                <w:color w:val="333333"/>
                <w:sz w:val="24"/>
              </w:rPr>
              <w:t>observation</w:t>
            </w:r>
            <w:r>
              <w:rPr>
                <w:color w:val="333333"/>
                <w:spacing w:val="-4"/>
                <w:sz w:val="24"/>
              </w:rPr>
              <w:t xml:space="preserve"> </w:t>
            </w:r>
            <w:r>
              <w:rPr>
                <w:color w:val="333333"/>
                <w:sz w:val="24"/>
              </w:rPr>
              <w:t>-</w:t>
            </w:r>
            <w:r>
              <w:rPr>
                <w:color w:val="333333"/>
                <w:spacing w:val="-4"/>
                <w:sz w:val="24"/>
              </w:rPr>
              <w:t xml:space="preserve"> </w:t>
            </w:r>
            <w:r>
              <w:rPr>
                <w:color w:val="333333"/>
                <w:sz w:val="24"/>
              </w:rPr>
              <w:t>(e.g.,</w:t>
            </w:r>
            <w:r>
              <w:rPr>
                <w:color w:val="333333"/>
                <w:spacing w:val="-4"/>
                <w:sz w:val="24"/>
              </w:rPr>
              <w:t xml:space="preserve"> </w:t>
            </w:r>
            <w:r>
              <w:rPr>
                <w:color w:val="333333"/>
                <w:sz w:val="24"/>
              </w:rPr>
              <w:t>Participant,</w:t>
            </w:r>
            <w:r>
              <w:rPr>
                <w:color w:val="333333"/>
                <w:spacing w:val="-4"/>
                <w:sz w:val="24"/>
              </w:rPr>
              <w:t xml:space="preserve"> </w:t>
            </w:r>
            <w:r>
              <w:rPr>
                <w:color w:val="333333"/>
                <w:sz w:val="24"/>
              </w:rPr>
              <w:t>naturalistic,</w:t>
            </w:r>
            <w:r>
              <w:rPr>
                <w:color w:val="333333"/>
                <w:spacing w:val="-4"/>
                <w:sz w:val="24"/>
              </w:rPr>
              <w:t xml:space="preserve"> </w:t>
            </w:r>
            <w:r>
              <w:rPr>
                <w:color w:val="333333"/>
                <w:sz w:val="24"/>
              </w:rPr>
              <w:t>experimental,</w:t>
            </w:r>
            <w:r>
              <w:rPr>
                <w:color w:val="333333"/>
                <w:spacing w:val="-4"/>
                <w:sz w:val="24"/>
              </w:rPr>
              <w:t xml:space="preserve"> </w:t>
            </w:r>
            <w:r>
              <w:rPr>
                <w:color w:val="333333"/>
                <w:sz w:val="24"/>
              </w:rPr>
              <w:t>and</w:t>
            </w:r>
            <w:r>
              <w:rPr>
                <w:color w:val="333333"/>
                <w:spacing w:val="-4"/>
                <w:sz w:val="24"/>
              </w:rPr>
              <w:t xml:space="preserve"> </w:t>
            </w:r>
            <w:r>
              <w:rPr>
                <w:color w:val="333333"/>
                <w:sz w:val="24"/>
              </w:rPr>
              <w:t>other observational methods typically used in social science research)</w:t>
            </w:r>
          </w:p>
        </w:tc>
      </w:tr>
      <w:tr w:rsidR="00814875" w14:paraId="7D782666" w14:textId="77777777">
        <w:trPr>
          <w:trHeight w:val="400"/>
        </w:trPr>
        <w:tc>
          <w:tcPr>
            <w:tcW w:w="9080" w:type="dxa"/>
            <w:tcBorders>
              <w:top w:val="nil"/>
              <w:bottom w:val="nil"/>
            </w:tcBorders>
          </w:tcPr>
          <w:p w14:paraId="0E9B78DB" w14:textId="77777777" w:rsidR="00814875" w:rsidRDefault="00EA5180">
            <w:pPr>
              <w:pStyle w:val="TableParagraph"/>
              <w:spacing w:before="40"/>
              <w:ind w:left="75"/>
              <w:rPr>
                <w:sz w:val="24"/>
              </w:rPr>
            </w:pPr>
            <w:r>
              <w:rPr>
                <w:noProof/>
                <w:position w:val="1"/>
              </w:rPr>
              <w:drawing>
                <wp:inline distT="0" distB="0" distL="0" distR="0" wp14:anchorId="242F6BC3" wp14:editId="4A45CC84">
                  <wp:extent cx="142875" cy="142875"/>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0" cstate="print"/>
                          <a:stretch>
                            <a:fillRect/>
                          </a:stretch>
                        </pic:blipFill>
                        <pic:spPr>
                          <a:xfrm>
                            <a:off x="0" y="0"/>
                            <a:ext cx="142875" cy="142875"/>
                          </a:xfrm>
                          <a:prstGeom prst="rect">
                            <a:avLst/>
                          </a:prstGeom>
                        </pic:spPr>
                      </pic:pic>
                    </a:graphicData>
                  </a:graphic>
                </wp:inline>
              </w:drawing>
            </w:r>
            <w:r>
              <w:rPr>
                <w:spacing w:val="16"/>
                <w:sz w:val="20"/>
              </w:rPr>
              <w:t xml:space="preserve"> </w:t>
            </w:r>
            <w:r>
              <w:rPr>
                <w:color w:val="333333"/>
                <w:sz w:val="24"/>
              </w:rPr>
              <w:t>Questionnaires or surveys</w:t>
            </w:r>
          </w:p>
        </w:tc>
      </w:tr>
      <w:tr w:rsidR="00814875" w14:paraId="35ABB259" w14:textId="77777777">
        <w:trPr>
          <w:trHeight w:val="360"/>
        </w:trPr>
        <w:tc>
          <w:tcPr>
            <w:tcW w:w="9080" w:type="dxa"/>
            <w:tcBorders>
              <w:top w:val="nil"/>
              <w:bottom w:val="nil"/>
            </w:tcBorders>
            <w:shd w:val="clear" w:color="auto" w:fill="EEEEEE"/>
          </w:tcPr>
          <w:p w14:paraId="056603C8" w14:textId="77777777" w:rsidR="00814875" w:rsidRDefault="00EA5180">
            <w:pPr>
              <w:pStyle w:val="TableParagraph"/>
              <w:spacing w:before="20"/>
              <w:rPr>
                <w:sz w:val="24"/>
              </w:rPr>
            </w:pPr>
            <w:r>
              <w:rPr>
                <w:noProof/>
              </w:rPr>
              <w:drawing>
                <wp:inline distT="0" distB="0" distL="0" distR="0" wp14:anchorId="72C3B207" wp14:editId="58919AB9">
                  <wp:extent cx="152400" cy="152400"/>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Interview</w:t>
            </w:r>
          </w:p>
        </w:tc>
      </w:tr>
      <w:tr w:rsidR="00814875" w14:paraId="0B823510" w14:textId="77777777">
        <w:trPr>
          <w:trHeight w:val="400"/>
        </w:trPr>
        <w:tc>
          <w:tcPr>
            <w:tcW w:w="9080" w:type="dxa"/>
            <w:tcBorders>
              <w:top w:val="nil"/>
              <w:bottom w:val="nil"/>
            </w:tcBorders>
          </w:tcPr>
          <w:p w14:paraId="16E5DDFF" w14:textId="77777777" w:rsidR="00814875" w:rsidRDefault="00EA5180">
            <w:pPr>
              <w:pStyle w:val="TableParagraph"/>
              <w:spacing w:before="40"/>
              <w:ind w:left="75"/>
              <w:rPr>
                <w:sz w:val="24"/>
              </w:rPr>
            </w:pPr>
            <w:r>
              <w:rPr>
                <w:noProof/>
                <w:position w:val="1"/>
              </w:rPr>
              <w:drawing>
                <wp:inline distT="0" distB="0" distL="0" distR="0" wp14:anchorId="64E97F80" wp14:editId="6CCD3899">
                  <wp:extent cx="142875" cy="142875"/>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Focus groups</w:t>
            </w:r>
          </w:p>
        </w:tc>
      </w:tr>
      <w:tr w:rsidR="00814875" w14:paraId="6594D8CC" w14:textId="77777777">
        <w:trPr>
          <w:trHeight w:val="360"/>
        </w:trPr>
        <w:tc>
          <w:tcPr>
            <w:tcW w:w="9080" w:type="dxa"/>
            <w:tcBorders>
              <w:top w:val="nil"/>
              <w:bottom w:val="nil"/>
            </w:tcBorders>
            <w:shd w:val="clear" w:color="auto" w:fill="EEEEEE"/>
          </w:tcPr>
          <w:p w14:paraId="1D3A6DD9" w14:textId="77777777" w:rsidR="00814875" w:rsidRDefault="00EA5180">
            <w:pPr>
              <w:pStyle w:val="TableParagraph"/>
              <w:spacing w:before="20"/>
              <w:rPr>
                <w:sz w:val="24"/>
              </w:rPr>
            </w:pPr>
            <w:r>
              <w:rPr>
                <w:noProof/>
              </w:rPr>
              <w:drawing>
                <wp:inline distT="0" distB="0" distL="0" distR="0" wp14:anchorId="18014364" wp14:editId="038305E9">
                  <wp:extent cx="152400" cy="152400"/>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9" cstate="print"/>
                          <a:stretch>
                            <a:fillRect/>
                          </a:stretch>
                        </pic:blipFill>
                        <pic:spPr>
                          <a:xfrm>
                            <a:off x="0" y="0"/>
                            <a:ext cx="152400" cy="152400"/>
                          </a:xfrm>
                          <a:prstGeom prst="rect">
                            <a:avLst/>
                          </a:prstGeom>
                        </pic:spPr>
                      </pic:pic>
                    </a:graphicData>
                  </a:graphic>
                </wp:inline>
              </w:drawing>
            </w:r>
            <w:r>
              <w:rPr>
                <w:spacing w:val="16"/>
                <w:sz w:val="20"/>
              </w:rPr>
              <w:t xml:space="preserve"> </w:t>
            </w:r>
            <w:r>
              <w:rPr>
                <w:color w:val="333333"/>
                <w:sz w:val="24"/>
              </w:rPr>
              <w:t>Diaries or journals</w:t>
            </w:r>
          </w:p>
        </w:tc>
      </w:tr>
      <w:tr w:rsidR="00814875" w14:paraId="3EA693F8" w14:textId="77777777">
        <w:trPr>
          <w:trHeight w:val="400"/>
        </w:trPr>
        <w:tc>
          <w:tcPr>
            <w:tcW w:w="9080" w:type="dxa"/>
            <w:tcBorders>
              <w:top w:val="nil"/>
              <w:bottom w:val="nil"/>
            </w:tcBorders>
          </w:tcPr>
          <w:p w14:paraId="1A4E0871" w14:textId="77777777" w:rsidR="00814875" w:rsidRDefault="00EA5180">
            <w:pPr>
              <w:pStyle w:val="TableParagraph"/>
              <w:spacing w:before="40"/>
              <w:ind w:left="75"/>
              <w:rPr>
                <w:sz w:val="24"/>
              </w:rPr>
            </w:pPr>
            <w:r>
              <w:rPr>
                <w:noProof/>
                <w:position w:val="1"/>
              </w:rPr>
              <w:drawing>
                <wp:inline distT="0" distB="0" distL="0" distR="0" wp14:anchorId="5486600F" wp14:editId="422003EE">
                  <wp:extent cx="142875" cy="142875"/>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Photovoice</w:t>
            </w:r>
          </w:p>
        </w:tc>
      </w:tr>
      <w:tr w:rsidR="00814875" w14:paraId="3F3E1A18" w14:textId="77777777">
        <w:trPr>
          <w:trHeight w:val="370"/>
        </w:trPr>
        <w:tc>
          <w:tcPr>
            <w:tcW w:w="9080" w:type="dxa"/>
            <w:tcBorders>
              <w:top w:val="nil"/>
            </w:tcBorders>
            <w:shd w:val="clear" w:color="auto" w:fill="EEEEEE"/>
          </w:tcPr>
          <w:p w14:paraId="17875E6C" w14:textId="77777777" w:rsidR="00814875" w:rsidRDefault="00EA5180">
            <w:pPr>
              <w:pStyle w:val="TableParagraph"/>
              <w:spacing w:before="20"/>
              <w:rPr>
                <w:sz w:val="24"/>
              </w:rPr>
            </w:pPr>
            <w:r>
              <w:rPr>
                <w:noProof/>
              </w:rPr>
              <w:drawing>
                <wp:inline distT="0" distB="0" distL="0" distR="0" wp14:anchorId="61438B30" wp14:editId="773FA672">
                  <wp:extent cx="152400" cy="152400"/>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Still photography</w:t>
            </w:r>
          </w:p>
        </w:tc>
      </w:tr>
    </w:tbl>
    <w:p w14:paraId="4C7BE1C9" w14:textId="77777777" w:rsidR="00814875" w:rsidRDefault="00814875">
      <w:pPr>
        <w:pStyle w:val="BodyText"/>
        <w:spacing w:before="72"/>
      </w:pPr>
    </w:p>
    <w:p w14:paraId="4791B868"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50144" behindDoc="0" locked="0" layoutInCell="1" allowOverlap="1" wp14:anchorId="5FE166D6" wp14:editId="653310A8">
                <wp:simplePos x="0" y="0"/>
                <wp:positionH relativeFrom="page">
                  <wp:posOffset>1079500</wp:posOffset>
                </wp:positionH>
                <wp:positionV relativeFrom="paragraph">
                  <wp:posOffset>17792</wp:posOffset>
                </wp:positionV>
                <wp:extent cx="5778500" cy="2794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0803E389"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there</w:t>
                            </w:r>
                            <w:r>
                              <w:rPr>
                                <w:color w:val="333333"/>
                                <w:spacing w:val="-2"/>
                              </w:rPr>
                              <w:t xml:space="preserve"> </w:t>
                            </w:r>
                            <w:r>
                              <w:rPr>
                                <w:color w:val="333333"/>
                              </w:rPr>
                              <w:t>are</w:t>
                            </w:r>
                            <w:r>
                              <w:rPr>
                                <w:color w:val="333333"/>
                                <w:spacing w:val="-2"/>
                              </w:rPr>
                              <w:t xml:space="preserve"> </w:t>
                            </w:r>
                            <w:r>
                              <w:rPr>
                                <w:color w:val="333333"/>
                              </w:rPr>
                              <w:t>procedures</w:t>
                            </w:r>
                            <w:r>
                              <w:rPr>
                                <w:color w:val="333333"/>
                                <w:spacing w:val="-2"/>
                              </w:rPr>
                              <w:t xml:space="preserve"> </w:t>
                            </w:r>
                            <w:r>
                              <w:rPr>
                                <w:color w:val="333333"/>
                              </w:rPr>
                              <w:t>or</w:t>
                            </w:r>
                            <w:r>
                              <w:rPr>
                                <w:color w:val="333333"/>
                                <w:spacing w:val="-2"/>
                              </w:rPr>
                              <w:t xml:space="preserve"> </w:t>
                            </w:r>
                            <w:r>
                              <w:rPr>
                                <w:color w:val="333333"/>
                              </w:rPr>
                              <w:t>methods</w:t>
                            </w:r>
                            <w:r>
                              <w:rPr>
                                <w:color w:val="333333"/>
                                <w:spacing w:val="-2"/>
                              </w:rPr>
                              <w:t xml:space="preserve"> </w:t>
                            </w:r>
                            <w:r>
                              <w:rPr>
                                <w:color w:val="333333"/>
                              </w:rPr>
                              <w:t>that</w:t>
                            </w:r>
                            <w:r>
                              <w:rPr>
                                <w:color w:val="333333"/>
                                <w:spacing w:val="-2"/>
                              </w:rPr>
                              <w:t xml:space="preserve"> </w:t>
                            </w:r>
                            <w:r>
                              <w:rPr>
                                <w:color w:val="333333"/>
                              </w:rPr>
                              <w:t>require</w:t>
                            </w:r>
                            <w:r>
                              <w:rPr>
                                <w:color w:val="333333"/>
                                <w:spacing w:val="-2"/>
                              </w:rPr>
                              <w:t xml:space="preserve"> </w:t>
                            </w:r>
                            <w:r>
                              <w:rPr>
                                <w:color w:val="333333"/>
                              </w:rPr>
                              <w:t>specialized</w:t>
                            </w:r>
                            <w:r>
                              <w:rPr>
                                <w:color w:val="333333"/>
                                <w:spacing w:val="-2"/>
                              </w:rPr>
                              <w:t xml:space="preserve"> </w:t>
                            </w:r>
                            <w:r>
                              <w:rPr>
                                <w:color w:val="333333"/>
                              </w:rPr>
                              <w:t>training,</w:t>
                            </w:r>
                            <w:r>
                              <w:rPr>
                                <w:color w:val="333333"/>
                                <w:spacing w:val="-2"/>
                              </w:rPr>
                              <w:t xml:space="preserve"> </w:t>
                            </w:r>
                            <w:r>
                              <w:rPr>
                                <w:color w:val="333333"/>
                              </w:rPr>
                              <w:t>describe</w:t>
                            </w:r>
                            <w:r>
                              <w:rPr>
                                <w:color w:val="333333"/>
                                <w:spacing w:val="-2"/>
                              </w:rPr>
                              <w:t xml:space="preserve"> </w:t>
                            </w:r>
                            <w:r>
                              <w:rPr>
                                <w:color w:val="333333"/>
                              </w:rPr>
                              <w:t>who</w:t>
                            </w:r>
                            <w:r>
                              <w:rPr>
                                <w:color w:val="333333"/>
                                <w:spacing w:val="-2"/>
                              </w:rPr>
                              <w:t xml:space="preserve"> (role/qualifications)</w:t>
                            </w:r>
                          </w:p>
                          <w:p w14:paraId="183CAE5A" w14:textId="77777777" w:rsidR="00814875" w:rsidRDefault="00EA5180">
                            <w:pPr>
                              <w:pStyle w:val="BodyText"/>
                              <w:spacing w:line="225" w:lineRule="exact"/>
                              <w:rPr>
                                <w:color w:val="000000"/>
                              </w:rPr>
                            </w:pPr>
                            <w:r>
                              <w:rPr>
                                <w:color w:val="333333"/>
                              </w:rPr>
                              <w:t>will</w:t>
                            </w:r>
                            <w:r>
                              <w:rPr>
                                <w:color w:val="333333"/>
                                <w:spacing w:val="-1"/>
                              </w:rPr>
                              <w:t xml:space="preserve"> </w:t>
                            </w:r>
                            <w:r>
                              <w:rPr>
                                <w:color w:val="333333"/>
                              </w:rPr>
                              <w:t>be</w:t>
                            </w:r>
                            <w:r>
                              <w:rPr>
                                <w:color w:val="333333"/>
                                <w:spacing w:val="-1"/>
                              </w:rPr>
                              <w:t xml:space="preserve"> </w:t>
                            </w:r>
                            <w:r>
                              <w:rPr>
                                <w:color w:val="333333"/>
                              </w:rPr>
                              <w:t>involved</w:t>
                            </w:r>
                            <w:r>
                              <w:rPr>
                                <w:color w:val="333333"/>
                                <w:spacing w:val="-1"/>
                              </w:rPr>
                              <w:t xml:space="preserve"> </w:t>
                            </w:r>
                            <w:r>
                              <w:rPr>
                                <w:color w:val="333333"/>
                              </w:rPr>
                              <w:t>and</w:t>
                            </w:r>
                            <w:r>
                              <w:rPr>
                                <w:color w:val="333333"/>
                                <w:spacing w:val="-1"/>
                              </w:rPr>
                              <w:t xml:space="preserve"> </w:t>
                            </w:r>
                            <w:r>
                              <w:rPr>
                                <w:color w:val="333333"/>
                              </w:rPr>
                              <w:t>how</w:t>
                            </w:r>
                            <w:r>
                              <w:rPr>
                                <w:color w:val="333333"/>
                                <w:spacing w:val="-1"/>
                              </w:rPr>
                              <w:t xml:space="preserve"> </w:t>
                            </w:r>
                            <w:r>
                              <w:rPr>
                                <w:color w:val="333333"/>
                              </w:rPr>
                              <w:t>they</w:t>
                            </w:r>
                            <w:r>
                              <w:rPr>
                                <w:color w:val="333333"/>
                                <w:spacing w:val="-1"/>
                              </w:rPr>
                              <w:t xml:space="preserve"> </w:t>
                            </w:r>
                            <w:r>
                              <w:rPr>
                                <w:color w:val="333333"/>
                              </w:rPr>
                              <w:t>will</w:t>
                            </w:r>
                            <w:r>
                              <w:rPr>
                                <w:color w:val="333333"/>
                                <w:spacing w:val="-1"/>
                              </w:rPr>
                              <w:t xml:space="preserve"> </w:t>
                            </w:r>
                            <w:r>
                              <w:rPr>
                                <w:color w:val="333333"/>
                              </w:rPr>
                              <w:t>be</w:t>
                            </w:r>
                            <w:r>
                              <w:rPr>
                                <w:color w:val="333333"/>
                                <w:spacing w:val="-1"/>
                              </w:rPr>
                              <w:t xml:space="preserve"> </w:t>
                            </w:r>
                            <w:r>
                              <w:rPr>
                                <w:color w:val="333333"/>
                                <w:spacing w:val="-2"/>
                              </w:rPr>
                              <w:t>trained.</w:t>
                            </w:r>
                          </w:p>
                        </w:txbxContent>
                      </wps:txbx>
                      <wps:bodyPr wrap="square" lIns="0" tIns="0" rIns="0" bIns="0" rtlCol="0">
                        <a:noAutofit/>
                      </wps:bodyPr>
                    </wps:wsp>
                  </a:graphicData>
                </a:graphic>
              </wp:anchor>
            </w:drawing>
          </mc:Choice>
          <mc:Fallback>
            <w:pict>
              <v:shape w14:anchorId="5FE166D6" id="Textbox 130" o:spid="_x0000_s1060" type="#_x0000_t202" style="position:absolute;left:0;text-align:left;margin-left:85pt;margin-top:1.4pt;width:455pt;height:22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ayItQ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" fillcolor="#dfebf4" stroked="f">
                <v:textbox inset="0,0,0,0">
                  <w:txbxContent>
                    <w:p w14:paraId="0803E389"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there</w:t>
                      </w:r>
                      <w:r>
                        <w:rPr>
                          <w:color w:val="333333"/>
                          <w:spacing w:val="-2"/>
                        </w:rPr>
                        <w:t xml:space="preserve"> </w:t>
                      </w:r>
                      <w:r>
                        <w:rPr>
                          <w:color w:val="333333"/>
                        </w:rPr>
                        <w:t>are</w:t>
                      </w:r>
                      <w:r>
                        <w:rPr>
                          <w:color w:val="333333"/>
                          <w:spacing w:val="-2"/>
                        </w:rPr>
                        <w:t xml:space="preserve"> </w:t>
                      </w:r>
                      <w:r>
                        <w:rPr>
                          <w:color w:val="333333"/>
                        </w:rPr>
                        <w:t>procedures</w:t>
                      </w:r>
                      <w:r>
                        <w:rPr>
                          <w:color w:val="333333"/>
                          <w:spacing w:val="-2"/>
                        </w:rPr>
                        <w:t xml:space="preserve"> </w:t>
                      </w:r>
                      <w:r>
                        <w:rPr>
                          <w:color w:val="333333"/>
                        </w:rPr>
                        <w:t>or</w:t>
                      </w:r>
                      <w:r>
                        <w:rPr>
                          <w:color w:val="333333"/>
                          <w:spacing w:val="-2"/>
                        </w:rPr>
                        <w:t xml:space="preserve"> </w:t>
                      </w:r>
                      <w:r>
                        <w:rPr>
                          <w:color w:val="333333"/>
                        </w:rPr>
                        <w:t>methods</w:t>
                      </w:r>
                      <w:r>
                        <w:rPr>
                          <w:color w:val="333333"/>
                          <w:spacing w:val="-2"/>
                        </w:rPr>
                        <w:t xml:space="preserve"> </w:t>
                      </w:r>
                      <w:r>
                        <w:rPr>
                          <w:color w:val="333333"/>
                        </w:rPr>
                        <w:t>that</w:t>
                      </w:r>
                      <w:r>
                        <w:rPr>
                          <w:color w:val="333333"/>
                          <w:spacing w:val="-2"/>
                        </w:rPr>
                        <w:t xml:space="preserve"> </w:t>
                      </w:r>
                      <w:r>
                        <w:rPr>
                          <w:color w:val="333333"/>
                        </w:rPr>
                        <w:t>require</w:t>
                      </w:r>
                      <w:r>
                        <w:rPr>
                          <w:color w:val="333333"/>
                          <w:spacing w:val="-2"/>
                        </w:rPr>
                        <w:t xml:space="preserve"> </w:t>
                      </w:r>
                      <w:r>
                        <w:rPr>
                          <w:color w:val="333333"/>
                        </w:rPr>
                        <w:t>specialized</w:t>
                      </w:r>
                      <w:r>
                        <w:rPr>
                          <w:color w:val="333333"/>
                          <w:spacing w:val="-2"/>
                        </w:rPr>
                        <w:t xml:space="preserve"> </w:t>
                      </w:r>
                      <w:r>
                        <w:rPr>
                          <w:color w:val="333333"/>
                        </w:rPr>
                        <w:t>training,</w:t>
                      </w:r>
                      <w:r>
                        <w:rPr>
                          <w:color w:val="333333"/>
                          <w:spacing w:val="-2"/>
                        </w:rPr>
                        <w:t xml:space="preserve"> </w:t>
                      </w:r>
                      <w:r>
                        <w:rPr>
                          <w:color w:val="333333"/>
                        </w:rPr>
                        <w:t>describe</w:t>
                      </w:r>
                      <w:r>
                        <w:rPr>
                          <w:color w:val="333333"/>
                          <w:spacing w:val="-2"/>
                        </w:rPr>
                        <w:t xml:space="preserve"> </w:t>
                      </w:r>
                      <w:r>
                        <w:rPr>
                          <w:color w:val="333333"/>
                        </w:rPr>
                        <w:t>who</w:t>
                      </w:r>
                      <w:r>
                        <w:rPr>
                          <w:color w:val="333333"/>
                          <w:spacing w:val="-2"/>
                        </w:rPr>
                        <w:t xml:space="preserve"> (role/qualifications)</w:t>
                      </w:r>
                    </w:p>
                    <w:p w14:paraId="183CAE5A" w14:textId="77777777" w:rsidR="00814875" w:rsidRDefault="00EA5180">
                      <w:pPr>
                        <w:pStyle w:val="BodyText"/>
                        <w:spacing w:line="225" w:lineRule="exact"/>
                        <w:rPr>
                          <w:color w:val="000000"/>
                        </w:rPr>
                      </w:pPr>
                      <w:r>
                        <w:rPr>
                          <w:color w:val="333333"/>
                        </w:rPr>
                        <w:t>will</w:t>
                      </w:r>
                      <w:r>
                        <w:rPr>
                          <w:color w:val="333333"/>
                          <w:spacing w:val="-1"/>
                        </w:rPr>
                        <w:t xml:space="preserve"> </w:t>
                      </w:r>
                      <w:r>
                        <w:rPr>
                          <w:color w:val="333333"/>
                        </w:rPr>
                        <w:t>be</w:t>
                      </w:r>
                      <w:r>
                        <w:rPr>
                          <w:color w:val="333333"/>
                          <w:spacing w:val="-1"/>
                        </w:rPr>
                        <w:t xml:space="preserve"> </w:t>
                      </w:r>
                      <w:r>
                        <w:rPr>
                          <w:color w:val="333333"/>
                        </w:rPr>
                        <w:t>involved</w:t>
                      </w:r>
                      <w:r>
                        <w:rPr>
                          <w:color w:val="333333"/>
                          <w:spacing w:val="-1"/>
                        </w:rPr>
                        <w:t xml:space="preserve"> </w:t>
                      </w:r>
                      <w:r>
                        <w:rPr>
                          <w:color w:val="333333"/>
                        </w:rPr>
                        <w:t>and</w:t>
                      </w:r>
                      <w:r>
                        <w:rPr>
                          <w:color w:val="333333"/>
                          <w:spacing w:val="-1"/>
                        </w:rPr>
                        <w:t xml:space="preserve"> </w:t>
                      </w:r>
                      <w:r>
                        <w:rPr>
                          <w:color w:val="333333"/>
                        </w:rPr>
                        <w:t>how</w:t>
                      </w:r>
                      <w:r>
                        <w:rPr>
                          <w:color w:val="333333"/>
                          <w:spacing w:val="-1"/>
                        </w:rPr>
                        <w:t xml:space="preserve"> </w:t>
                      </w:r>
                      <w:r>
                        <w:rPr>
                          <w:color w:val="333333"/>
                        </w:rPr>
                        <w:t>they</w:t>
                      </w:r>
                      <w:r>
                        <w:rPr>
                          <w:color w:val="333333"/>
                          <w:spacing w:val="-1"/>
                        </w:rPr>
                        <w:t xml:space="preserve"> </w:t>
                      </w:r>
                      <w:r>
                        <w:rPr>
                          <w:color w:val="333333"/>
                        </w:rPr>
                        <w:t>will</w:t>
                      </w:r>
                      <w:r>
                        <w:rPr>
                          <w:color w:val="333333"/>
                          <w:spacing w:val="-1"/>
                        </w:rPr>
                        <w:t xml:space="preserve"> </w:t>
                      </w:r>
                      <w:r>
                        <w:rPr>
                          <w:color w:val="333333"/>
                        </w:rPr>
                        <w:t>be</w:t>
                      </w:r>
                      <w:r>
                        <w:rPr>
                          <w:color w:val="333333"/>
                          <w:spacing w:val="-1"/>
                        </w:rPr>
                        <w:t xml:space="preserve"> </w:t>
                      </w:r>
                      <w:r>
                        <w:rPr>
                          <w:color w:val="333333"/>
                          <w:spacing w:val="-2"/>
                        </w:rPr>
                        <w:t>trained.</w:t>
                      </w:r>
                    </w:p>
                  </w:txbxContent>
                </v:textbox>
                <w10:wrap anchorx="page"/>
              </v:shape>
            </w:pict>
          </mc:Fallback>
        </mc:AlternateContent>
      </w:r>
    </w:p>
    <w:p w14:paraId="3C5C4632" w14:textId="77777777" w:rsidR="00814875" w:rsidRDefault="00EA5180">
      <w:pPr>
        <w:spacing w:before="27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3AFDD2E4" w14:textId="77777777" w:rsidR="00814875" w:rsidRDefault="00814875">
      <w:pPr>
        <w:pStyle w:val="BodyText"/>
        <w:spacing w:before="10"/>
        <w:rPr>
          <w:rFonts w:ascii="Times New Roman"/>
        </w:rPr>
      </w:pPr>
    </w:p>
    <w:p w14:paraId="36904FCB"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49632" behindDoc="0" locked="0" layoutInCell="1" allowOverlap="1" wp14:anchorId="7312F2F7" wp14:editId="38FFEA30">
                <wp:simplePos x="0" y="0"/>
                <wp:positionH relativeFrom="page">
                  <wp:posOffset>1079500</wp:posOffset>
                </wp:positionH>
                <wp:positionV relativeFrom="paragraph">
                  <wp:posOffset>17832</wp:posOffset>
                </wp:positionV>
                <wp:extent cx="5778500" cy="27940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7EC88105" w14:textId="77777777" w:rsidR="00814875" w:rsidRDefault="00EA5180">
                            <w:pPr>
                              <w:pStyle w:val="BodyText"/>
                              <w:spacing w:line="197" w:lineRule="exact"/>
                              <w:rPr>
                                <w:color w:val="000000"/>
                              </w:rPr>
                            </w:pPr>
                            <w:r>
                              <w:rPr>
                                <w:color w:val="333333"/>
                              </w:rPr>
                              <w:t>Are</w:t>
                            </w:r>
                            <w:r>
                              <w:rPr>
                                <w:color w:val="333333"/>
                                <w:spacing w:val="-2"/>
                              </w:rPr>
                              <w:t xml:space="preserve"> </w:t>
                            </w:r>
                            <w:r>
                              <w:rPr>
                                <w:color w:val="333333"/>
                              </w:rPr>
                              <w:t>there</w:t>
                            </w:r>
                            <w:r>
                              <w:rPr>
                                <w:color w:val="333333"/>
                                <w:spacing w:val="-1"/>
                              </w:rPr>
                              <w:t xml:space="preserve"> </w:t>
                            </w:r>
                            <w:r>
                              <w:rPr>
                                <w:color w:val="333333"/>
                              </w:rPr>
                              <w:t>cultural</w:t>
                            </w:r>
                            <w:r>
                              <w:rPr>
                                <w:color w:val="333333"/>
                                <w:spacing w:val="-2"/>
                              </w:rPr>
                              <w:t xml:space="preserve"> </w:t>
                            </w:r>
                            <w:r>
                              <w:rPr>
                                <w:color w:val="333333"/>
                              </w:rPr>
                              <w:t>issues,</w:t>
                            </w:r>
                            <w:r>
                              <w:rPr>
                                <w:color w:val="333333"/>
                                <w:spacing w:val="-1"/>
                              </w:rPr>
                              <w:t xml:space="preserve"> </w:t>
                            </w:r>
                            <w:r>
                              <w:rPr>
                                <w:color w:val="333333"/>
                              </w:rPr>
                              <w:t>concerns</w:t>
                            </w:r>
                            <w:r>
                              <w:rPr>
                                <w:color w:val="333333"/>
                                <w:spacing w:val="-1"/>
                              </w:rPr>
                              <w:t xml:space="preserve"> </w:t>
                            </w:r>
                            <w:r>
                              <w:rPr>
                                <w:color w:val="333333"/>
                              </w:rPr>
                              <w:t>or</w:t>
                            </w:r>
                            <w:r>
                              <w:rPr>
                                <w:color w:val="333333"/>
                                <w:spacing w:val="-2"/>
                              </w:rPr>
                              <w:t xml:space="preserve"> </w:t>
                            </w:r>
                            <w:r>
                              <w:rPr>
                                <w:color w:val="333333"/>
                              </w:rPr>
                              <w:t>implications</w:t>
                            </w:r>
                            <w:r>
                              <w:rPr>
                                <w:color w:val="333333"/>
                                <w:spacing w:val="-1"/>
                              </w:rPr>
                              <w:t xml:space="preserve"> </w:t>
                            </w:r>
                            <w:r>
                              <w:rPr>
                                <w:color w:val="333333"/>
                              </w:rPr>
                              <w:t>for</w:t>
                            </w:r>
                            <w:r>
                              <w:rPr>
                                <w:color w:val="333333"/>
                                <w:spacing w:val="-2"/>
                              </w:rPr>
                              <w:t xml:space="preserve"> </w:t>
                            </w:r>
                            <w:r>
                              <w:rPr>
                                <w:color w:val="333333"/>
                              </w:rPr>
                              <w:t>the</w:t>
                            </w:r>
                            <w:r>
                              <w:rPr>
                                <w:color w:val="333333"/>
                                <w:spacing w:val="-1"/>
                              </w:rPr>
                              <w:t xml:space="preserve"> </w:t>
                            </w:r>
                            <w:r>
                              <w:rPr>
                                <w:color w:val="333333"/>
                              </w:rPr>
                              <w:t>methods</w:t>
                            </w:r>
                            <w:r>
                              <w:rPr>
                                <w:color w:val="333333"/>
                                <w:spacing w:val="-1"/>
                              </w:rPr>
                              <w:t xml:space="preserve"> </w:t>
                            </w:r>
                            <w:r>
                              <w:rPr>
                                <w:color w:val="333333"/>
                              </w:rPr>
                              <w:t>to</w:t>
                            </w:r>
                            <w:r>
                              <w:rPr>
                                <w:color w:val="333333"/>
                                <w:spacing w:val="-2"/>
                              </w:rPr>
                              <w:t xml:space="preserve"> </w:t>
                            </w:r>
                            <w:r>
                              <w:rPr>
                                <w:color w:val="333333"/>
                              </w:rPr>
                              <w:t>be</w:t>
                            </w:r>
                            <w:r>
                              <w:rPr>
                                <w:color w:val="333333"/>
                                <w:spacing w:val="-1"/>
                              </w:rPr>
                              <w:t xml:space="preserve"> </w:t>
                            </w:r>
                            <w:r>
                              <w:rPr>
                                <w:color w:val="333333"/>
                              </w:rPr>
                              <w:t>used</w:t>
                            </w:r>
                            <w:r>
                              <w:rPr>
                                <w:color w:val="333333"/>
                                <w:spacing w:val="-2"/>
                              </w:rPr>
                              <w:t xml:space="preserve"> </w:t>
                            </w:r>
                            <w:r>
                              <w:rPr>
                                <w:color w:val="333333"/>
                              </w:rPr>
                              <w:t>with</w:t>
                            </w:r>
                            <w:r>
                              <w:rPr>
                                <w:color w:val="333333"/>
                                <w:spacing w:val="-1"/>
                              </w:rPr>
                              <w:t xml:space="preserve"> </w:t>
                            </w:r>
                            <w:r>
                              <w:rPr>
                                <w:color w:val="333333"/>
                              </w:rPr>
                              <w:t>this</w:t>
                            </w:r>
                            <w:r>
                              <w:rPr>
                                <w:color w:val="333333"/>
                                <w:spacing w:val="-1"/>
                              </w:rPr>
                              <w:t xml:space="preserve"> </w:t>
                            </w:r>
                            <w:r>
                              <w:rPr>
                                <w:color w:val="333333"/>
                                <w:spacing w:val="-2"/>
                              </w:rPr>
                              <w:t>study</w:t>
                            </w:r>
                          </w:p>
                          <w:p w14:paraId="6D0AA45C" w14:textId="77777777" w:rsidR="00814875" w:rsidRDefault="00EA5180">
                            <w:pPr>
                              <w:pStyle w:val="BodyText"/>
                              <w:spacing w:line="225" w:lineRule="exact"/>
                              <w:rPr>
                                <w:color w:val="000000"/>
                              </w:rPr>
                            </w:pPr>
                            <w:r>
                              <w:rPr>
                                <w:color w:val="333333"/>
                                <w:spacing w:val="-2"/>
                              </w:rPr>
                              <w:t>population?</w:t>
                            </w:r>
                          </w:p>
                        </w:txbxContent>
                      </wps:txbx>
                      <wps:bodyPr wrap="square" lIns="0" tIns="0" rIns="0" bIns="0" rtlCol="0">
                        <a:noAutofit/>
                      </wps:bodyPr>
                    </wps:wsp>
                  </a:graphicData>
                </a:graphic>
              </wp:anchor>
            </w:drawing>
          </mc:Choice>
          <mc:Fallback>
            <w:pict>
              <v:shape w14:anchorId="7312F2F7" id="Textbox 131" o:spid="_x0000_s1061" type="#_x0000_t202" style="position:absolute;left:0;text-align:left;margin-left:85pt;margin-top:1.4pt;width:455pt;height:22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" fillcolor="#dfebf4" stroked="f">
                <v:textbox inset="0,0,0,0">
                  <w:txbxContent>
                    <w:p w14:paraId="7EC88105" w14:textId="77777777" w:rsidR="00814875" w:rsidRDefault="00EA5180">
                      <w:pPr>
                        <w:pStyle w:val="BodyText"/>
                        <w:spacing w:line="197" w:lineRule="exact"/>
                        <w:rPr>
                          <w:color w:val="000000"/>
                        </w:rPr>
                      </w:pPr>
                      <w:r>
                        <w:rPr>
                          <w:color w:val="333333"/>
                        </w:rPr>
                        <w:t>Are</w:t>
                      </w:r>
                      <w:r>
                        <w:rPr>
                          <w:color w:val="333333"/>
                          <w:spacing w:val="-2"/>
                        </w:rPr>
                        <w:t xml:space="preserve"> </w:t>
                      </w:r>
                      <w:r>
                        <w:rPr>
                          <w:color w:val="333333"/>
                        </w:rPr>
                        <w:t>there</w:t>
                      </w:r>
                      <w:r>
                        <w:rPr>
                          <w:color w:val="333333"/>
                          <w:spacing w:val="-1"/>
                        </w:rPr>
                        <w:t xml:space="preserve"> </w:t>
                      </w:r>
                      <w:r>
                        <w:rPr>
                          <w:color w:val="333333"/>
                        </w:rPr>
                        <w:t>cultural</w:t>
                      </w:r>
                      <w:r>
                        <w:rPr>
                          <w:color w:val="333333"/>
                          <w:spacing w:val="-2"/>
                        </w:rPr>
                        <w:t xml:space="preserve"> </w:t>
                      </w:r>
                      <w:r>
                        <w:rPr>
                          <w:color w:val="333333"/>
                        </w:rPr>
                        <w:t>issues,</w:t>
                      </w:r>
                      <w:r>
                        <w:rPr>
                          <w:color w:val="333333"/>
                          <w:spacing w:val="-1"/>
                        </w:rPr>
                        <w:t xml:space="preserve"> </w:t>
                      </w:r>
                      <w:r>
                        <w:rPr>
                          <w:color w:val="333333"/>
                        </w:rPr>
                        <w:t>concerns</w:t>
                      </w:r>
                      <w:r>
                        <w:rPr>
                          <w:color w:val="333333"/>
                          <w:spacing w:val="-1"/>
                        </w:rPr>
                        <w:t xml:space="preserve"> </w:t>
                      </w:r>
                      <w:r>
                        <w:rPr>
                          <w:color w:val="333333"/>
                        </w:rPr>
                        <w:t>or</w:t>
                      </w:r>
                      <w:r>
                        <w:rPr>
                          <w:color w:val="333333"/>
                          <w:spacing w:val="-2"/>
                        </w:rPr>
                        <w:t xml:space="preserve"> </w:t>
                      </w:r>
                      <w:r>
                        <w:rPr>
                          <w:color w:val="333333"/>
                        </w:rPr>
                        <w:t>implications</w:t>
                      </w:r>
                      <w:r>
                        <w:rPr>
                          <w:color w:val="333333"/>
                          <w:spacing w:val="-1"/>
                        </w:rPr>
                        <w:t xml:space="preserve"> </w:t>
                      </w:r>
                      <w:r>
                        <w:rPr>
                          <w:color w:val="333333"/>
                        </w:rPr>
                        <w:t>for</w:t>
                      </w:r>
                      <w:r>
                        <w:rPr>
                          <w:color w:val="333333"/>
                          <w:spacing w:val="-2"/>
                        </w:rPr>
                        <w:t xml:space="preserve"> </w:t>
                      </w:r>
                      <w:r>
                        <w:rPr>
                          <w:color w:val="333333"/>
                        </w:rPr>
                        <w:t>the</w:t>
                      </w:r>
                      <w:r>
                        <w:rPr>
                          <w:color w:val="333333"/>
                          <w:spacing w:val="-1"/>
                        </w:rPr>
                        <w:t xml:space="preserve"> </w:t>
                      </w:r>
                      <w:r>
                        <w:rPr>
                          <w:color w:val="333333"/>
                        </w:rPr>
                        <w:t>methods</w:t>
                      </w:r>
                      <w:r>
                        <w:rPr>
                          <w:color w:val="333333"/>
                          <w:spacing w:val="-1"/>
                        </w:rPr>
                        <w:t xml:space="preserve"> </w:t>
                      </w:r>
                      <w:r>
                        <w:rPr>
                          <w:color w:val="333333"/>
                        </w:rPr>
                        <w:t>to</w:t>
                      </w:r>
                      <w:r>
                        <w:rPr>
                          <w:color w:val="333333"/>
                          <w:spacing w:val="-2"/>
                        </w:rPr>
                        <w:t xml:space="preserve"> </w:t>
                      </w:r>
                      <w:r>
                        <w:rPr>
                          <w:color w:val="333333"/>
                        </w:rPr>
                        <w:t>be</w:t>
                      </w:r>
                      <w:r>
                        <w:rPr>
                          <w:color w:val="333333"/>
                          <w:spacing w:val="-1"/>
                        </w:rPr>
                        <w:t xml:space="preserve"> </w:t>
                      </w:r>
                      <w:r>
                        <w:rPr>
                          <w:color w:val="333333"/>
                        </w:rPr>
                        <w:t>used</w:t>
                      </w:r>
                      <w:r>
                        <w:rPr>
                          <w:color w:val="333333"/>
                          <w:spacing w:val="-2"/>
                        </w:rPr>
                        <w:t xml:space="preserve"> </w:t>
                      </w:r>
                      <w:r>
                        <w:rPr>
                          <w:color w:val="333333"/>
                        </w:rPr>
                        <w:t>with</w:t>
                      </w:r>
                      <w:r>
                        <w:rPr>
                          <w:color w:val="333333"/>
                          <w:spacing w:val="-1"/>
                        </w:rPr>
                        <w:t xml:space="preserve"> </w:t>
                      </w:r>
                      <w:r>
                        <w:rPr>
                          <w:color w:val="333333"/>
                        </w:rPr>
                        <w:t>this</w:t>
                      </w:r>
                      <w:r>
                        <w:rPr>
                          <w:color w:val="333333"/>
                          <w:spacing w:val="-1"/>
                        </w:rPr>
                        <w:t xml:space="preserve"> </w:t>
                      </w:r>
                      <w:r>
                        <w:rPr>
                          <w:color w:val="333333"/>
                          <w:spacing w:val="-2"/>
                        </w:rPr>
                        <w:t>study</w:t>
                      </w:r>
                    </w:p>
                    <w:p w14:paraId="6D0AA45C" w14:textId="77777777" w:rsidR="00814875" w:rsidRDefault="00EA5180">
                      <w:pPr>
                        <w:pStyle w:val="BodyText"/>
                        <w:spacing w:line="225" w:lineRule="exact"/>
                        <w:rPr>
                          <w:color w:val="000000"/>
                        </w:rPr>
                      </w:pPr>
                      <w:r>
                        <w:rPr>
                          <w:color w:val="333333"/>
                          <w:spacing w:val="-2"/>
                        </w:rPr>
                        <w:t>population?</w:t>
                      </w:r>
                    </w:p>
                  </w:txbxContent>
                </v:textbox>
                <w10:wrap anchorx="page"/>
              </v:shape>
            </w:pict>
          </mc:Fallback>
        </mc:AlternateContent>
      </w:r>
    </w:p>
    <w:p w14:paraId="5951E5DA" w14:textId="77777777" w:rsidR="00814875" w:rsidRDefault="00EA5180">
      <w:pPr>
        <w:spacing w:before="274"/>
        <w:ind w:left="680"/>
        <w:rPr>
          <w:rFonts w:ascii="Times New Roman"/>
          <w:sz w:val="24"/>
        </w:rPr>
      </w:pPr>
      <w:r>
        <w:rPr>
          <w:rFonts w:ascii="Times New Roman"/>
          <w:color w:val="333333"/>
          <w:spacing w:val="-5"/>
          <w:sz w:val="24"/>
        </w:rPr>
        <w:t>No</w:t>
      </w:r>
    </w:p>
    <w:p w14:paraId="35EBC47F" w14:textId="77777777" w:rsidR="00814875" w:rsidRDefault="00814875">
      <w:pPr>
        <w:pStyle w:val="BodyText"/>
        <w:spacing w:before="45"/>
        <w:rPr>
          <w:rFonts w:ascii="Times New Roman"/>
          <w:sz w:val="26"/>
        </w:rPr>
      </w:pPr>
    </w:p>
    <w:p w14:paraId="30DE0FFC" w14:textId="77777777" w:rsidR="00814875" w:rsidRDefault="00EA5180">
      <w:pPr>
        <w:pStyle w:val="Heading2"/>
        <w:numPr>
          <w:ilvl w:val="1"/>
          <w:numId w:val="4"/>
        </w:numPr>
        <w:tabs>
          <w:tab w:val="left" w:pos="897"/>
        </w:tabs>
        <w:ind w:left="897" w:hanging="545"/>
      </w:pPr>
      <w:r>
        <w:rPr>
          <w:color w:val="333333"/>
        </w:rPr>
        <w:t>Benefits</w:t>
      </w:r>
      <w:r>
        <w:rPr>
          <w:color w:val="333333"/>
          <w:spacing w:val="-1"/>
        </w:rPr>
        <w:t xml:space="preserve"> </w:t>
      </w:r>
      <w:r>
        <w:rPr>
          <w:color w:val="333333"/>
        </w:rPr>
        <w:t>to</w:t>
      </w:r>
      <w:r>
        <w:rPr>
          <w:color w:val="333333"/>
          <w:spacing w:val="-1"/>
        </w:rPr>
        <w:t xml:space="preserve"> </w:t>
      </w:r>
      <w:r>
        <w:rPr>
          <w:color w:val="333333"/>
        </w:rPr>
        <w:t xml:space="preserve">subjects and/or </w:t>
      </w:r>
      <w:r>
        <w:rPr>
          <w:color w:val="333333"/>
          <w:spacing w:val="-2"/>
        </w:rPr>
        <w:t>society</w:t>
      </w:r>
    </w:p>
    <w:p w14:paraId="5217F3D6" w14:textId="77777777" w:rsidR="00814875" w:rsidRDefault="00EA5180">
      <w:pPr>
        <w:pStyle w:val="ListParagraph"/>
        <w:numPr>
          <w:ilvl w:val="2"/>
          <w:numId w:val="4"/>
        </w:numPr>
        <w:tabs>
          <w:tab w:val="left" w:pos="974"/>
          <w:tab w:val="left" w:pos="10079"/>
        </w:tabs>
        <w:spacing w:before="77"/>
        <w:ind w:left="974" w:hanging="594"/>
        <w:rPr>
          <w:sz w:val="20"/>
        </w:rPr>
      </w:pPr>
      <w:r>
        <w:rPr>
          <w:color w:val="333333"/>
          <w:sz w:val="20"/>
          <w:shd w:val="clear" w:color="auto" w:fill="DFEBF4"/>
        </w:rPr>
        <w:t>Describe</w:t>
      </w:r>
      <w:r>
        <w:rPr>
          <w:color w:val="333333"/>
          <w:spacing w:val="-2"/>
          <w:sz w:val="20"/>
          <w:shd w:val="clear" w:color="auto" w:fill="DFEBF4"/>
        </w:rPr>
        <w:t xml:space="preserve"> </w:t>
      </w:r>
      <w:r>
        <w:rPr>
          <w:color w:val="333333"/>
          <w:sz w:val="20"/>
          <w:shd w:val="clear" w:color="auto" w:fill="DFEBF4"/>
        </w:rPr>
        <w:t>how</w:t>
      </w:r>
      <w:r>
        <w:rPr>
          <w:color w:val="333333"/>
          <w:spacing w:val="-2"/>
          <w:sz w:val="20"/>
          <w:shd w:val="clear" w:color="auto" w:fill="DFEBF4"/>
        </w:rPr>
        <w:t xml:space="preserve"> </w:t>
      </w:r>
      <w:r>
        <w:rPr>
          <w:color w:val="333333"/>
          <w:sz w:val="20"/>
          <w:shd w:val="clear" w:color="auto" w:fill="DFEBF4"/>
        </w:rPr>
        <w:t>this</w:t>
      </w:r>
      <w:r>
        <w:rPr>
          <w:color w:val="333333"/>
          <w:spacing w:val="-2"/>
          <w:sz w:val="20"/>
          <w:shd w:val="clear" w:color="auto" w:fill="DFEBF4"/>
        </w:rPr>
        <w:t xml:space="preserve"> </w:t>
      </w:r>
      <w:r>
        <w:rPr>
          <w:color w:val="333333"/>
          <w:sz w:val="20"/>
          <w:shd w:val="clear" w:color="auto" w:fill="DFEBF4"/>
        </w:rPr>
        <w:t>study</w:t>
      </w:r>
      <w:r>
        <w:rPr>
          <w:color w:val="333333"/>
          <w:spacing w:val="-1"/>
          <w:sz w:val="20"/>
          <w:shd w:val="clear" w:color="auto" w:fill="DFEBF4"/>
        </w:rPr>
        <w:t xml:space="preserve"> </w:t>
      </w:r>
      <w:r>
        <w:rPr>
          <w:color w:val="333333"/>
          <w:sz w:val="20"/>
          <w:shd w:val="clear" w:color="auto" w:fill="DFEBF4"/>
        </w:rPr>
        <w:t>will</w:t>
      </w:r>
      <w:r>
        <w:rPr>
          <w:color w:val="333333"/>
          <w:spacing w:val="-2"/>
          <w:sz w:val="20"/>
          <w:shd w:val="clear" w:color="auto" w:fill="DFEBF4"/>
        </w:rPr>
        <w:t xml:space="preserve"> </w:t>
      </w:r>
      <w:r>
        <w:rPr>
          <w:color w:val="333333"/>
          <w:sz w:val="20"/>
          <w:shd w:val="clear" w:color="auto" w:fill="DFEBF4"/>
        </w:rPr>
        <w:t>contribute</w:t>
      </w:r>
      <w:r>
        <w:rPr>
          <w:color w:val="333333"/>
          <w:spacing w:val="-2"/>
          <w:sz w:val="20"/>
          <w:shd w:val="clear" w:color="auto" w:fill="DFEBF4"/>
        </w:rPr>
        <w:t xml:space="preserve"> </w:t>
      </w:r>
      <w:r>
        <w:rPr>
          <w:color w:val="333333"/>
          <w:sz w:val="20"/>
          <w:shd w:val="clear" w:color="auto" w:fill="DFEBF4"/>
        </w:rPr>
        <w:t>to</w:t>
      </w:r>
      <w:r>
        <w:rPr>
          <w:color w:val="333333"/>
          <w:spacing w:val="-2"/>
          <w:sz w:val="20"/>
          <w:shd w:val="clear" w:color="auto" w:fill="DFEBF4"/>
        </w:rPr>
        <w:t xml:space="preserve"> </w:t>
      </w:r>
      <w:proofErr w:type="gramStart"/>
      <w:r>
        <w:rPr>
          <w:color w:val="333333"/>
          <w:sz w:val="20"/>
          <w:shd w:val="clear" w:color="auto" w:fill="DFEBF4"/>
        </w:rPr>
        <w:t>generalizable</w:t>
      </w:r>
      <w:proofErr w:type="gramEnd"/>
      <w:r>
        <w:rPr>
          <w:color w:val="333333"/>
          <w:spacing w:val="-1"/>
          <w:sz w:val="20"/>
          <w:shd w:val="clear" w:color="auto" w:fill="DFEBF4"/>
        </w:rPr>
        <w:t xml:space="preserve"> </w:t>
      </w:r>
      <w:r>
        <w:rPr>
          <w:color w:val="333333"/>
          <w:sz w:val="20"/>
          <w:shd w:val="clear" w:color="auto" w:fill="DFEBF4"/>
        </w:rPr>
        <w:t>knowledge</w:t>
      </w:r>
      <w:r>
        <w:rPr>
          <w:color w:val="333333"/>
          <w:spacing w:val="-2"/>
          <w:sz w:val="20"/>
          <w:shd w:val="clear" w:color="auto" w:fill="DFEBF4"/>
        </w:rPr>
        <w:t xml:space="preserve"> </w:t>
      </w:r>
      <w:r>
        <w:rPr>
          <w:color w:val="333333"/>
          <w:sz w:val="20"/>
          <w:shd w:val="clear" w:color="auto" w:fill="DFEBF4"/>
        </w:rPr>
        <w:t>that</w:t>
      </w:r>
      <w:r>
        <w:rPr>
          <w:color w:val="333333"/>
          <w:spacing w:val="-2"/>
          <w:sz w:val="20"/>
          <w:shd w:val="clear" w:color="auto" w:fill="DFEBF4"/>
        </w:rPr>
        <w:t xml:space="preserve"> </w:t>
      </w:r>
      <w:r>
        <w:rPr>
          <w:color w:val="333333"/>
          <w:sz w:val="20"/>
          <w:shd w:val="clear" w:color="auto" w:fill="DFEBF4"/>
        </w:rPr>
        <w:t>will</w:t>
      </w:r>
      <w:r>
        <w:rPr>
          <w:color w:val="333333"/>
          <w:spacing w:val="-2"/>
          <w:sz w:val="20"/>
          <w:shd w:val="clear" w:color="auto" w:fill="DFEBF4"/>
        </w:rPr>
        <w:t xml:space="preserve"> </w:t>
      </w:r>
      <w:r>
        <w:rPr>
          <w:color w:val="333333"/>
          <w:sz w:val="20"/>
          <w:shd w:val="clear" w:color="auto" w:fill="DFEBF4"/>
        </w:rPr>
        <w:t>benefit</w:t>
      </w:r>
      <w:r>
        <w:rPr>
          <w:color w:val="333333"/>
          <w:spacing w:val="-1"/>
          <w:sz w:val="20"/>
          <w:shd w:val="clear" w:color="auto" w:fill="DFEBF4"/>
        </w:rPr>
        <w:t xml:space="preserve"> </w:t>
      </w:r>
      <w:r>
        <w:rPr>
          <w:color w:val="333333"/>
          <w:spacing w:val="-2"/>
          <w:sz w:val="20"/>
          <w:shd w:val="clear" w:color="auto" w:fill="DFEBF4"/>
        </w:rPr>
        <w:t>society.</w:t>
      </w:r>
      <w:r>
        <w:rPr>
          <w:color w:val="333333"/>
          <w:sz w:val="20"/>
          <w:shd w:val="clear" w:color="auto" w:fill="DFEBF4"/>
        </w:rPr>
        <w:tab/>
      </w:r>
    </w:p>
    <w:p w14:paraId="7BF248E8" w14:textId="77777777" w:rsidR="00814875" w:rsidRDefault="00814875">
      <w:pPr>
        <w:pStyle w:val="BodyText"/>
        <w:spacing w:before="17"/>
      </w:pPr>
    </w:p>
    <w:p w14:paraId="18E3E944" w14:textId="201009D1" w:rsidR="00814875" w:rsidRDefault="00EA5180">
      <w:pPr>
        <w:spacing w:line="225" w:lineRule="auto"/>
        <w:ind w:left="680" w:right="453"/>
        <w:rPr>
          <w:rFonts w:ascii="Times New Roman"/>
          <w:sz w:val="24"/>
        </w:rPr>
      </w:pPr>
      <w:r>
        <w:rPr>
          <w:rFonts w:ascii="Times New Roman"/>
          <w:color w:val="333333"/>
          <w:sz w:val="24"/>
        </w:rPr>
        <w:t>This</w:t>
      </w:r>
      <w:r>
        <w:rPr>
          <w:rFonts w:ascii="Times New Roman"/>
          <w:color w:val="333333"/>
          <w:spacing w:val="-3"/>
          <w:sz w:val="24"/>
        </w:rPr>
        <w:t xml:space="preserve"> </w:t>
      </w:r>
      <w:r>
        <w:rPr>
          <w:rFonts w:ascii="Times New Roman"/>
          <w:color w:val="333333"/>
          <w:sz w:val="24"/>
        </w:rPr>
        <w:t>study</w:t>
      </w:r>
      <w:r>
        <w:rPr>
          <w:rFonts w:ascii="Times New Roman"/>
          <w:color w:val="333333"/>
          <w:spacing w:val="-3"/>
          <w:sz w:val="24"/>
        </w:rPr>
        <w:t xml:space="preserve"> </w:t>
      </w:r>
      <w:r>
        <w:rPr>
          <w:rFonts w:ascii="Times New Roman"/>
          <w:color w:val="333333"/>
          <w:sz w:val="24"/>
        </w:rPr>
        <w:t>will</w:t>
      </w:r>
      <w:r>
        <w:rPr>
          <w:rFonts w:ascii="Times New Roman"/>
          <w:color w:val="333333"/>
          <w:spacing w:val="-4"/>
          <w:sz w:val="24"/>
        </w:rPr>
        <w:t xml:space="preserve"> </w:t>
      </w:r>
      <w:r>
        <w:rPr>
          <w:rFonts w:ascii="Times New Roman"/>
          <w:color w:val="333333"/>
          <w:sz w:val="24"/>
        </w:rPr>
        <w:t>provide</w:t>
      </w:r>
      <w:r>
        <w:rPr>
          <w:rFonts w:ascii="Times New Roman"/>
          <w:color w:val="333333"/>
          <w:spacing w:val="-4"/>
          <w:sz w:val="24"/>
        </w:rPr>
        <w:t xml:space="preserve"> </w:t>
      </w:r>
      <w:r>
        <w:rPr>
          <w:rFonts w:ascii="Times New Roman"/>
          <w:color w:val="333333"/>
          <w:sz w:val="24"/>
        </w:rPr>
        <w:t>information</w:t>
      </w:r>
      <w:r>
        <w:rPr>
          <w:rFonts w:ascii="Times New Roman"/>
          <w:color w:val="333333"/>
          <w:spacing w:val="-3"/>
          <w:sz w:val="24"/>
        </w:rPr>
        <w:t xml:space="preserve"> </w:t>
      </w:r>
      <w:r>
        <w:rPr>
          <w:rFonts w:ascii="Times New Roman"/>
          <w:color w:val="333333"/>
          <w:sz w:val="24"/>
        </w:rPr>
        <w:t>about</w:t>
      </w:r>
      <w:r>
        <w:rPr>
          <w:rFonts w:ascii="Times New Roman"/>
          <w:color w:val="333333"/>
          <w:spacing w:val="-4"/>
          <w:sz w:val="24"/>
        </w:rPr>
        <w:t xml:space="preserve"> </w:t>
      </w:r>
      <w:r>
        <w:rPr>
          <w:rFonts w:ascii="Times New Roman"/>
          <w:color w:val="333333"/>
          <w:sz w:val="24"/>
        </w:rPr>
        <w:t>the</w:t>
      </w:r>
      <w:r>
        <w:rPr>
          <w:rFonts w:ascii="Times New Roman"/>
          <w:color w:val="333333"/>
          <w:spacing w:val="-4"/>
          <w:sz w:val="24"/>
        </w:rPr>
        <w:t xml:space="preserve"> </w:t>
      </w:r>
      <w:r>
        <w:rPr>
          <w:rFonts w:ascii="Times New Roman"/>
          <w:color w:val="333333"/>
          <w:sz w:val="24"/>
        </w:rPr>
        <w:t>career</w:t>
      </w:r>
      <w:r>
        <w:rPr>
          <w:rFonts w:ascii="Times New Roman"/>
          <w:color w:val="333333"/>
          <w:spacing w:val="-3"/>
          <w:sz w:val="24"/>
        </w:rPr>
        <w:t xml:space="preserve"> </w:t>
      </w:r>
      <w:r>
        <w:rPr>
          <w:rFonts w:ascii="Times New Roman"/>
          <w:color w:val="333333"/>
          <w:sz w:val="24"/>
        </w:rPr>
        <w:t>trajectories</w:t>
      </w:r>
      <w:r>
        <w:rPr>
          <w:rFonts w:ascii="Times New Roman"/>
          <w:color w:val="333333"/>
          <w:spacing w:val="-3"/>
          <w:sz w:val="24"/>
        </w:rPr>
        <w:t xml:space="preserve"> </w:t>
      </w:r>
      <w:r>
        <w:rPr>
          <w:rFonts w:ascii="Times New Roman"/>
          <w:color w:val="333333"/>
          <w:sz w:val="24"/>
        </w:rPr>
        <w:t>of</w:t>
      </w:r>
      <w:r>
        <w:rPr>
          <w:rFonts w:ascii="Times New Roman"/>
          <w:color w:val="333333"/>
          <w:spacing w:val="-3"/>
          <w:sz w:val="24"/>
        </w:rPr>
        <w:t xml:space="preserve"> </w:t>
      </w:r>
      <w:r>
        <w:rPr>
          <w:rFonts w:ascii="Times New Roman"/>
          <w:color w:val="333333"/>
          <w:sz w:val="24"/>
        </w:rPr>
        <w:t>primary</w:t>
      </w:r>
      <w:r>
        <w:rPr>
          <w:rFonts w:ascii="Times New Roman"/>
          <w:color w:val="333333"/>
          <w:spacing w:val="-3"/>
          <w:sz w:val="24"/>
        </w:rPr>
        <w:t xml:space="preserve"> </w:t>
      </w:r>
      <w:r>
        <w:rPr>
          <w:rFonts w:ascii="Times New Roman"/>
          <w:color w:val="333333"/>
          <w:sz w:val="24"/>
        </w:rPr>
        <w:t>care</w:t>
      </w:r>
      <w:r>
        <w:rPr>
          <w:rFonts w:ascii="Times New Roman"/>
          <w:color w:val="333333"/>
          <w:spacing w:val="-4"/>
          <w:sz w:val="24"/>
        </w:rPr>
        <w:t xml:space="preserve"> </w:t>
      </w:r>
      <w:r>
        <w:rPr>
          <w:rFonts w:ascii="Times New Roman"/>
          <w:color w:val="333333"/>
          <w:sz w:val="24"/>
        </w:rPr>
        <w:t>providers</w:t>
      </w:r>
      <w:r>
        <w:rPr>
          <w:rFonts w:ascii="Times New Roman"/>
          <w:color w:val="333333"/>
          <w:spacing w:val="-3"/>
          <w:sz w:val="24"/>
        </w:rPr>
        <w:t xml:space="preserve"> </w:t>
      </w:r>
      <w:r>
        <w:rPr>
          <w:rFonts w:ascii="Times New Roman"/>
          <w:color w:val="333333"/>
          <w:sz w:val="24"/>
        </w:rPr>
        <w:t>across</w:t>
      </w:r>
      <w:r>
        <w:rPr>
          <w:rFonts w:ascii="Times New Roman"/>
          <w:color w:val="333333"/>
          <w:spacing w:val="-3"/>
          <w:sz w:val="24"/>
        </w:rPr>
        <w:t xml:space="preserve"> </w:t>
      </w:r>
      <w:r>
        <w:rPr>
          <w:rFonts w:ascii="Times New Roman"/>
          <w:color w:val="333333"/>
          <w:sz w:val="24"/>
        </w:rPr>
        <w:t xml:space="preserve">the state of NC. This can help researchers and policymakers understand if there are specific points in time, and physician characteristics, that are associated with an increased probability of transitioning from one career typology to another. If so, policies could be more specifically targeted to PCPs at different points in points in their career to encourage, for example, practice in rural or </w:t>
      </w:r>
      <w:r w:rsidR="00E733F6">
        <w:rPr>
          <w:rFonts w:ascii="Times New Roman"/>
          <w:color w:val="333333"/>
          <w:sz w:val="24"/>
        </w:rPr>
        <w:t>maternal</w:t>
      </w:r>
      <w:r>
        <w:rPr>
          <w:rFonts w:ascii="Times New Roman"/>
          <w:color w:val="333333"/>
          <w:sz w:val="24"/>
        </w:rPr>
        <w:t xml:space="preserve"> care settings.</w:t>
      </w:r>
    </w:p>
    <w:p w14:paraId="7A788847" w14:textId="77777777" w:rsidR="00814875" w:rsidRDefault="00814875">
      <w:pPr>
        <w:pStyle w:val="BodyText"/>
        <w:spacing w:before="197"/>
        <w:rPr>
          <w:rFonts w:ascii="Times New Roman"/>
        </w:rPr>
      </w:pPr>
    </w:p>
    <w:p w14:paraId="7D10FCEE" w14:textId="77777777" w:rsidR="00814875" w:rsidRDefault="00EA5180">
      <w:pPr>
        <w:pStyle w:val="ListParagraph"/>
        <w:numPr>
          <w:ilvl w:val="2"/>
          <w:numId w:val="4"/>
        </w:numPr>
        <w:tabs>
          <w:tab w:val="left" w:pos="974"/>
          <w:tab w:val="left" w:pos="10079"/>
        </w:tabs>
        <w:ind w:left="974" w:hanging="594"/>
        <w:rPr>
          <w:sz w:val="20"/>
        </w:rPr>
      </w:pPr>
      <w:r>
        <w:rPr>
          <w:color w:val="333333"/>
          <w:sz w:val="20"/>
          <w:shd w:val="clear" w:color="auto" w:fill="DFEBF4"/>
        </w:rPr>
        <w:t>Does</w:t>
      </w:r>
      <w:r>
        <w:rPr>
          <w:color w:val="333333"/>
          <w:spacing w:val="-4"/>
          <w:sz w:val="20"/>
          <w:shd w:val="clear" w:color="auto" w:fill="DFEBF4"/>
        </w:rPr>
        <w:t xml:space="preserve"> </w:t>
      </w:r>
      <w:r>
        <w:rPr>
          <w:color w:val="333333"/>
          <w:sz w:val="20"/>
          <w:shd w:val="clear" w:color="auto" w:fill="DFEBF4"/>
        </w:rPr>
        <w:t>this</w:t>
      </w:r>
      <w:r>
        <w:rPr>
          <w:color w:val="333333"/>
          <w:spacing w:val="-2"/>
          <w:sz w:val="20"/>
          <w:shd w:val="clear" w:color="auto" w:fill="DFEBF4"/>
        </w:rPr>
        <w:t xml:space="preserve"> </w:t>
      </w:r>
      <w:r>
        <w:rPr>
          <w:color w:val="333333"/>
          <w:sz w:val="20"/>
          <w:shd w:val="clear" w:color="auto" w:fill="DFEBF4"/>
        </w:rPr>
        <w:t>study</w:t>
      </w:r>
      <w:r>
        <w:rPr>
          <w:color w:val="333333"/>
          <w:spacing w:val="-2"/>
          <w:sz w:val="20"/>
          <w:shd w:val="clear" w:color="auto" w:fill="DFEBF4"/>
        </w:rPr>
        <w:t xml:space="preserve"> </w:t>
      </w:r>
      <w:r>
        <w:rPr>
          <w:color w:val="333333"/>
          <w:sz w:val="20"/>
          <w:shd w:val="clear" w:color="auto" w:fill="DFEBF4"/>
        </w:rPr>
        <w:t>have</w:t>
      </w:r>
      <w:r>
        <w:rPr>
          <w:color w:val="333333"/>
          <w:spacing w:val="-2"/>
          <w:sz w:val="20"/>
          <w:shd w:val="clear" w:color="auto" w:fill="DFEBF4"/>
        </w:rPr>
        <w:t xml:space="preserve"> </w:t>
      </w:r>
      <w:r>
        <w:rPr>
          <w:color w:val="333333"/>
          <w:sz w:val="20"/>
          <w:shd w:val="clear" w:color="auto" w:fill="DFEBF4"/>
        </w:rPr>
        <w:t>the</w:t>
      </w:r>
      <w:r>
        <w:rPr>
          <w:color w:val="333333"/>
          <w:spacing w:val="-1"/>
          <w:sz w:val="20"/>
          <w:shd w:val="clear" w:color="auto" w:fill="DFEBF4"/>
        </w:rPr>
        <w:t xml:space="preserve"> </w:t>
      </w:r>
      <w:r>
        <w:rPr>
          <w:color w:val="333333"/>
          <w:sz w:val="20"/>
          <w:shd w:val="clear" w:color="auto" w:fill="DFEBF4"/>
        </w:rPr>
        <w:t>potential</w:t>
      </w:r>
      <w:r>
        <w:rPr>
          <w:color w:val="333333"/>
          <w:spacing w:val="-2"/>
          <w:sz w:val="20"/>
          <w:shd w:val="clear" w:color="auto" w:fill="DFEBF4"/>
        </w:rPr>
        <w:t xml:space="preserve"> </w:t>
      </w:r>
      <w:r>
        <w:rPr>
          <w:color w:val="333333"/>
          <w:sz w:val="20"/>
          <w:shd w:val="clear" w:color="auto" w:fill="DFEBF4"/>
        </w:rPr>
        <w:t>for</w:t>
      </w:r>
      <w:r>
        <w:rPr>
          <w:color w:val="333333"/>
          <w:spacing w:val="-2"/>
          <w:sz w:val="20"/>
          <w:shd w:val="clear" w:color="auto" w:fill="DFEBF4"/>
        </w:rPr>
        <w:t xml:space="preserve"> </w:t>
      </w:r>
      <w:r>
        <w:rPr>
          <w:color w:val="333333"/>
          <w:sz w:val="20"/>
          <w:shd w:val="clear" w:color="auto" w:fill="DFEBF4"/>
        </w:rPr>
        <w:t>direct</w:t>
      </w:r>
      <w:r>
        <w:rPr>
          <w:color w:val="333333"/>
          <w:spacing w:val="-2"/>
          <w:sz w:val="20"/>
          <w:shd w:val="clear" w:color="auto" w:fill="DFEBF4"/>
        </w:rPr>
        <w:t xml:space="preserve"> </w:t>
      </w:r>
      <w:r>
        <w:rPr>
          <w:color w:val="333333"/>
          <w:sz w:val="20"/>
          <w:shd w:val="clear" w:color="auto" w:fill="DFEBF4"/>
        </w:rPr>
        <w:t>benefit</w:t>
      </w:r>
      <w:r>
        <w:rPr>
          <w:color w:val="333333"/>
          <w:spacing w:val="-2"/>
          <w:sz w:val="20"/>
          <w:shd w:val="clear" w:color="auto" w:fill="DFEBF4"/>
        </w:rPr>
        <w:t xml:space="preserve"> </w:t>
      </w:r>
      <w:r>
        <w:rPr>
          <w:color w:val="333333"/>
          <w:sz w:val="20"/>
          <w:shd w:val="clear" w:color="auto" w:fill="DFEBF4"/>
        </w:rPr>
        <w:t>to</w:t>
      </w:r>
      <w:r>
        <w:rPr>
          <w:color w:val="333333"/>
          <w:spacing w:val="-1"/>
          <w:sz w:val="20"/>
          <w:shd w:val="clear" w:color="auto" w:fill="DFEBF4"/>
        </w:rPr>
        <w:t xml:space="preserve"> </w:t>
      </w:r>
      <w:r>
        <w:rPr>
          <w:color w:val="333333"/>
          <w:sz w:val="20"/>
          <w:shd w:val="clear" w:color="auto" w:fill="DFEBF4"/>
        </w:rPr>
        <w:t>individual</w:t>
      </w:r>
      <w:r>
        <w:rPr>
          <w:color w:val="333333"/>
          <w:spacing w:val="-2"/>
          <w:sz w:val="20"/>
          <w:shd w:val="clear" w:color="auto" w:fill="DFEBF4"/>
        </w:rPr>
        <w:t xml:space="preserve"> </w:t>
      </w:r>
      <w:r>
        <w:rPr>
          <w:color w:val="333333"/>
          <w:sz w:val="20"/>
          <w:shd w:val="clear" w:color="auto" w:fill="DFEBF4"/>
        </w:rPr>
        <w:t>subjects</w:t>
      </w:r>
      <w:r>
        <w:rPr>
          <w:color w:val="333333"/>
          <w:spacing w:val="-2"/>
          <w:sz w:val="20"/>
          <w:shd w:val="clear" w:color="auto" w:fill="DFEBF4"/>
        </w:rPr>
        <w:t xml:space="preserve"> </w:t>
      </w:r>
      <w:r>
        <w:rPr>
          <w:color w:val="333333"/>
          <w:sz w:val="20"/>
          <w:shd w:val="clear" w:color="auto" w:fill="DFEBF4"/>
        </w:rPr>
        <w:t>in</w:t>
      </w:r>
      <w:r>
        <w:rPr>
          <w:color w:val="333333"/>
          <w:spacing w:val="-2"/>
          <w:sz w:val="20"/>
          <w:shd w:val="clear" w:color="auto" w:fill="DFEBF4"/>
        </w:rPr>
        <w:t xml:space="preserve"> </w:t>
      </w:r>
      <w:r>
        <w:rPr>
          <w:color w:val="333333"/>
          <w:sz w:val="20"/>
          <w:shd w:val="clear" w:color="auto" w:fill="DFEBF4"/>
        </w:rPr>
        <w:t>this</w:t>
      </w:r>
      <w:r>
        <w:rPr>
          <w:color w:val="333333"/>
          <w:spacing w:val="-1"/>
          <w:sz w:val="20"/>
          <w:shd w:val="clear" w:color="auto" w:fill="DFEBF4"/>
        </w:rPr>
        <w:t xml:space="preserve"> </w:t>
      </w:r>
      <w:r>
        <w:rPr>
          <w:color w:val="333333"/>
          <w:spacing w:val="-2"/>
          <w:sz w:val="20"/>
          <w:shd w:val="clear" w:color="auto" w:fill="DFEBF4"/>
        </w:rPr>
        <w:t>study?</w:t>
      </w:r>
      <w:r>
        <w:rPr>
          <w:color w:val="333333"/>
          <w:sz w:val="20"/>
          <w:shd w:val="clear" w:color="auto" w:fill="DFEBF4"/>
        </w:rPr>
        <w:tab/>
      </w:r>
    </w:p>
    <w:p w14:paraId="0FC44175" w14:textId="77777777" w:rsidR="00814875" w:rsidRDefault="00EA5180">
      <w:pPr>
        <w:spacing w:before="53"/>
        <w:ind w:left="680"/>
        <w:rPr>
          <w:rFonts w:ascii="Times New Roman"/>
          <w:sz w:val="24"/>
        </w:rPr>
      </w:pPr>
      <w:r>
        <w:rPr>
          <w:rFonts w:ascii="Times New Roman"/>
          <w:color w:val="333333"/>
          <w:spacing w:val="-5"/>
          <w:sz w:val="24"/>
        </w:rPr>
        <w:t>No</w:t>
      </w:r>
    </w:p>
    <w:p w14:paraId="770FD6E1" w14:textId="77777777" w:rsidR="00814875" w:rsidRDefault="00EA5180">
      <w:pPr>
        <w:spacing w:before="248" w:line="230" w:lineRule="auto"/>
        <w:ind w:left="380" w:right="505"/>
        <w:jc w:val="both"/>
        <w:rPr>
          <w:i/>
          <w:sz w:val="20"/>
        </w:rPr>
      </w:pPr>
      <w:r>
        <w:rPr>
          <w:i/>
          <w:color w:val="333333"/>
          <w:sz w:val="20"/>
        </w:rPr>
        <w:t>Consider</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nature,</w:t>
      </w:r>
      <w:r>
        <w:rPr>
          <w:i/>
          <w:color w:val="333333"/>
          <w:spacing w:val="-3"/>
          <w:sz w:val="20"/>
        </w:rPr>
        <w:t xml:space="preserve"> </w:t>
      </w:r>
      <w:r>
        <w:rPr>
          <w:i/>
          <w:color w:val="333333"/>
          <w:sz w:val="20"/>
        </w:rPr>
        <w:t>magnitude,</w:t>
      </w:r>
      <w:r>
        <w:rPr>
          <w:i/>
          <w:color w:val="333333"/>
          <w:spacing w:val="-3"/>
          <w:sz w:val="20"/>
        </w:rPr>
        <w:t xml:space="preserve"> </w:t>
      </w:r>
      <w:r>
        <w:rPr>
          <w:i/>
          <w:color w:val="333333"/>
          <w:sz w:val="20"/>
        </w:rPr>
        <w:t>and</w:t>
      </w:r>
      <w:r>
        <w:rPr>
          <w:i/>
          <w:color w:val="333333"/>
          <w:spacing w:val="-3"/>
          <w:sz w:val="20"/>
        </w:rPr>
        <w:t xml:space="preserve"> </w:t>
      </w:r>
      <w:r>
        <w:rPr>
          <w:i/>
          <w:color w:val="333333"/>
          <w:sz w:val="20"/>
        </w:rPr>
        <w:t>likelihood</w:t>
      </w:r>
      <w:r>
        <w:rPr>
          <w:i/>
          <w:color w:val="333333"/>
          <w:spacing w:val="-3"/>
          <w:sz w:val="20"/>
        </w:rPr>
        <w:t xml:space="preserve"> </w:t>
      </w:r>
      <w:r>
        <w:rPr>
          <w:i/>
          <w:color w:val="333333"/>
          <w:sz w:val="20"/>
        </w:rPr>
        <w:t>of</w:t>
      </w:r>
      <w:r>
        <w:rPr>
          <w:i/>
          <w:color w:val="333333"/>
          <w:spacing w:val="-3"/>
          <w:sz w:val="20"/>
        </w:rPr>
        <w:t xml:space="preserve"> </w:t>
      </w:r>
      <w:r>
        <w:rPr>
          <w:i/>
          <w:color w:val="333333"/>
          <w:sz w:val="20"/>
        </w:rPr>
        <w:t>any</w:t>
      </w:r>
      <w:r>
        <w:rPr>
          <w:i/>
          <w:color w:val="333333"/>
          <w:spacing w:val="-3"/>
          <w:sz w:val="20"/>
        </w:rPr>
        <w:t xml:space="preserve"> </w:t>
      </w:r>
      <w:r>
        <w:rPr>
          <w:i/>
          <w:color w:val="333333"/>
          <w:sz w:val="20"/>
        </w:rPr>
        <w:t>direct</w:t>
      </w:r>
      <w:r>
        <w:rPr>
          <w:i/>
          <w:color w:val="333333"/>
          <w:spacing w:val="-3"/>
          <w:sz w:val="20"/>
        </w:rPr>
        <w:t xml:space="preserve"> </w:t>
      </w:r>
      <w:r>
        <w:rPr>
          <w:i/>
          <w:color w:val="333333"/>
          <w:sz w:val="20"/>
        </w:rPr>
        <w:t>benefit</w:t>
      </w:r>
      <w:r>
        <w:rPr>
          <w:i/>
          <w:color w:val="333333"/>
          <w:spacing w:val="-3"/>
          <w:sz w:val="20"/>
        </w:rPr>
        <w:t xml:space="preserve"> </w:t>
      </w:r>
      <w:r>
        <w:rPr>
          <w:i/>
          <w:color w:val="333333"/>
          <w:sz w:val="20"/>
        </w:rPr>
        <w:t>to</w:t>
      </w:r>
      <w:r>
        <w:rPr>
          <w:i/>
          <w:color w:val="333333"/>
          <w:spacing w:val="-3"/>
          <w:sz w:val="20"/>
        </w:rPr>
        <w:t xml:space="preserve"> </w:t>
      </w:r>
      <w:r>
        <w:rPr>
          <w:i/>
          <w:color w:val="333333"/>
          <w:sz w:val="20"/>
        </w:rPr>
        <w:t>subjects.</w:t>
      </w:r>
      <w:r>
        <w:rPr>
          <w:i/>
          <w:color w:val="333333"/>
          <w:spacing w:val="-3"/>
          <w:sz w:val="20"/>
        </w:rPr>
        <w:t xml:space="preserve"> </w:t>
      </w:r>
      <w:r>
        <w:rPr>
          <w:i/>
          <w:color w:val="333333"/>
          <w:sz w:val="20"/>
        </w:rPr>
        <w:t>If</w:t>
      </w:r>
      <w:r>
        <w:rPr>
          <w:i/>
          <w:color w:val="333333"/>
          <w:spacing w:val="-3"/>
          <w:sz w:val="20"/>
        </w:rPr>
        <w:t xml:space="preserve"> </w:t>
      </w:r>
      <w:r>
        <w:rPr>
          <w:i/>
          <w:color w:val="333333"/>
          <w:sz w:val="20"/>
        </w:rPr>
        <w:t>there</w:t>
      </w:r>
      <w:r>
        <w:rPr>
          <w:i/>
          <w:color w:val="333333"/>
          <w:spacing w:val="-3"/>
          <w:sz w:val="20"/>
        </w:rPr>
        <w:t xml:space="preserve"> </w:t>
      </w:r>
      <w:r>
        <w:rPr>
          <w:i/>
          <w:color w:val="333333"/>
          <w:sz w:val="20"/>
        </w:rPr>
        <w:t>is</w:t>
      </w:r>
      <w:r>
        <w:rPr>
          <w:i/>
          <w:color w:val="333333"/>
          <w:spacing w:val="-3"/>
          <w:sz w:val="20"/>
        </w:rPr>
        <w:t xml:space="preserve"> </w:t>
      </w:r>
      <w:r>
        <w:rPr>
          <w:i/>
          <w:color w:val="333333"/>
          <w:sz w:val="20"/>
        </w:rPr>
        <w:t>no</w:t>
      </w:r>
      <w:r>
        <w:rPr>
          <w:i/>
          <w:color w:val="333333"/>
          <w:spacing w:val="-3"/>
          <w:sz w:val="20"/>
        </w:rPr>
        <w:t xml:space="preserve"> </w:t>
      </w:r>
      <w:r>
        <w:rPr>
          <w:i/>
          <w:color w:val="333333"/>
          <w:sz w:val="20"/>
        </w:rPr>
        <w:t>direct</w:t>
      </w:r>
      <w:r>
        <w:rPr>
          <w:i/>
          <w:color w:val="333333"/>
          <w:spacing w:val="-3"/>
          <w:sz w:val="20"/>
        </w:rPr>
        <w:t xml:space="preserve"> </w:t>
      </w:r>
      <w:r>
        <w:rPr>
          <w:i/>
          <w:color w:val="333333"/>
          <w:sz w:val="20"/>
        </w:rPr>
        <w:t>benefit</w:t>
      </w:r>
      <w:r>
        <w:rPr>
          <w:i/>
          <w:color w:val="333333"/>
          <w:spacing w:val="-3"/>
          <w:sz w:val="20"/>
        </w:rPr>
        <w:t xml:space="preserve"> </w:t>
      </w:r>
      <w:r>
        <w:rPr>
          <w:i/>
          <w:color w:val="333333"/>
          <w:sz w:val="20"/>
        </w:rPr>
        <w:t>to</w:t>
      </w:r>
      <w:r>
        <w:rPr>
          <w:i/>
          <w:color w:val="333333"/>
          <w:spacing w:val="-3"/>
          <w:sz w:val="20"/>
        </w:rPr>
        <w:t xml:space="preserve"> </w:t>
      </w:r>
      <w:r>
        <w:rPr>
          <w:i/>
          <w:color w:val="333333"/>
          <w:sz w:val="20"/>
        </w:rPr>
        <w:t>the individual</w:t>
      </w:r>
      <w:r>
        <w:rPr>
          <w:i/>
          <w:color w:val="333333"/>
          <w:spacing w:val="-1"/>
          <w:sz w:val="20"/>
        </w:rPr>
        <w:t xml:space="preserve"> </w:t>
      </w:r>
      <w:r>
        <w:rPr>
          <w:i/>
          <w:color w:val="333333"/>
          <w:sz w:val="20"/>
        </w:rPr>
        <w:t>subject,</w:t>
      </w:r>
      <w:r>
        <w:rPr>
          <w:i/>
          <w:color w:val="333333"/>
          <w:spacing w:val="-1"/>
          <w:sz w:val="20"/>
        </w:rPr>
        <w:t xml:space="preserve"> </w:t>
      </w:r>
      <w:r>
        <w:rPr>
          <w:i/>
          <w:color w:val="333333"/>
          <w:sz w:val="20"/>
        </w:rPr>
        <w:t>say</w:t>
      </w:r>
      <w:r>
        <w:rPr>
          <w:i/>
          <w:color w:val="333333"/>
          <w:spacing w:val="-1"/>
          <w:sz w:val="20"/>
        </w:rPr>
        <w:t xml:space="preserve"> </w:t>
      </w:r>
      <w:r>
        <w:rPr>
          <w:i/>
          <w:color w:val="333333"/>
          <w:sz w:val="20"/>
        </w:rPr>
        <w:t>so</w:t>
      </w:r>
      <w:r>
        <w:rPr>
          <w:i/>
          <w:color w:val="333333"/>
          <w:spacing w:val="-1"/>
          <w:sz w:val="20"/>
        </w:rPr>
        <w:t xml:space="preserve"> </w:t>
      </w:r>
      <w:r>
        <w:rPr>
          <w:i/>
          <w:color w:val="333333"/>
          <w:sz w:val="20"/>
        </w:rPr>
        <w:t>here</w:t>
      </w:r>
      <w:r>
        <w:rPr>
          <w:i/>
          <w:color w:val="333333"/>
          <w:spacing w:val="-1"/>
          <w:sz w:val="20"/>
        </w:rPr>
        <w:t xml:space="preserve"> </w:t>
      </w:r>
      <w:r>
        <w:rPr>
          <w:i/>
          <w:color w:val="333333"/>
          <w:sz w:val="20"/>
        </w:rPr>
        <w:t>and</w:t>
      </w:r>
      <w:r>
        <w:rPr>
          <w:i/>
          <w:color w:val="333333"/>
          <w:spacing w:val="-1"/>
          <w:sz w:val="20"/>
        </w:rPr>
        <w:t xml:space="preserve"> </w:t>
      </w:r>
      <w:r>
        <w:rPr>
          <w:i/>
          <w:color w:val="333333"/>
          <w:sz w:val="20"/>
        </w:rPr>
        <w:t>in</w:t>
      </w:r>
      <w:r>
        <w:rPr>
          <w:i/>
          <w:color w:val="333333"/>
          <w:spacing w:val="-1"/>
          <w:sz w:val="20"/>
        </w:rPr>
        <w:t xml:space="preserve"> </w:t>
      </w:r>
      <w:r>
        <w:rPr>
          <w:i/>
          <w:color w:val="333333"/>
          <w:sz w:val="20"/>
        </w:rPr>
        <w:t>the</w:t>
      </w:r>
      <w:r>
        <w:rPr>
          <w:i/>
          <w:color w:val="333333"/>
          <w:spacing w:val="-1"/>
          <w:sz w:val="20"/>
        </w:rPr>
        <w:t xml:space="preserve"> </w:t>
      </w:r>
      <w:r>
        <w:rPr>
          <w:i/>
          <w:color w:val="333333"/>
          <w:sz w:val="20"/>
        </w:rPr>
        <w:t>consent</w:t>
      </w:r>
      <w:r>
        <w:rPr>
          <w:i/>
          <w:color w:val="333333"/>
          <w:spacing w:val="-1"/>
          <w:sz w:val="20"/>
        </w:rPr>
        <w:t xml:space="preserve"> </w:t>
      </w:r>
      <w:r>
        <w:rPr>
          <w:i/>
          <w:color w:val="333333"/>
          <w:sz w:val="20"/>
        </w:rPr>
        <w:t>form,</w:t>
      </w:r>
      <w:r>
        <w:rPr>
          <w:i/>
          <w:color w:val="333333"/>
          <w:spacing w:val="-1"/>
          <w:sz w:val="20"/>
        </w:rPr>
        <w:t xml:space="preserve"> </w:t>
      </w:r>
      <w:r>
        <w:rPr>
          <w:i/>
          <w:color w:val="333333"/>
          <w:sz w:val="20"/>
        </w:rPr>
        <w:t>if</w:t>
      </w:r>
      <w:r>
        <w:rPr>
          <w:i/>
          <w:color w:val="333333"/>
          <w:spacing w:val="-1"/>
          <w:sz w:val="20"/>
        </w:rPr>
        <w:t xml:space="preserve"> </w:t>
      </w:r>
      <w:r>
        <w:rPr>
          <w:i/>
          <w:color w:val="333333"/>
          <w:sz w:val="20"/>
        </w:rPr>
        <w:t>there</w:t>
      </w:r>
      <w:r>
        <w:rPr>
          <w:i/>
          <w:color w:val="333333"/>
          <w:spacing w:val="-1"/>
          <w:sz w:val="20"/>
        </w:rPr>
        <w:t xml:space="preserve"> </w:t>
      </w:r>
      <w:r>
        <w:rPr>
          <w:i/>
          <w:color w:val="333333"/>
          <w:sz w:val="20"/>
        </w:rPr>
        <w:t>is</w:t>
      </w:r>
      <w:r>
        <w:rPr>
          <w:i/>
          <w:color w:val="333333"/>
          <w:spacing w:val="-1"/>
          <w:sz w:val="20"/>
        </w:rPr>
        <w:t xml:space="preserve"> </w:t>
      </w:r>
      <w:r>
        <w:rPr>
          <w:i/>
          <w:color w:val="333333"/>
          <w:sz w:val="20"/>
        </w:rPr>
        <w:t>a</w:t>
      </w:r>
      <w:r>
        <w:rPr>
          <w:i/>
          <w:color w:val="333333"/>
          <w:spacing w:val="-1"/>
          <w:sz w:val="20"/>
        </w:rPr>
        <w:t xml:space="preserve"> </w:t>
      </w:r>
      <w:r>
        <w:rPr>
          <w:i/>
          <w:color w:val="333333"/>
          <w:sz w:val="20"/>
        </w:rPr>
        <w:t>consent</w:t>
      </w:r>
      <w:r>
        <w:rPr>
          <w:i/>
          <w:color w:val="333333"/>
          <w:spacing w:val="-1"/>
          <w:sz w:val="20"/>
        </w:rPr>
        <w:t xml:space="preserve"> </w:t>
      </w:r>
      <w:r>
        <w:rPr>
          <w:i/>
          <w:color w:val="333333"/>
          <w:sz w:val="20"/>
        </w:rPr>
        <w:t>form.</w:t>
      </w:r>
      <w:r>
        <w:rPr>
          <w:i/>
          <w:color w:val="333333"/>
          <w:spacing w:val="-1"/>
          <w:sz w:val="20"/>
        </w:rPr>
        <w:t xml:space="preserve"> </w:t>
      </w:r>
      <w:r>
        <w:rPr>
          <w:i/>
          <w:color w:val="333333"/>
          <w:sz w:val="20"/>
        </w:rPr>
        <w:t>Do</w:t>
      </w:r>
      <w:r>
        <w:rPr>
          <w:i/>
          <w:color w:val="333333"/>
          <w:spacing w:val="-1"/>
          <w:sz w:val="20"/>
        </w:rPr>
        <w:t xml:space="preserve"> </w:t>
      </w:r>
      <w:r>
        <w:rPr>
          <w:i/>
          <w:color w:val="333333"/>
          <w:sz w:val="20"/>
        </w:rPr>
        <w:t>not</w:t>
      </w:r>
      <w:r>
        <w:rPr>
          <w:i/>
          <w:color w:val="333333"/>
          <w:spacing w:val="-1"/>
          <w:sz w:val="20"/>
        </w:rPr>
        <w:t xml:space="preserve"> </w:t>
      </w:r>
      <w:r>
        <w:rPr>
          <w:i/>
          <w:color w:val="333333"/>
          <w:sz w:val="20"/>
        </w:rPr>
        <w:t>cite</w:t>
      </w:r>
      <w:r>
        <w:rPr>
          <w:i/>
          <w:color w:val="333333"/>
          <w:spacing w:val="-1"/>
          <w:sz w:val="20"/>
        </w:rPr>
        <w:t xml:space="preserve"> </w:t>
      </w:r>
      <w:r>
        <w:rPr>
          <w:i/>
          <w:color w:val="333333"/>
          <w:sz w:val="20"/>
        </w:rPr>
        <w:t>monetary</w:t>
      </w:r>
      <w:r>
        <w:rPr>
          <w:i/>
          <w:color w:val="333333"/>
          <w:spacing w:val="-1"/>
          <w:sz w:val="20"/>
        </w:rPr>
        <w:t xml:space="preserve"> </w:t>
      </w:r>
      <w:r>
        <w:rPr>
          <w:i/>
          <w:color w:val="333333"/>
          <w:sz w:val="20"/>
        </w:rPr>
        <w:t>payment or other compensation as a benefit.</w:t>
      </w:r>
    </w:p>
    <w:p w14:paraId="35B36A7A" w14:textId="77777777" w:rsidR="00814875" w:rsidRDefault="00EA5180">
      <w:pPr>
        <w:pStyle w:val="BodyText"/>
        <w:tabs>
          <w:tab w:val="left" w:pos="9479"/>
        </w:tabs>
        <w:spacing w:before="151"/>
        <w:ind w:left="380"/>
      </w:pPr>
      <w:r>
        <w:rPr>
          <w:color w:val="333333"/>
          <w:spacing w:val="-2"/>
          <w:shd w:val="clear" w:color="auto" w:fill="DFEBF4"/>
        </w:rPr>
        <w:t>Explain</w:t>
      </w:r>
      <w:r>
        <w:rPr>
          <w:color w:val="333333"/>
          <w:shd w:val="clear" w:color="auto" w:fill="DFEBF4"/>
        </w:rPr>
        <w:tab/>
      </w:r>
    </w:p>
    <w:p w14:paraId="3F08A429" w14:textId="77777777" w:rsidR="00814875" w:rsidRDefault="00EA5180">
      <w:pPr>
        <w:spacing w:before="53"/>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498E8A91" w14:textId="77777777" w:rsidR="00814875" w:rsidRDefault="00814875">
      <w:pPr>
        <w:pStyle w:val="BodyText"/>
        <w:spacing w:before="10"/>
        <w:rPr>
          <w:rFonts w:ascii="Times New Roman"/>
        </w:rPr>
      </w:pPr>
    </w:p>
    <w:p w14:paraId="7C66B610" w14:textId="77777777" w:rsidR="00814875" w:rsidRDefault="00EA5180">
      <w:pPr>
        <w:pStyle w:val="ListParagraph"/>
        <w:numPr>
          <w:ilvl w:val="2"/>
          <w:numId w:val="4"/>
        </w:numPr>
        <w:tabs>
          <w:tab w:val="left" w:pos="896"/>
        </w:tabs>
        <w:spacing w:before="1"/>
        <w:ind w:left="896" w:hanging="516"/>
        <w:rPr>
          <w:sz w:val="20"/>
        </w:rPr>
      </w:pPr>
      <w:r>
        <w:rPr>
          <w:noProof/>
          <w:sz w:val="20"/>
        </w:rPr>
        <mc:AlternateContent>
          <mc:Choice Requires="wps">
            <w:drawing>
              <wp:anchor distT="0" distB="0" distL="0" distR="0" simplePos="0" relativeHeight="15749120" behindDoc="0" locked="0" layoutInCell="1" allowOverlap="1" wp14:anchorId="4CC80209" wp14:editId="300301DD">
                <wp:simplePos x="0" y="0"/>
                <wp:positionH relativeFrom="page">
                  <wp:posOffset>1079500</wp:posOffset>
                </wp:positionH>
                <wp:positionV relativeFrom="paragraph">
                  <wp:posOffset>18090</wp:posOffset>
                </wp:positionV>
                <wp:extent cx="5778500" cy="2794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3FC8F008" w14:textId="77777777" w:rsidR="00814875" w:rsidRDefault="00EA5180">
                            <w:pPr>
                              <w:pStyle w:val="BodyText"/>
                              <w:spacing w:line="197" w:lineRule="exact"/>
                              <w:rPr>
                                <w:color w:val="000000"/>
                              </w:rPr>
                            </w:pPr>
                            <w:r>
                              <w:rPr>
                                <w:color w:val="333333"/>
                              </w:rPr>
                              <w:t>Are</w:t>
                            </w:r>
                            <w:r>
                              <w:rPr>
                                <w:color w:val="333333"/>
                                <w:spacing w:val="-2"/>
                              </w:rPr>
                              <w:t xml:space="preserve"> </w:t>
                            </w:r>
                            <w:r>
                              <w:rPr>
                                <w:color w:val="333333"/>
                              </w:rPr>
                              <w:t>there</w:t>
                            </w:r>
                            <w:r>
                              <w:rPr>
                                <w:color w:val="333333"/>
                                <w:spacing w:val="-1"/>
                              </w:rPr>
                              <w:t xml:space="preserve"> </w:t>
                            </w:r>
                            <w:r>
                              <w:rPr>
                                <w:color w:val="333333"/>
                              </w:rPr>
                              <w:t>plans</w:t>
                            </w:r>
                            <w:r>
                              <w:rPr>
                                <w:color w:val="333333"/>
                                <w:spacing w:val="-1"/>
                              </w:rPr>
                              <w:t xml:space="preserve"> </w:t>
                            </w:r>
                            <w:r>
                              <w:rPr>
                                <w:color w:val="333333"/>
                              </w:rPr>
                              <w:t>to</w:t>
                            </w:r>
                            <w:r>
                              <w:rPr>
                                <w:color w:val="333333"/>
                                <w:spacing w:val="-1"/>
                              </w:rPr>
                              <w:t xml:space="preserve"> </w:t>
                            </w:r>
                            <w:r>
                              <w:rPr>
                                <w:color w:val="333333"/>
                              </w:rPr>
                              <w:t>communicate</w:t>
                            </w:r>
                            <w:r>
                              <w:rPr>
                                <w:color w:val="333333"/>
                                <w:spacing w:val="-1"/>
                              </w:rPr>
                              <w:t xml:space="preserve"> </w:t>
                            </w:r>
                            <w:r>
                              <w:rPr>
                                <w:color w:val="333333"/>
                              </w:rPr>
                              <w:t>the</w:t>
                            </w:r>
                            <w:r>
                              <w:rPr>
                                <w:color w:val="333333"/>
                                <w:spacing w:val="-1"/>
                              </w:rPr>
                              <w:t xml:space="preserve"> </w:t>
                            </w:r>
                            <w:r>
                              <w:rPr>
                                <w:color w:val="333333"/>
                              </w:rPr>
                              <w:t>results</w:t>
                            </w:r>
                            <w:r>
                              <w:rPr>
                                <w:color w:val="333333"/>
                                <w:spacing w:val="-1"/>
                              </w:rPr>
                              <w:t xml:space="preserve"> </w:t>
                            </w:r>
                            <w:r>
                              <w:rPr>
                                <w:color w:val="333333"/>
                              </w:rPr>
                              <w:t>of</w:t>
                            </w:r>
                            <w:r>
                              <w:rPr>
                                <w:color w:val="333333"/>
                                <w:spacing w:val="-2"/>
                              </w:rPr>
                              <w:t xml:space="preserve"> </w:t>
                            </w:r>
                            <w:r>
                              <w:rPr>
                                <w:color w:val="333333"/>
                              </w:rPr>
                              <w:t>the</w:t>
                            </w:r>
                            <w:r>
                              <w:rPr>
                                <w:color w:val="333333"/>
                                <w:spacing w:val="-1"/>
                              </w:rPr>
                              <w:t xml:space="preserve"> </w:t>
                            </w:r>
                            <w:r>
                              <w:rPr>
                                <w:color w:val="333333"/>
                              </w:rPr>
                              <w:t>research</w:t>
                            </w:r>
                            <w:r>
                              <w:rPr>
                                <w:color w:val="333333"/>
                                <w:spacing w:val="-1"/>
                              </w:rPr>
                              <w:t xml:space="preserve"> </w:t>
                            </w:r>
                            <w:r>
                              <w:rPr>
                                <w:color w:val="333333"/>
                              </w:rPr>
                              <w:t>OR</w:t>
                            </w:r>
                            <w:r>
                              <w:rPr>
                                <w:color w:val="333333"/>
                                <w:spacing w:val="-1"/>
                              </w:rPr>
                              <w:t xml:space="preserve"> </w:t>
                            </w:r>
                            <w:r>
                              <w:rPr>
                                <w:color w:val="333333"/>
                              </w:rPr>
                              <w:t>results</w:t>
                            </w:r>
                            <w:r>
                              <w:rPr>
                                <w:color w:val="333333"/>
                                <w:spacing w:val="-1"/>
                              </w:rPr>
                              <w:t xml:space="preserve"> </w:t>
                            </w:r>
                            <w:r>
                              <w:rPr>
                                <w:color w:val="333333"/>
                              </w:rPr>
                              <w:t>of</w:t>
                            </w:r>
                            <w:r>
                              <w:rPr>
                                <w:color w:val="333333"/>
                                <w:spacing w:val="-1"/>
                              </w:rPr>
                              <w:t xml:space="preserve"> </w:t>
                            </w:r>
                            <w:r>
                              <w:rPr>
                                <w:color w:val="333333"/>
                              </w:rPr>
                              <w:t>any</w:t>
                            </w:r>
                            <w:r>
                              <w:rPr>
                                <w:color w:val="333333"/>
                                <w:spacing w:val="-1"/>
                              </w:rPr>
                              <w:t xml:space="preserve"> </w:t>
                            </w:r>
                            <w:r>
                              <w:rPr>
                                <w:color w:val="333333"/>
                              </w:rPr>
                              <w:t>clinical</w:t>
                            </w:r>
                            <w:r>
                              <w:rPr>
                                <w:color w:val="333333"/>
                                <w:spacing w:val="-1"/>
                              </w:rPr>
                              <w:t xml:space="preserve"> </w:t>
                            </w:r>
                            <w:r>
                              <w:rPr>
                                <w:color w:val="333333"/>
                                <w:spacing w:val="-2"/>
                              </w:rPr>
                              <w:t>tests</w:t>
                            </w:r>
                          </w:p>
                          <w:p w14:paraId="1AAD3255" w14:textId="77777777" w:rsidR="00814875" w:rsidRDefault="00EA5180">
                            <w:pPr>
                              <w:pStyle w:val="BodyText"/>
                              <w:spacing w:line="225" w:lineRule="exact"/>
                              <w:rPr>
                                <w:color w:val="000000"/>
                              </w:rPr>
                            </w:pPr>
                            <w:r>
                              <w:rPr>
                                <w:color w:val="333333"/>
                              </w:rPr>
                              <w:t>administered</w:t>
                            </w:r>
                            <w:r>
                              <w:rPr>
                                <w:color w:val="333333"/>
                                <w:spacing w:val="-1"/>
                              </w:rPr>
                              <w:t xml:space="preserve"> </w:t>
                            </w:r>
                            <w:r>
                              <w:rPr>
                                <w:color w:val="333333"/>
                              </w:rPr>
                              <w:t>for</w:t>
                            </w:r>
                            <w:r>
                              <w:rPr>
                                <w:color w:val="333333"/>
                                <w:spacing w:val="-1"/>
                              </w:rPr>
                              <w:t xml:space="preserve"> </w:t>
                            </w:r>
                            <w:r>
                              <w:rPr>
                                <w:color w:val="333333"/>
                              </w:rPr>
                              <w:t>the</w:t>
                            </w:r>
                            <w:r>
                              <w:rPr>
                                <w:color w:val="333333"/>
                                <w:spacing w:val="-1"/>
                              </w:rPr>
                              <w:t xml:space="preserve"> </w:t>
                            </w:r>
                            <w:r>
                              <w:rPr>
                                <w:color w:val="333333"/>
                              </w:rPr>
                              <w:t>research</w:t>
                            </w:r>
                            <w:r>
                              <w:rPr>
                                <w:color w:val="333333"/>
                                <w:spacing w:val="-1"/>
                              </w:rPr>
                              <w:t xml:space="preserve"> </w:t>
                            </w:r>
                            <w:r>
                              <w:rPr>
                                <w:color w:val="333333"/>
                              </w:rPr>
                              <w:t>directly</w:t>
                            </w:r>
                            <w:r>
                              <w:rPr>
                                <w:color w:val="333333"/>
                                <w:spacing w:val="-1"/>
                              </w:rPr>
                              <w:t xml:space="preserve"> </w:t>
                            </w:r>
                            <w:r>
                              <w:rPr>
                                <w:color w:val="333333"/>
                              </w:rPr>
                              <w:t>to</w:t>
                            </w:r>
                            <w:r>
                              <w:rPr>
                                <w:color w:val="333333"/>
                                <w:spacing w:val="-1"/>
                              </w:rPr>
                              <w:t xml:space="preserve"> </w:t>
                            </w:r>
                            <w:r>
                              <w:rPr>
                                <w:color w:val="333333"/>
                              </w:rPr>
                              <w:t>the</w:t>
                            </w:r>
                            <w:r>
                              <w:rPr>
                                <w:color w:val="333333"/>
                                <w:spacing w:val="-1"/>
                              </w:rPr>
                              <w:t xml:space="preserve"> </w:t>
                            </w:r>
                            <w:r>
                              <w:rPr>
                                <w:color w:val="333333"/>
                                <w:spacing w:val="-2"/>
                              </w:rPr>
                              <w:t>subjects?</w:t>
                            </w:r>
                          </w:p>
                        </w:txbxContent>
                      </wps:txbx>
                      <wps:bodyPr wrap="square" lIns="0" tIns="0" rIns="0" bIns="0" rtlCol="0">
                        <a:noAutofit/>
                      </wps:bodyPr>
                    </wps:wsp>
                  </a:graphicData>
                </a:graphic>
              </wp:anchor>
            </w:drawing>
          </mc:Choice>
          <mc:Fallback>
            <w:pict>
              <v:shape w14:anchorId="4CC80209" id="Textbox 132" o:spid="_x0000_s1062" type="#_x0000_t202" style="position:absolute;left:0;text-align:left;margin-left:85pt;margin-top:1.4pt;width:455pt;height:22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jd2tA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" fillcolor="#dfebf4" stroked="f">
                <v:textbox inset="0,0,0,0">
                  <w:txbxContent>
                    <w:p w14:paraId="3FC8F008" w14:textId="77777777" w:rsidR="00814875" w:rsidRDefault="00EA5180">
                      <w:pPr>
                        <w:pStyle w:val="BodyText"/>
                        <w:spacing w:line="197" w:lineRule="exact"/>
                        <w:rPr>
                          <w:color w:val="000000"/>
                        </w:rPr>
                      </w:pPr>
                      <w:r>
                        <w:rPr>
                          <w:color w:val="333333"/>
                        </w:rPr>
                        <w:t>Are</w:t>
                      </w:r>
                      <w:r>
                        <w:rPr>
                          <w:color w:val="333333"/>
                          <w:spacing w:val="-2"/>
                        </w:rPr>
                        <w:t xml:space="preserve"> </w:t>
                      </w:r>
                      <w:r>
                        <w:rPr>
                          <w:color w:val="333333"/>
                        </w:rPr>
                        <w:t>there</w:t>
                      </w:r>
                      <w:r>
                        <w:rPr>
                          <w:color w:val="333333"/>
                          <w:spacing w:val="-1"/>
                        </w:rPr>
                        <w:t xml:space="preserve"> </w:t>
                      </w:r>
                      <w:r>
                        <w:rPr>
                          <w:color w:val="333333"/>
                        </w:rPr>
                        <w:t>plans</w:t>
                      </w:r>
                      <w:r>
                        <w:rPr>
                          <w:color w:val="333333"/>
                          <w:spacing w:val="-1"/>
                        </w:rPr>
                        <w:t xml:space="preserve"> </w:t>
                      </w:r>
                      <w:r>
                        <w:rPr>
                          <w:color w:val="333333"/>
                        </w:rPr>
                        <w:t>to</w:t>
                      </w:r>
                      <w:r>
                        <w:rPr>
                          <w:color w:val="333333"/>
                          <w:spacing w:val="-1"/>
                        </w:rPr>
                        <w:t xml:space="preserve"> </w:t>
                      </w:r>
                      <w:r>
                        <w:rPr>
                          <w:color w:val="333333"/>
                        </w:rPr>
                        <w:t>communicate</w:t>
                      </w:r>
                      <w:r>
                        <w:rPr>
                          <w:color w:val="333333"/>
                          <w:spacing w:val="-1"/>
                        </w:rPr>
                        <w:t xml:space="preserve"> </w:t>
                      </w:r>
                      <w:r>
                        <w:rPr>
                          <w:color w:val="333333"/>
                        </w:rPr>
                        <w:t>the</w:t>
                      </w:r>
                      <w:r>
                        <w:rPr>
                          <w:color w:val="333333"/>
                          <w:spacing w:val="-1"/>
                        </w:rPr>
                        <w:t xml:space="preserve"> </w:t>
                      </w:r>
                      <w:r>
                        <w:rPr>
                          <w:color w:val="333333"/>
                        </w:rPr>
                        <w:t>results</w:t>
                      </w:r>
                      <w:r>
                        <w:rPr>
                          <w:color w:val="333333"/>
                          <w:spacing w:val="-1"/>
                        </w:rPr>
                        <w:t xml:space="preserve"> </w:t>
                      </w:r>
                      <w:r>
                        <w:rPr>
                          <w:color w:val="333333"/>
                        </w:rPr>
                        <w:t>of</w:t>
                      </w:r>
                      <w:r>
                        <w:rPr>
                          <w:color w:val="333333"/>
                          <w:spacing w:val="-2"/>
                        </w:rPr>
                        <w:t xml:space="preserve"> </w:t>
                      </w:r>
                      <w:r>
                        <w:rPr>
                          <w:color w:val="333333"/>
                        </w:rPr>
                        <w:t>the</w:t>
                      </w:r>
                      <w:r>
                        <w:rPr>
                          <w:color w:val="333333"/>
                          <w:spacing w:val="-1"/>
                        </w:rPr>
                        <w:t xml:space="preserve"> </w:t>
                      </w:r>
                      <w:r>
                        <w:rPr>
                          <w:color w:val="333333"/>
                        </w:rPr>
                        <w:t>research</w:t>
                      </w:r>
                      <w:r>
                        <w:rPr>
                          <w:color w:val="333333"/>
                          <w:spacing w:val="-1"/>
                        </w:rPr>
                        <w:t xml:space="preserve"> </w:t>
                      </w:r>
                      <w:r>
                        <w:rPr>
                          <w:color w:val="333333"/>
                        </w:rPr>
                        <w:t>OR</w:t>
                      </w:r>
                      <w:r>
                        <w:rPr>
                          <w:color w:val="333333"/>
                          <w:spacing w:val="-1"/>
                        </w:rPr>
                        <w:t xml:space="preserve"> </w:t>
                      </w:r>
                      <w:r>
                        <w:rPr>
                          <w:color w:val="333333"/>
                        </w:rPr>
                        <w:t>results</w:t>
                      </w:r>
                      <w:r>
                        <w:rPr>
                          <w:color w:val="333333"/>
                          <w:spacing w:val="-1"/>
                        </w:rPr>
                        <w:t xml:space="preserve"> </w:t>
                      </w:r>
                      <w:r>
                        <w:rPr>
                          <w:color w:val="333333"/>
                        </w:rPr>
                        <w:t>of</w:t>
                      </w:r>
                      <w:r>
                        <w:rPr>
                          <w:color w:val="333333"/>
                          <w:spacing w:val="-1"/>
                        </w:rPr>
                        <w:t xml:space="preserve"> </w:t>
                      </w:r>
                      <w:r>
                        <w:rPr>
                          <w:color w:val="333333"/>
                        </w:rPr>
                        <w:t>any</w:t>
                      </w:r>
                      <w:r>
                        <w:rPr>
                          <w:color w:val="333333"/>
                          <w:spacing w:val="-1"/>
                        </w:rPr>
                        <w:t xml:space="preserve"> </w:t>
                      </w:r>
                      <w:r>
                        <w:rPr>
                          <w:color w:val="333333"/>
                        </w:rPr>
                        <w:t>clinical</w:t>
                      </w:r>
                      <w:r>
                        <w:rPr>
                          <w:color w:val="333333"/>
                          <w:spacing w:val="-1"/>
                        </w:rPr>
                        <w:t xml:space="preserve"> </w:t>
                      </w:r>
                      <w:r>
                        <w:rPr>
                          <w:color w:val="333333"/>
                          <w:spacing w:val="-2"/>
                        </w:rPr>
                        <w:t>tests</w:t>
                      </w:r>
                    </w:p>
                    <w:p w14:paraId="1AAD3255" w14:textId="77777777" w:rsidR="00814875" w:rsidRDefault="00EA5180">
                      <w:pPr>
                        <w:pStyle w:val="BodyText"/>
                        <w:spacing w:line="225" w:lineRule="exact"/>
                        <w:rPr>
                          <w:color w:val="000000"/>
                        </w:rPr>
                      </w:pPr>
                      <w:r>
                        <w:rPr>
                          <w:color w:val="333333"/>
                        </w:rPr>
                        <w:t>administered</w:t>
                      </w:r>
                      <w:r>
                        <w:rPr>
                          <w:color w:val="333333"/>
                          <w:spacing w:val="-1"/>
                        </w:rPr>
                        <w:t xml:space="preserve"> </w:t>
                      </w:r>
                      <w:r>
                        <w:rPr>
                          <w:color w:val="333333"/>
                        </w:rPr>
                        <w:t>for</w:t>
                      </w:r>
                      <w:r>
                        <w:rPr>
                          <w:color w:val="333333"/>
                          <w:spacing w:val="-1"/>
                        </w:rPr>
                        <w:t xml:space="preserve"> </w:t>
                      </w:r>
                      <w:r>
                        <w:rPr>
                          <w:color w:val="333333"/>
                        </w:rPr>
                        <w:t>the</w:t>
                      </w:r>
                      <w:r>
                        <w:rPr>
                          <w:color w:val="333333"/>
                          <w:spacing w:val="-1"/>
                        </w:rPr>
                        <w:t xml:space="preserve"> </w:t>
                      </w:r>
                      <w:r>
                        <w:rPr>
                          <w:color w:val="333333"/>
                        </w:rPr>
                        <w:t>research</w:t>
                      </w:r>
                      <w:r>
                        <w:rPr>
                          <w:color w:val="333333"/>
                          <w:spacing w:val="-1"/>
                        </w:rPr>
                        <w:t xml:space="preserve"> </w:t>
                      </w:r>
                      <w:r>
                        <w:rPr>
                          <w:color w:val="333333"/>
                        </w:rPr>
                        <w:t>directly</w:t>
                      </w:r>
                      <w:r>
                        <w:rPr>
                          <w:color w:val="333333"/>
                          <w:spacing w:val="-1"/>
                        </w:rPr>
                        <w:t xml:space="preserve"> </w:t>
                      </w:r>
                      <w:r>
                        <w:rPr>
                          <w:color w:val="333333"/>
                        </w:rPr>
                        <w:t>to</w:t>
                      </w:r>
                      <w:r>
                        <w:rPr>
                          <w:color w:val="333333"/>
                          <w:spacing w:val="-1"/>
                        </w:rPr>
                        <w:t xml:space="preserve"> </w:t>
                      </w:r>
                      <w:r>
                        <w:rPr>
                          <w:color w:val="333333"/>
                        </w:rPr>
                        <w:t>the</w:t>
                      </w:r>
                      <w:r>
                        <w:rPr>
                          <w:color w:val="333333"/>
                          <w:spacing w:val="-1"/>
                        </w:rPr>
                        <w:t xml:space="preserve"> </w:t>
                      </w:r>
                      <w:r>
                        <w:rPr>
                          <w:color w:val="333333"/>
                          <w:spacing w:val="-2"/>
                        </w:rPr>
                        <w:t>subjects?</w:t>
                      </w:r>
                    </w:p>
                  </w:txbxContent>
                </v:textbox>
                <w10:wrap anchorx="page"/>
              </v:shape>
            </w:pict>
          </mc:Fallback>
        </mc:AlternateContent>
      </w:r>
    </w:p>
    <w:p w14:paraId="0B637868" w14:textId="77777777" w:rsidR="00814875" w:rsidRDefault="00EA5180">
      <w:pPr>
        <w:spacing w:before="273"/>
        <w:ind w:left="680"/>
        <w:rPr>
          <w:rFonts w:ascii="Times New Roman"/>
          <w:sz w:val="24"/>
        </w:rPr>
      </w:pPr>
      <w:r>
        <w:rPr>
          <w:rFonts w:ascii="Times New Roman"/>
          <w:color w:val="333333"/>
          <w:spacing w:val="-5"/>
          <w:sz w:val="24"/>
        </w:rPr>
        <w:t>No</w:t>
      </w:r>
    </w:p>
    <w:p w14:paraId="020ED32D" w14:textId="77777777" w:rsidR="00814875" w:rsidRDefault="00814875">
      <w:pPr>
        <w:pStyle w:val="BodyText"/>
        <w:spacing w:before="45"/>
        <w:rPr>
          <w:rFonts w:ascii="Times New Roman"/>
          <w:sz w:val="26"/>
        </w:rPr>
      </w:pPr>
    </w:p>
    <w:p w14:paraId="0DC80AF7" w14:textId="77777777" w:rsidR="00814875" w:rsidRDefault="00EA5180">
      <w:pPr>
        <w:pStyle w:val="Heading2"/>
        <w:numPr>
          <w:ilvl w:val="1"/>
          <w:numId w:val="4"/>
        </w:numPr>
        <w:tabs>
          <w:tab w:val="left" w:pos="897"/>
        </w:tabs>
        <w:ind w:left="897" w:hanging="545"/>
      </w:pPr>
      <w:r>
        <w:rPr>
          <w:color w:val="333333"/>
        </w:rPr>
        <w:t>Risks</w:t>
      </w:r>
      <w:r>
        <w:rPr>
          <w:color w:val="333333"/>
          <w:spacing w:val="-3"/>
        </w:rPr>
        <w:t xml:space="preserve"> </w:t>
      </w:r>
      <w:r>
        <w:rPr>
          <w:color w:val="333333"/>
        </w:rPr>
        <w:t>and</w:t>
      </w:r>
      <w:r>
        <w:rPr>
          <w:color w:val="333333"/>
          <w:spacing w:val="-2"/>
        </w:rPr>
        <w:t xml:space="preserve"> </w:t>
      </w:r>
      <w:r>
        <w:rPr>
          <w:color w:val="333333"/>
        </w:rPr>
        <w:t>measures to</w:t>
      </w:r>
      <w:r>
        <w:rPr>
          <w:color w:val="333333"/>
          <w:spacing w:val="-2"/>
        </w:rPr>
        <w:t xml:space="preserve"> </w:t>
      </w:r>
      <w:r>
        <w:rPr>
          <w:color w:val="333333"/>
        </w:rPr>
        <w:t xml:space="preserve">minimize </w:t>
      </w:r>
      <w:r>
        <w:rPr>
          <w:color w:val="333333"/>
          <w:spacing w:val="-2"/>
        </w:rPr>
        <w:t>risks</w:t>
      </w:r>
    </w:p>
    <w:p w14:paraId="4E596040" w14:textId="77777777" w:rsidR="00814875" w:rsidRDefault="00EA5180">
      <w:pPr>
        <w:spacing w:before="78"/>
        <w:ind w:left="380"/>
        <w:rPr>
          <w:sz w:val="20"/>
        </w:rPr>
      </w:pPr>
      <w:r>
        <w:rPr>
          <w:noProof/>
          <w:sz w:val="20"/>
        </w:rPr>
        <mc:AlternateContent>
          <mc:Choice Requires="wps">
            <w:drawing>
              <wp:anchor distT="0" distB="0" distL="0" distR="0" simplePos="0" relativeHeight="15748608" behindDoc="0" locked="0" layoutInCell="1" allowOverlap="1" wp14:anchorId="7E6B5904" wp14:editId="7742F792">
                <wp:simplePos x="0" y="0"/>
                <wp:positionH relativeFrom="page">
                  <wp:posOffset>1079500</wp:posOffset>
                </wp:positionH>
                <wp:positionV relativeFrom="paragraph">
                  <wp:posOffset>67044</wp:posOffset>
                </wp:positionV>
                <wp:extent cx="5778500" cy="2794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5AF7C309" w14:textId="77777777" w:rsidR="00814875" w:rsidRDefault="00EA5180">
                            <w:pPr>
                              <w:pStyle w:val="BodyText"/>
                              <w:spacing w:line="197" w:lineRule="exact"/>
                              <w:rPr>
                                <w:color w:val="000000"/>
                              </w:rPr>
                            </w:pPr>
                            <w:r>
                              <w:rPr>
                                <w:color w:val="333333"/>
                              </w:rPr>
                              <w:t>All</w:t>
                            </w:r>
                            <w:r>
                              <w:rPr>
                                <w:color w:val="333333"/>
                                <w:spacing w:val="-5"/>
                              </w:rPr>
                              <w:t xml:space="preserve"> </w:t>
                            </w:r>
                            <w:r>
                              <w:rPr>
                                <w:color w:val="333333"/>
                              </w:rPr>
                              <w:t>research</w:t>
                            </w:r>
                            <w:r>
                              <w:rPr>
                                <w:color w:val="333333"/>
                                <w:spacing w:val="-2"/>
                              </w:rPr>
                              <w:t xml:space="preserve"> </w:t>
                            </w:r>
                            <w:r>
                              <w:rPr>
                                <w:color w:val="333333"/>
                              </w:rPr>
                              <w:t>poses</w:t>
                            </w:r>
                            <w:r>
                              <w:rPr>
                                <w:color w:val="333333"/>
                                <w:spacing w:val="-2"/>
                              </w:rPr>
                              <w:t xml:space="preserve"> </w:t>
                            </w:r>
                            <w:r>
                              <w:rPr>
                                <w:color w:val="333333"/>
                              </w:rPr>
                              <w:t>a</w:t>
                            </w:r>
                            <w:r>
                              <w:rPr>
                                <w:color w:val="333333"/>
                                <w:spacing w:val="-2"/>
                              </w:rPr>
                              <w:t xml:space="preserve"> </w:t>
                            </w:r>
                            <w:r>
                              <w:rPr>
                                <w:color w:val="333333"/>
                              </w:rPr>
                              <w:t>potential</w:t>
                            </w:r>
                            <w:r>
                              <w:rPr>
                                <w:color w:val="333333"/>
                                <w:spacing w:val="-2"/>
                              </w:rPr>
                              <w:t xml:space="preserve"> </w:t>
                            </w:r>
                            <w:r>
                              <w:rPr>
                                <w:color w:val="333333"/>
                              </w:rPr>
                              <w:t>risk</w:t>
                            </w:r>
                            <w:r>
                              <w:rPr>
                                <w:color w:val="333333"/>
                                <w:spacing w:val="-2"/>
                              </w:rPr>
                              <w:t xml:space="preserve"> </w:t>
                            </w:r>
                            <w:r>
                              <w:rPr>
                                <w:color w:val="333333"/>
                              </w:rPr>
                              <w:t>for</w:t>
                            </w:r>
                            <w:r>
                              <w:rPr>
                                <w:color w:val="333333"/>
                                <w:spacing w:val="-2"/>
                              </w:rPr>
                              <w:t xml:space="preserve"> </w:t>
                            </w:r>
                            <w:r>
                              <w:rPr>
                                <w:color w:val="333333"/>
                              </w:rPr>
                              <w:t>a</w:t>
                            </w:r>
                            <w:r>
                              <w:rPr>
                                <w:color w:val="333333"/>
                                <w:spacing w:val="-2"/>
                              </w:rPr>
                              <w:t xml:space="preserve"> </w:t>
                            </w:r>
                            <w:r>
                              <w:rPr>
                                <w:color w:val="333333"/>
                              </w:rPr>
                              <w:t>breach</w:t>
                            </w:r>
                            <w:r>
                              <w:rPr>
                                <w:color w:val="333333"/>
                                <w:spacing w:val="-2"/>
                              </w:rPr>
                              <w:t xml:space="preserve"> </w:t>
                            </w:r>
                            <w:r>
                              <w:rPr>
                                <w:color w:val="333333"/>
                              </w:rPr>
                              <w:t>of</w:t>
                            </w:r>
                            <w:r>
                              <w:rPr>
                                <w:color w:val="333333"/>
                                <w:spacing w:val="-2"/>
                              </w:rPr>
                              <w:t xml:space="preserve"> </w:t>
                            </w:r>
                            <w:r>
                              <w:rPr>
                                <w:color w:val="333333"/>
                              </w:rPr>
                              <w:t>confidentiality.</w:t>
                            </w:r>
                            <w:r>
                              <w:rPr>
                                <w:color w:val="333333"/>
                                <w:spacing w:val="-2"/>
                              </w:rPr>
                              <w:t xml:space="preserve"> </w:t>
                            </w:r>
                            <w:r>
                              <w:rPr>
                                <w:color w:val="333333"/>
                              </w:rPr>
                              <w:t>Please</w:t>
                            </w:r>
                            <w:r>
                              <w:rPr>
                                <w:color w:val="333333"/>
                                <w:spacing w:val="-2"/>
                              </w:rPr>
                              <w:t xml:space="preserve"> </w:t>
                            </w:r>
                            <w:r>
                              <w:rPr>
                                <w:color w:val="333333"/>
                              </w:rPr>
                              <w:t>describe</w:t>
                            </w:r>
                            <w:r>
                              <w:rPr>
                                <w:color w:val="333333"/>
                                <w:spacing w:val="-2"/>
                              </w:rPr>
                              <w:t xml:space="preserve"> </w:t>
                            </w:r>
                            <w:r>
                              <w:rPr>
                                <w:color w:val="333333"/>
                              </w:rPr>
                              <w:t>your</w:t>
                            </w:r>
                            <w:r>
                              <w:rPr>
                                <w:color w:val="333333"/>
                                <w:spacing w:val="-2"/>
                              </w:rPr>
                              <w:t xml:space="preserve"> </w:t>
                            </w:r>
                            <w:r>
                              <w:rPr>
                                <w:color w:val="333333"/>
                              </w:rPr>
                              <w:t>plan</w:t>
                            </w:r>
                            <w:r>
                              <w:rPr>
                                <w:color w:val="333333"/>
                                <w:spacing w:val="-2"/>
                              </w:rPr>
                              <w:t xml:space="preserve"> </w:t>
                            </w:r>
                            <w:r>
                              <w:rPr>
                                <w:color w:val="333333"/>
                                <w:spacing w:val="-5"/>
                              </w:rPr>
                              <w:t>for</w:t>
                            </w:r>
                          </w:p>
                          <w:p w14:paraId="6E021725" w14:textId="77777777" w:rsidR="00814875" w:rsidRDefault="00EA5180">
                            <w:pPr>
                              <w:pStyle w:val="BodyText"/>
                              <w:spacing w:line="225" w:lineRule="exact"/>
                              <w:rPr>
                                <w:color w:val="000000"/>
                              </w:rPr>
                            </w:pPr>
                            <w:r>
                              <w:rPr>
                                <w:color w:val="333333"/>
                              </w:rPr>
                              <w:t>minimizing</w:t>
                            </w:r>
                            <w:r>
                              <w:rPr>
                                <w:color w:val="333333"/>
                                <w:spacing w:val="-1"/>
                              </w:rPr>
                              <w:t xml:space="preserve"> </w:t>
                            </w:r>
                            <w:r>
                              <w:rPr>
                                <w:color w:val="333333"/>
                              </w:rPr>
                              <w:t>this</w:t>
                            </w:r>
                            <w:r>
                              <w:rPr>
                                <w:color w:val="333333"/>
                                <w:spacing w:val="-1"/>
                              </w:rPr>
                              <w:t xml:space="preserve"> </w:t>
                            </w:r>
                            <w:r>
                              <w:rPr>
                                <w:color w:val="333333"/>
                                <w:spacing w:val="-2"/>
                              </w:rPr>
                              <w:t>risk.</w:t>
                            </w:r>
                          </w:p>
                        </w:txbxContent>
                      </wps:txbx>
                      <wps:bodyPr wrap="square" lIns="0" tIns="0" rIns="0" bIns="0" rtlCol="0">
                        <a:noAutofit/>
                      </wps:bodyPr>
                    </wps:wsp>
                  </a:graphicData>
                </a:graphic>
              </wp:anchor>
            </w:drawing>
          </mc:Choice>
          <mc:Fallback>
            <w:pict>
              <v:shape w14:anchorId="7E6B5904" id="Textbox 133" o:spid="_x0000_s1063" type="#_x0000_t202" style="position:absolute;left:0;text-align:left;margin-left:85pt;margin-top:5.3pt;width:455pt;height:22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" fillcolor="#dfebf4" stroked="f">
                <v:textbox inset="0,0,0,0">
                  <w:txbxContent>
                    <w:p w14:paraId="5AF7C309" w14:textId="77777777" w:rsidR="00814875" w:rsidRDefault="00EA5180">
                      <w:pPr>
                        <w:pStyle w:val="BodyText"/>
                        <w:spacing w:line="197" w:lineRule="exact"/>
                        <w:rPr>
                          <w:color w:val="000000"/>
                        </w:rPr>
                      </w:pPr>
                      <w:r>
                        <w:rPr>
                          <w:color w:val="333333"/>
                        </w:rPr>
                        <w:t>All</w:t>
                      </w:r>
                      <w:r>
                        <w:rPr>
                          <w:color w:val="333333"/>
                          <w:spacing w:val="-5"/>
                        </w:rPr>
                        <w:t xml:space="preserve"> </w:t>
                      </w:r>
                      <w:r>
                        <w:rPr>
                          <w:color w:val="333333"/>
                        </w:rPr>
                        <w:t>research</w:t>
                      </w:r>
                      <w:r>
                        <w:rPr>
                          <w:color w:val="333333"/>
                          <w:spacing w:val="-2"/>
                        </w:rPr>
                        <w:t xml:space="preserve"> </w:t>
                      </w:r>
                      <w:r>
                        <w:rPr>
                          <w:color w:val="333333"/>
                        </w:rPr>
                        <w:t>poses</w:t>
                      </w:r>
                      <w:r>
                        <w:rPr>
                          <w:color w:val="333333"/>
                          <w:spacing w:val="-2"/>
                        </w:rPr>
                        <w:t xml:space="preserve"> </w:t>
                      </w:r>
                      <w:r>
                        <w:rPr>
                          <w:color w:val="333333"/>
                        </w:rPr>
                        <w:t>a</w:t>
                      </w:r>
                      <w:r>
                        <w:rPr>
                          <w:color w:val="333333"/>
                          <w:spacing w:val="-2"/>
                        </w:rPr>
                        <w:t xml:space="preserve"> </w:t>
                      </w:r>
                      <w:r>
                        <w:rPr>
                          <w:color w:val="333333"/>
                        </w:rPr>
                        <w:t>potential</w:t>
                      </w:r>
                      <w:r>
                        <w:rPr>
                          <w:color w:val="333333"/>
                          <w:spacing w:val="-2"/>
                        </w:rPr>
                        <w:t xml:space="preserve"> </w:t>
                      </w:r>
                      <w:r>
                        <w:rPr>
                          <w:color w:val="333333"/>
                        </w:rPr>
                        <w:t>risk</w:t>
                      </w:r>
                      <w:r>
                        <w:rPr>
                          <w:color w:val="333333"/>
                          <w:spacing w:val="-2"/>
                        </w:rPr>
                        <w:t xml:space="preserve"> </w:t>
                      </w:r>
                      <w:r>
                        <w:rPr>
                          <w:color w:val="333333"/>
                        </w:rPr>
                        <w:t>for</w:t>
                      </w:r>
                      <w:r>
                        <w:rPr>
                          <w:color w:val="333333"/>
                          <w:spacing w:val="-2"/>
                        </w:rPr>
                        <w:t xml:space="preserve"> </w:t>
                      </w:r>
                      <w:r>
                        <w:rPr>
                          <w:color w:val="333333"/>
                        </w:rPr>
                        <w:t>a</w:t>
                      </w:r>
                      <w:r>
                        <w:rPr>
                          <w:color w:val="333333"/>
                          <w:spacing w:val="-2"/>
                        </w:rPr>
                        <w:t xml:space="preserve"> </w:t>
                      </w:r>
                      <w:r>
                        <w:rPr>
                          <w:color w:val="333333"/>
                        </w:rPr>
                        <w:t>breach</w:t>
                      </w:r>
                      <w:r>
                        <w:rPr>
                          <w:color w:val="333333"/>
                          <w:spacing w:val="-2"/>
                        </w:rPr>
                        <w:t xml:space="preserve"> </w:t>
                      </w:r>
                      <w:r>
                        <w:rPr>
                          <w:color w:val="333333"/>
                        </w:rPr>
                        <w:t>of</w:t>
                      </w:r>
                      <w:r>
                        <w:rPr>
                          <w:color w:val="333333"/>
                          <w:spacing w:val="-2"/>
                        </w:rPr>
                        <w:t xml:space="preserve"> </w:t>
                      </w:r>
                      <w:r>
                        <w:rPr>
                          <w:color w:val="333333"/>
                        </w:rPr>
                        <w:t>confidentiality.</w:t>
                      </w:r>
                      <w:r>
                        <w:rPr>
                          <w:color w:val="333333"/>
                          <w:spacing w:val="-2"/>
                        </w:rPr>
                        <w:t xml:space="preserve"> </w:t>
                      </w:r>
                      <w:r>
                        <w:rPr>
                          <w:color w:val="333333"/>
                        </w:rPr>
                        <w:t>Please</w:t>
                      </w:r>
                      <w:r>
                        <w:rPr>
                          <w:color w:val="333333"/>
                          <w:spacing w:val="-2"/>
                        </w:rPr>
                        <w:t xml:space="preserve"> </w:t>
                      </w:r>
                      <w:r>
                        <w:rPr>
                          <w:color w:val="333333"/>
                        </w:rPr>
                        <w:t>describe</w:t>
                      </w:r>
                      <w:r>
                        <w:rPr>
                          <w:color w:val="333333"/>
                          <w:spacing w:val="-2"/>
                        </w:rPr>
                        <w:t xml:space="preserve"> </w:t>
                      </w:r>
                      <w:r>
                        <w:rPr>
                          <w:color w:val="333333"/>
                        </w:rPr>
                        <w:t>your</w:t>
                      </w:r>
                      <w:r>
                        <w:rPr>
                          <w:color w:val="333333"/>
                          <w:spacing w:val="-2"/>
                        </w:rPr>
                        <w:t xml:space="preserve"> </w:t>
                      </w:r>
                      <w:r>
                        <w:rPr>
                          <w:color w:val="333333"/>
                        </w:rPr>
                        <w:t>plan</w:t>
                      </w:r>
                      <w:r>
                        <w:rPr>
                          <w:color w:val="333333"/>
                          <w:spacing w:val="-2"/>
                        </w:rPr>
                        <w:t xml:space="preserve"> </w:t>
                      </w:r>
                      <w:r>
                        <w:rPr>
                          <w:color w:val="333333"/>
                          <w:spacing w:val="-5"/>
                        </w:rPr>
                        <w:t>for</w:t>
                      </w:r>
                    </w:p>
                    <w:p w14:paraId="6E021725" w14:textId="77777777" w:rsidR="00814875" w:rsidRDefault="00EA5180">
                      <w:pPr>
                        <w:pStyle w:val="BodyText"/>
                        <w:spacing w:line="225" w:lineRule="exact"/>
                        <w:rPr>
                          <w:color w:val="000000"/>
                        </w:rPr>
                      </w:pPr>
                      <w:r>
                        <w:rPr>
                          <w:color w:val="333333"/>
                        </w:rPr>
                        <w:t>minimizing</w:t>
                      </w:r>
                      <w:r>
                        <w:rPr>
                          <w:color w:val="333333"/>
                          <w:spacing w:val="-1"/>
                        </w:rPr>
                        <w:t xml:space="preserve"> </w:t>
                      </w:r>
                      <w:r>
                        <w:rPr>
                          <w:color w:val="333333"/>
                        </w:rPr>
                        <w:t>this</w:t>
                      </w:r>
                      <w:r>
                        <w:rPr>
                          <w:color w:val="333333"/>
                          <w:spacing w:val="-1"/>
                        </w:rPr>
                        <w:t xml:space="preserve"> </w:t>
                      </w:r>
                      <w:r>
                        <w:rPr>
                          <w:color w:val="333333"/>
                          <w:spacing w:val="-2"/>
                        </w:rPr>
                        <w:t>risk.</w:t>
                      </w:r>
                    </w:p>
                  </w:txbxContent>
                </v:textbox>
                <w10:wrap anchorx="page"/>
              </v:shape>
            </w:pict>
          </mc:Fallback>
        </mc:AlternateContent>
      </w:r>
      <w:r>
        <w:rPr>
          <w:color w:val="333333"/>
          <w:spacing w:val="-2"/>
          <w:sz w:val="20"/>
        </w:rPr>
        <w:t>A.6.1.</w:t>
      </w:r>
    </w:p>
    <w:p w14:paraId="55CE62C5" w14:textId="77777777" w:rsidR="00814875" w:rsidRDefault="00814875">
      <w:pPr>
        <w:pStyle w:val="BodyText"/>
        <w:spacing w:before="191"/>
        <w:rPr>
          <w:sz w:val="24"/>
        </w:rPr>
      </w:pPr>
    </w:p>
    <w:p w14:paraId="69B01281" w14:textId="77777777" w:rsidR="00814875" w:rsidRDefault="00EA5180">
      <w:pPr>
        <w:spacing w:line="225" w:lineRule="auto"/>
        <w:ind w:left="680" w:right="453"/>
        <w:rPr>
          <w:rFonts w:ascii="Times New Roman"/>
          <w:sz w:val="24"/>
        </w:rPr>
      </w:pPr>
      <w:r>
        <w:rPr>
          <w:rFonts w:ascii="Times New Roman"/>
          <w:color w:val="333333"/>
          <w:sz w:val="24"/>
        </w:rPr>
        <w:t>We</w:t>
      </w:r>
      <w:r>
        <w:rPr>
          <w:rFonts w:ascii="Times New Roman"/>
          <w:color w:val="333333"/>
          <w:spacing w:val="-3"/>
          <w:sz w:val="24"/>
        </w:rPr>
        <w:t xml:space="preserve"> </w:t>
      </w:r>
      <w:r>
        <w:rPr>
          <w:rFonts w:ascii="Times New Roman"/>
          <w:color w:val="333333"/>
          <w:sz w:val="24"/>
        </w:rPr>
        <w:t>only</w:t>
      </w:r>
      <w:r>
        <w:rPr>
          <w:rFonts w:ascii="Times New Roman"/>
          <w:color w:val="333333"/>
          <w:spacing w:val="-3"/>
          <w:sz w:val="24"/>
        </w:rPr>
        <w:t xml:space="preserve"> </w:t>
      </w:r>
      <w:r>
        <w:rPr>
          <w:rFonts w:ascii="Times New Roman"/>
          <w:color w:val="333333"/>
          <w:sz w:val="24"/>
        </w:rPr>
        <w:t>release</w:t>
      </w:r>
      <w:r>
        <w:rPr>
          <w:rFonts w:ascii="Times New Roman"/>
          <w:color w:val="333333"/>
          <w:spacing w:val="-3"/>
          <w:sz w:val="24"/>
        </w:rPr>
        <w:t xml:space="preserve"> </w:t>
      </w:r>
      <w:r>
        <w:rPr>
          <w:rFonts w:ascii="Times New Roman"/>
          <w:color w:val="333333"/>
          <w:sz w:val="24"/>
        </w:rPr>
        <w:t>results</w:t>
      </w:r>
      <w:r>
        <w:rPr>
          <w:rFonts w:ascii="Times New Roman"/>
          <w:color w:val="333333"/>
          <w:spacing w:val="-3"/>
          <w:sz w:val="24"/>
        </w:rPr>
        <w:t xml:space="preserve"> </w:t>
      </w:r>
      <w:r>
        <w:rPr>
          <w:rFonts w:ascii="Times New Roman"/>
          <w:color w:val="333333"/>
          <w:sz w:val="24"/>
        </w:rPr>
        <w:t>in</w:t>
      </w:r>
      <w:r>
        <w:rPr>
          <w:rFonts w:ascii="Times New Roman"/>
          <w:color w:val="333333"/>
          <w:spacing w:val="-3"/>
          <w:sz w:val="24"/>
        </w:rPr>
        <w:t xml:space="preserve"> </w:t>
      </w:r>
      <w:proofErr w:type="gramStart"/>
      <w:r>
        <w:rPr>
          <w:rFonts w:ascii="Times New Roman"/>
          <w:color w:val="333333"/>
          <w:sz w:val="24"/>
        </w:rPr>
        <w:t>aggregate</w:t>
      </w:r>
      <w:proofErr w:type="gramEnd"/>
      <w:r>
        <w:rPr>
          <w:rFonts w:ascii="Times New Roman"/>
          <w:color w:val="333333"/>
          <w:spacing w:val="-3"/>
          <w:sz w:val="24"/>
        </w:rPr>
        <w:t xml:space="preserve"> </w:t>
      </w:r>
      <w:r>
        <w:rPr>
          <w:rFonts w:ascii="Times New Roman"/>
          <w:color w:val="333333"/>
          <w:sz w:val="24"/>
        </w:rPr>
        <w:t>and</w:t>
      </w:r>
      <w:r>
        <w:rPr>
          <w:rFonts w:ascii="Times New Roman"/>
          <w:color w:val="333333"/>
          <w:spacing w:val="-3"/>
          <w:sz w:val="24"/>
        </w:rPr>
        <w:t xml:space="preserve"> </w:t>
      </w:r>
      <w:r>
        <w:rPr>
          <w:rFonts w:ascii="Times New Roman"/>
          <w:color w:val="333333"/>
          <w:sz w:val="24"/>
        </w:rPr>
        <w:t>do</w:t>
      </w:r>
      <w:r>
        <w:rPr>
          <w:rFonts w:ascii="Times New Roman"/>
          <w:color w:val="333333"/>
          <w:spacing w:val="-3"/>
          <w:sz w:val="24"/>
        </w:rPr>
        <w:t xml:space="preserve"> </w:t>
      </w:r>
      <w:r>
        <w:rPr>
          <w:rFonts w:ascii="Times New Roman"/>
          <w:color w:val="333333"/>
          <w:sz w:val="24"/>
        </w:rPr>
        <w:t>not</w:t>
      </w:r>
      <w:r>
        <w:rPr>
          <w:rFonts w:ascii="Times New Roman"/>
          <w:color w:val="333333"/>
          <w:spacing w:val="-3"/>
          <w:sz w:val="24"/>
        </w:rPr>
        <w:t xml:space="preserve"> </w:t>
      </w:r>
      <w:r>
        <w:rPr>
          <w:rFonts w:ascii="Times New Roman"/>
          <w:color w:val="333333"/>
          <w:sz w:val="24"/>
        </w:rPr>
        <w:t>report</w:t>
      </w:r>
      <w:r>
        <w:rPr>
          <w:rFonts w:ascii="Times New Roman"/>
          <w:color w:val="333333"/>
          <w:spacing w:val="-3"/>
          <w:sz w:val="24"/>
        </w:rPr>
        <w:t xml:space="preserve"> </w:t>
      </w:r>
      <w:r>
        <w:rPr>
          <w:rFonts w:ascii="Times New Roman"/>
          <w:color w:val="333333"/>
          <w:sz w:val="24"/>
        </w:rPr>
        <w:t>results</w:t>
      </w:r>
      <w:r>
        <w:rPr>
          <w:rFonts w:ascii="Times New Roman"/>
          <w:color w:val="333333"/>
          <w:spacing w:val="-3"/>
          <w:sz w:val="24"/>
        </w:rPr>
        <w:t xml:space="preserve"> </w:t>
      </w:r>
      <w:r>
        <w:rPr>
          <w:rFonts w:ascii="Times New Roman"/>
          <w:color w:val="333333"/>
          <w:sz w:val="24"/>
        </w:rPr>
        <w:t>that</w:t>
      </w:r>
      <w:r>
        <w:rPr>
          <w:rFonts w:ascii="Times New Roman"/>
          <w:color w:val="333333"/>
          <w:spacing w:val="-3"/>
          <w:sz w:val="24"/>
        </w:rPr>
        <w:t xml:space="preserve"> </w:t>
      </w:r>
      <w:r>
        <w:rPr>
          <w:rFonts w:ascii="Times New Roman"/>
          <w:color w:val="333333"/>
          <w:sz w:val="24"/>
        </w:rPr>
        <w:t>allow</w:t>
      </w:r>
      <w:r>
        <w:rPr>
          <w:rFonts w:ascii="Times New Roman"/>
          <w:color w:val="333333"/>
          <w:spacing w:val="-3"/>
          <w:sz w:val="24"/>
        </w:rPr>
        <w:t xml:space="preserve"> </w:t>
      </w:r>
      <w:r>
        <w:rPr>
          <w:rFonts w:ascii="Times New Roman"/>
          <w:color w:val="333333"/>
          <w:sz w:val="24"/>
        </w:rPr>
        <w:t>for</w:t>
      </w:r>
      <w:r>
        <w:rPr>
          <w:rFonts w:ascii="Times New Roman"/>
          <w:color w:val="333333"/>
          <w:spacing w:val="-3"/>
          <w:sz w:val="24"/>
        </w:rPr>
        <w:t xml:space="preserve"> </w:t>
      </w:r>
      <w:r>
        <w:rPr>
          <w:rFonts w:ascii="Times New Roman"/>
          <w:color w:val="333333"/>
          <w:sz w:val="24"/>
        </w:rPr>
        <w:t>identification</w:t>
      </w:r>
      <w:r>
        <w:rPr>
          <w:rFonts w:ascii="Times New Roman"/>
          <w:color w:val="333333"/>
          <w:spacing w:val="-3"/>
          <w:sz w:val="24"/>
        </w:rPr>
        <w:t xml:space="preserve"> </w:t>
      </w:r>
      <w:r>
        <w:rPr>
          <w:rFonts w:ascii="Times New Roman"/>
          <w:color w:val="333333"/>
          <w:sz w:val="24"/>
        </w:rPr>
        <w:t xml:space="preserve">of </w:t>
      </w:r>
      <w:r>
        <w:rPr>
          <w:rFonts w:ascii="Times New Roman"/>
          <w:color w:val="333333"/>
          <w:spacing w:val="-2"/>
          <w:sz w:val="24"/>
        </w:rPr>
        <w:t>providers.</w:t>
      </w:r>
    </w:p>
    <w:p w14:paraId="22C2D122" w14:textId="77777777" w:rsidR="00814875" w:rsidRDefault="00814875">
      <w:pPr>
        <w:spacing w:line="225" w:lineRule="auto"/>
        <w:rPr>
          <w:rFonts w:ascii="Times New Roman"/>
          <w:sz w:val="24"/>
        </w:rPr>
        <w:sectPr w:rsidR="00814875">
          <w:pgSz w:w="12240" w:h="15840"/>
          <w:pgMar w:top="580" w:right="720" w:bottom="460" w:left="720" w:header="170" w:footer="270" w:gutter="0"/>
          <w:cols w:space="720"/>
        </w:sectPr>
      </w:pPr>
    </w:p>
    <w:p w14:paraId="26DDB8E7" w14:textId="77777777" w:rsidR="00814875" w:rsidRDefault="00EA5180">
      <w:pPr>
        <w:pStyle w:val="BodyText"/>
        <w:rPr>
          <w:rFonts w:ascii="Times New Roman"/>
        </w:rPr>
      </w:pPr>
      <w:r>
        <w:rPr>
          <w:rFonts w:ascii="Times New Roman"/>
          <w:noProof/>
        </w:rPr>
        <w:lastRenderedPageBreak/>
        <mc:AlternateContent>
          <mc:Choice Requires="wps">
            <w:drawing>
              <wp:anchor distT="0" distB="0" distL="0" distR="0" simplePos="0" relativeHeight="15750656" behindDoc="0" locked="0" layoutInCell="1" allowOverlap="1" wp14:anchorId="5F208576" wp14:editId="7DACEF95">
                <wp:simplePos x="0" y="0"/>
                <wp:positionH relativeFrom="page">
                  <wp:posOffset>527050</wp:posOffset>
                </wp:positionH>
                <wp:positionV relativeFrom="page">
                  <wp:posOffset>457200</wp:posOffset>
                </wp:positionV>
                <wp:extent cx="12700" cy="911860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18600"/>
                        </a:xfrm>
                        <a:custGeom>
                          <a:avLst/>
                          <a:gdLst/>
                          <a:ahLst/>
                          <a:cxnLst/>
                          <a:rect l="l" t="t" r="r" b="b"/>
                          <a:pathLst>
                            <a:path w="12700" h="9118600">
                              <a:moveTo>
                                <a:pt x="12700" y="0"/>
                              </a:moveTo>
                              <a:lnTo>
                                <a:pt x="0" y="0"/>
                              </a:lnTo>
                              <a:lnTo>
                                <a:pt x="0" y="9118600"/>
                              </a:lnTo>
                              <a:lnTo>
                                <a:pt x="12700" y="9118600"/>
                              </a:lnTo>
                              <a:lnTo>
                                <a:pt x="127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0C26456" id="Graphic 134" o:spid="_x0000_s1026" style="position:absolute;margin-left:41.5pt;margin-top:36pt;width:1pt;height:718pt;z-index:15750656;visibility:visible;mso-wrap-style:square;mso-wrap-distance-left:0;mso-wrap-distance-top:0;mso-wrap-distance-right:0;mso-wrap-distance-bottom:0;mso-position-horizontal:absolute;mso-position-horizontal-relative:page;mso-position-vertical:absolute;mso-position-vertical-relative:page;v-text-anchor:top" coordsize="12700,911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" path="m12700,l,,,9118600r12700,l12700,xe" fillcolor="#ccc" stroked="f">
                <v:path arrowok="t"/>
                <w10:wrap anchorx="page" anchory="page"/>
              </v:shape>
            </w:pict>
          </mc:Fallback>
        </mc:AlternateContent>
      </w:r>
      <w:r>
        <w:rPr>
          <w:rFonts w:ascii="Times New Roman"/>
          <w:noProof/>
        </w:rPr>
        <mc:AlternateContent>
          <mc:Choice Requires="wps">
            <w:drawing>
              <wp:anchor distT="0" distB="0" distL="0" distR="0" simplePos="0" relativeHeight="15751168" behindDoc="0" locked="0" layoutInCell="1" allowOverlap="1" wp14:anchorId="6E7020A9" wp14:editId="5EA1E536">
                <wp:simplePos x="0" y="0"/>
                <wp:positionH relativeFrom="page">
                  <wp:posOffset>7219950</wp:posOffset>
                </wp:positionH>
                <wp:positionV relativeFrom="page">
                  <wp:posOffset>457200</wp:posOffset>
                </wp:positionV>
                <wp:extent cx="12700" cy="911860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18600"/>
                        </a:xfrm>
                        <a:custGeom>
                          <a:avLst/>
                          <a:gdLst/>
                          <a:ahLst/>
                          <a:cxnLst/>
                          <a:rect l="l" t="t" r="r" b="b"/>
                          <a:pathLst>
                            <a:path w="12700" h="9118600">
                              <a:moveTo>
                                <a:pt x="12700" y="0"/>
                              </a:moveTo>
                              <a:lnTo>
                                <a:pt x="0" y="0"/>
                              </a:lnTo>
                              <a:lnTo>
                                <a:pt x="0" y="9118600"/>
                              </a:lnTo>
                              <a:lnTo>
                                <a:pt x="12700" y="9118600"/>
                              </a:lnTo>
                              <a:lnTo>
                                <a:pt x="127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E76761F" id="Graphic 135" o:spid="_x0000_s1026" style="position:absolute;margin-left:568.5pt;margin-top:36pt;width:1pt;height:718pt;z-index:15751168;visibility:visible;mso-wrap-style:square;mso-wrap-distance-left:0;mso-wrap-distance-top:0;mso-wrap-distance-right:0;mso-wrap-distance-bottom:0;mso-position-horizontal:absolute;mso-position-horizontal-relative:page;mso-position-vertical:absolute;mso-position-vertical-relative:page;v-text-anchor:top" coordsize="12700,911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" path="m12700,l,,,9118600r12700,l12700,xe" fillcolor="#ccc" stroked="f">
                <v:path arrowok="t"/>
                <w10:wrap anchorx="page" anchory="page"/>
              </v:shape>
            </w:pict>
          </mc:Fallback>
        </mc:AlternateContent>
      </w:r>
    </w:p>
    <w:p w14:paraId="230B4E8F" w14:textId="77777777" w:rsidR="00814875" w:rsidRDefault="00814875">
      <w:pPr>
        <w:pStyle w:val="BodyText"/>
        <w:rPr>
          <w:rFonts w:ascii="Times New Roman"/>
        </w:rPr>
      </w:pPr>
    </w:p>
    <w:p w14:paraId="03D19939" w14:textId="77777777" w:rsidR="00814875" w:rsidRDefault="00814875">
      <w:pPr>
        <w:pStyle w:val="BodyText"/>
        <w:spacing w:before="193"/>
        <w:rPr>
          <w:rFonts w:ascii="Times New Roman"/>
        </w:rPr>
      </w:pPr>
    </w:p>
    <w:p w14:paraId="1AEFC7F2" w14:textId="77777777" w:rsidR="00814875" w:rsidRDefault="00EA5180">
      <w:pPr>
        <w:spacing w:before="1" w:line="230" w:lineRule="auto"/>
        <w:ind w:left="380" w:right="345"/>
        <w:rPr>
          <w:i/>
          <w:sz w:val="20"/>
        </w:rPr>
      </w:pPr>
      <w:r>
        <w:rPr>
          <w:i/>
          <w:color w:val="333333"/>
          <w:sz w:val="20"/>
        </w:rPr>
        <w:t>For</w:t>
      </w:r>
      <w:r>
        <w:rPr>
          <w:i/>
          <w:color w:val="333333"/>
          <w:spacing w:val="-2"/>
          <w:sz w:val="20"/>
        </w:rPr>
        <w:t xml:space="preserve"> </w:t>
      </w:r>
      <w:r>
        <w:rPr>
          <w:i/>
          <w:color w:val="333333"/>
          <w:sz w:val="20"/>
        </w:rPr>
        <w:t>each</w:t>
      </w:r>
      <w:r>
        <w:rPr>
          <w:i/>
          <w:color w:val="333333"/>
          <w:spacing w:val="-2"/>
          <w:sz w:val="20"/>
        </w:rPr>
        <w:t xml:space="preserve"> </w:t>
      </w:r>
      <w:r>
        <w:rPr>
          <w:i/>
          <w:color w:val="333333"/>
          <w:sz w:val="20"/>
        </w:rPr>
        <w:t>of</w:t>
      </w:r>
      <w:r>
        <w:rPr>
          <w:i/>
          <w:color w:val="333333"/>
          <w:spacing w:val="-2"/>
          <w:sz w:val="20"/>
        </w:rPr>
        <w:t xml:space="preserve"> </w:t>
      </w:r>
      <w:r>
        <w:rPr>
          <w:i/>
          <w:color w:val="333333"/>
          <w:sz w:val="20"/>
        </w:rPr>
        <w:t>the</w:t>
      </w:r>
      <w:r>
        <w:rPr>
          <w:i/>
          <w:color w:val="333333"/>
          <w:spacing w:val="-2"/>
          <w:sz w:val="20"/>
        </w:rPr>
        <w:t xml:space="preserve"> </w:t>
      </w:r>
      <w:r>
        <w:rPr>
          <w:i/>
          <w:color w:val="333333"/>
          <w:sz w:val="20"/>
        </w:rPr>
        <w:t>following</w:t>
      </w:r>
      <w:r>
        <w:rPr>
          <w:i/>
          <w:color w:val="333333"/>
          <w:spacing w:val="-2"/>
          <w:sz w:val="20"/>
        </w:rPr>
        <w:t xml:space="preserve"> </w:t>
      </w:r>
      <w:r>
        <w:rPr>
          <w:i/>
          <w:color w:val="333333"/>
          <w:sz w:val="20"/>
        </w:rPr>
        <w:t>categories</w:t>
      </w:r>
      <w:r>
        <w:rPr>
          <w:i/>
          <w:color w:val="333333"/>
          <w:spacing w:val="-2"/>
          <w:sz w:val="20"/>
        </w:rPr>
        <w:t xml:space="preserve"> </w:t>
      </w:r>
      <w:r>
        <w:rPr>
          <w:i/>
          <w:color w:val="333333"/>
          <w:sz w:val="20"/>
        </w:rPr>
        <w:t>of</w:t>
      </w:r>
      <w:r>
        <w:rPr>
          <w:i/>
          <w:color w:val="333333"/>
          <w:spacing w:val="-2"/>
          <w:sz w:val="20"/>
        </w:rPr>
        <w:t xml:space="preserve"> </w:t>
      </w:r>
      <w:r>
        <w:rPr>
          <w:i/>
          <w:color w:val="333333"/>
          <w:sz w:val="20"/>
        </w:rPr>
        <w:t>risk</w:t>
      </w:r>
      <w:r>
        <w:rPr>
          <w:i/>
          <w:color w:val="333333"/>
          <w:spacing w:val="-2"/>
          <w:sz w:val="20"/>
        </w:rPr>
        <w:t xml:space="preserve"> </w:t>
      </w:r>
      <w:r>
        <w:rPr>
          <w:i/>
          <w:color w:val="333333"/>
          <w:sz w:val="20"/>
        </w:rPr>
        <w:t>you</w:t>
      </w:r>
      <w:r>
        <w:rPr>
          <w:i/>
          <w:color w:val="333333"/>
          <w:spacing w:val="-2"/>
          <w:sz w:val="20"/>
        </w:rPr>
        <w:t xml:space="preserve"> </w:t>
      </w:r>
      <w:r>
        <w:rPr>
          <w:i/>
          <w:color w:val="333333"/>
          <w:sz w:val="20"/>
        </w:rPr>
        <w:t>will</w:t>
      </w:r>
      <w:r>
        <w:rPr>
          <w:i/>
          <w:color w:val="333333"/>
          <w:spacing w:val="-2"/>
          <w:sz w:val="20"/>
        </w:rPr>
        <w:t xml:space="preserve"> </w:t>
      </w:r>
      <w:r>
        <w:rPr>
          <w:i/>
          <w:color w:val="333333"/>
          <w:sz w:val="20"/>
        </w:rPr>
        <w:t>be</w:t>
      </w:r>
      <w:r>
        <w:rPr>
          <w:i/>
          <w:color w:val="333333"/>
          <w:spacing w:val="-2"/>
          <w:sz w:val="20"/>
        </w:rPr>
        <w:t xml:space="preserve"> </w:t>
      </w:r>
      <w:r>
        <w:rPr>
          <w:i/>
          <w:color w:val="333333"/>
          <w:sz w:val="20"/>
        </w:rPr>
        <w:t>asked</w:t>
      </w:r>
      <w:r>
        <w:rPr>
          <w:i/>
          <w:color w:val="333333"/>
          <w:spacing w:val="-2"/>
          <w:sz w:val="20"/>
        </w:rPr>
        <w:t xml:space="preserve"> </w:t>
      </w:r>
      <w:r>
        <w:rPr>
          <w:i/>
          <w:color w:val="333333"/>
          <w:sz w:val="20"/>
        </w:rPr>
        <w:t>to</w:t>
      </w:r>
      <w:r>
        <w:rPr>
          <w:i/>
          <w:color w:val="333333"/>
          <w:spacing w:val="-2"/>
          <w:sz w:val="20"/>
        </w:rPr>
        <w:t xml:space="preserve"> </w:t>
      </w:r>
      <w:r>
        <w:rPr>
          <w:i/>
          <w:color w:val="333333"/>
          <w:sz w:val="20"/>
        </w:rPr>
        <w:t>describe</w:t>
      </w:r>
      <w:r>
        <w:rPr>
          <w:i/>
          <w:color w:val="333333"/>
          <w:spacing w:val="-2"/>
          <w:sz w:val="20"/>
        </w:rPr>
        <w:t xml:space="preserve"> </w:t>
      </w:r>
      <w:r>
        <w:rPr>
          <w:i/>
          <w:color w:val="333333"/>
          <w:sz w:val="20"/>
        </w:rPr>
        <w:t>any</w:t>
      </w:r>
      <w:r>
        <w:rPr>
          <w:i/>
          <w:color w:val="333333"/>
          <w:spacing w:val="-2"/>
          <w:sz w:val="20"/>
        </w:rPr>
        <w:t xml:space="preserve"> </w:t>
      </w:r>
      <w:r>
        <w:rPr>
          <w:i/>
          <w:color w:val="333333"/>
          <w:sz w:val="20"/>
        </w:rPr>
        <w:t>items</w:t>
      </w:r>
      <w:r>
        <w:rPr>
          <w:i/>
          <w:color w:val="333333"/>
          <w:spacing w:val="-2"/>
          <w:sz w:val="20"/>
        </w:rPr>
        <w:t xml:space="preserve"> </w:t>
      </w:r>
      <w:r>
        <w:rPr>
          <w:i/>
          <w:color w:val="333333"/>
          <w:sz w:val="20"/>
        </w:rPr>
        <w:t>checked</w:t>
      </w:r>
      <w:r>
        <w:rPr>
          <w:i/>
          <w:color w:val="333333"/>
          <w:spacing w:val="-2"/>
          <w:sz w:val="20"/>
        </w:rPr>
        <w:t xml:space="preserve"> </w:t>
      </w:r>
      <w:r>
        <w:rPr>
          <w:i/>
          <w:color w:val="333333"/>
          <w:sz w:val="20"/>
        </w:rPr>
        <w:t>and</w:t>
      </w:r>
      <w:r>
        <w:rPr>
          <w:i/>
          <w:color w:val="333333"/>
          <w:spacing w:val="-2"/>
          <w:sz w:val="20"/>
        </w:rPr>
        <w:t xml:space="preserve"> </w:t>
      </w:r>
      <w:r>
        <w:rPr>
          <w:i/>
          <w:color w:val="333333"/>
          <w:sz w:val="20"/>
        </w:rPr>
        <w:t>what</w:t>
      </w:r>
      <w:r>
        <w:rPr>
          <w:i/>
          <w:color w:val="333333"/>
          <w:spacing w:val="-2"/>
          <w:sz w:val="20"/>
        </w:rPr>
        <w:t xml:space="preserve"> </w:t>
      </w:r>
      <w:r>
        <w:rPr>
          <w:i/>
          <w:color w:val="333333"/>
          <w:sz w:val="20"/>
        </w:rPr>
        <w:t>will</w:t>
      </w:r>
      <w:r>
        <w:rPr>
          <w:i/>
          <w:color w:val="333333"/>
          <w:spacing w:val="-2"/>
          <w:sz w:val="20"/>
        </w:rPr>
        <w:t xml:space="preserve"> </w:t>
      </w:r>
      <w:r>
        <w:rPr>
          <w:i/>
          <w:color w:val="333333"/>
          <w:sz w:val="20"/>
        </w:rPr>
        <w:t>be</w:t>
      </w:r>
      <w:r>
        <w:rPr>
          <w:i/>
          <w:color w:val="333333"/>
          <w:spacing w:val="-2"/>
          <w:sz w:val="20"/>
        </w:rPr>
        <w:t xml:space="preserve"> </w:t>
      </w:r>
      <w:r>
        <w:rPr>
          <w:i/>
          <w:color w:val="333333"/>
          <w:sz w:val="20"/>
        </w:rPr>
        <w:t>done to minimize the risks.</w:t>
      </w:r>
    </w:p>
    <w:p w14:paraId="7BD65724" w14:textId="77777777" w:rsidR="00814875" w:rsidRDefault="00814875">
      <w:pPr>
        <w:pStyle w:val="BodyText"/>
        <w:spacing w:before="60"/>
        <w:rPr>
          <w:i/>
        </w:rPr>
      </w:pPr>
    </w:p>
    <w:p w14:paraId="68DA042D" w14:textId="77777777" w:rsidR="00814875" w:rsidRDefault="00EA5180">
      <w:pPr>
        <w:ind w:left="380"/>
        <w:rPr>
          <w:sz w:val="20"/>
        </w:rPr>
      </w:pPr>
      <w:r>
        <w:rPr>
          <w:noProof/>
          <w:sz w:val="20"/>
        </w:rPr>
        <mc:AlternateContent>
          <mc:Choice Requires="wps">
            <w:drawing>
              <wp:anchor distT="0" distB="0" distL="0" distR="0" simplePos="0" relativeHeight="15755776" behindDoc="0" locked="0" layoutInCell="1" allowOverlap="1" wp14:anchorId="03E31F2A" wp14:editId="3B2F39DE">
                <wp:simplePos x="0" y="0"/>
                <wp:positionH relativeFrom="page">
                  <wp:posOffset>1079500</wp:posOffset>
                </wp:positionH>
                <wp:positionV relativeFrom="paragraph">
                  <wp:posOffset>18023</wp:posOffset>
                </wp:positionV>
                <wp:extent cx="5778500" cy="13970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435CEE1F" w14:textId="77777777" w:rsidR="00814875" w:rsidRDefault="00EA5180">
                            <w:pPr>
                              <w:pStyle w:val="BodyText"/>
                              <w:spacing w:line="202" w:lineRule="exact"/>
                              <w:rPr>
                                <w:color w:val="000000"/>
                              </w:rPr>
                            </w:pPr>
                            <w:r>
                              <w:rPr>
                                <w:color w:val="333333"/>
                                <w:spacing w:val="-2"/>
                              </w:rPr>
                              <w:t>Psychological</w:t>
                            </w:r>
                          </w:p>
                        </w:txbxContent>
                      </wps:txbx>
                      <wps:bodyPr wrap="square" lIns="0" tIns="0" rIns="0" bIns="0" rtlCol="0">
                        <a:noAutofit/>
                      </wps:bodyPr>
                    </wps:wsp>
                  </a:graphicData>
                </a:graphic>
              </wp:anchor>
            </w:drawing>
          </mc:Choice>
          <mc:Fallback>
            <w:pict>
              <v:shape w14:anchorId="03E31F2A" id="Textbox 136" o:spid="_x0000_s1064" type="#_x0000_t202" style="position:absolute;left:0;text-align:left;margin-left:85pt;margin-top:1.4pt;width:455pt;height:11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" fillcolor="#dfebf4" stroked="f">
                <v:textbox inset="0,0,0,0">
                  <w:txbxContent>
                    <w:p w14:paraId="435CEE1F" w14:textId="77777777" w:rsidR="00814875" w:rsidRDefault="00EA5180">
                      <w:pPr>
                        <w:pStyle w:val="BodyText"/>
                        <w:spacing w:line="202" w:lineRule="exact"/>
                        <w:rPr>
                          <w:color w:val="000000"/>
                        </w:rPr>
                      </w:pPr>
                      <w:r>
                        <w:rPr>
                          <w:color w:val="333333"/>
                          <w:spacing w:val="-2"/>
                        </w:rPr>
                        <w:t>Psychological</w:t>
                      </w:r>
                    </w:p>
                  </w:txbxContent>
                </v:textbox>
                <w10:wrap anchorx="page"/>
              </v:shape>
            </w:pict>
          </mc:Fallback>
        </mc:AlternateContent>
      </w:r>
      <w:r>
        <w:rPr>
          <w:color w:val="333333"/>
          <w:spacing w:val="-2"/>
          <w:sz w:val="20"/>
        </w:rPr>
        <w:t>A.6.2.</w:t>
      </w:r>
    </w:p>
    <w:p w14:paraId="0EDF152E"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67C63170" w14:textId="77777777">
        <w:trPr>
          <w:trHeight w:val="390"/>
        </w:trPr>
        <w:tc>
          <w:tcPr>
            <w:tcW w:w="9080" w:type="dxa"/>
            <w:tcBorders>
              <w:bottom w:val="nil"/>
            </w:tcBorders>
            <w:shd w:val="clear" w:color="auto" w:fill="EEEEEE"/>
          </w:tcPr>
          <w:p w14:paraId="1F3C4F98" w14:textId="77777777" w:rsidR="00814875" w:rsidRDefault="00EA5180">
            <w:pPr>
              <w:pStyle w:val="TableParagraph"/>
              <w:spacing w:before="50"/>
              <w:rPr>
                <w:sz w:val="24"/>
              </w:rPr>
            </w:pPr>
            <w:r>
              <w:rPr>
                <w:noProof/>
              </w:rPr>
              <w:drawing>
                <wp:inline distT="0" distB="0" distL="0" distR="0" wp14:anchorId="1DCBC88D" wp14:editId="2DD986F7">
                  <wp:extent cx="152400" cy="152400"/>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Emotional distress</w:t>
            </w:r>
          </w:p>
        </w:tc>
      </w:tr>
      <w:tr w:rsidR="00814875" w14:paraId="3BB9862A" w14:textId="77777777">
        <w:trPr>
          <w:trHeight w:val="390"/>
        </w:trPr>
        <w:tc>
          <w:tcPr>
            <w:tcW w:w="9080" w:type="dxa"/>
            <w:tcBorders>
              <w:top w:val="nil"/>
            </w:tcBorders>
          </w:tcPr>
          <w:p w14:paraId="396390DF" w14:textId="77777777" w:rsidR="00814875" w:rsidRDefault="00EA5180">
            <w:pPr>
              <w:pStyle w:val="TableParagraph"/>
              <w:spacing w:before="40"/>
              <w:ind w:left="75"/>
              <w:rPr>
                <w:sz w:val="24"/>
              </w:rPr>
            </w:pPr>
            <w:r>
              <w:rPr>
                <w:noProof/>
                <w:position w:val="1"/>
              </w:rPr>
              <w:drawing>
                <wp:inline distT="0" distB="0" distL="0" distR="0" wp14:anchorId="0D1B7EFC" wp14:editId="72E3476F">
                  <wp:extent cx="142875" cy="142875"/>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Other</w:t>
            </w:r>
          </w:p>
        </w:tc>
      </w:tr>
    </w:tbl>
    <w:p w14:paraId="575CDA37" w14:textId="77777777" w:rsidR="00814875" w:rsidRDefault="00814875">
      <w:pPr>
        <w:pStyle w:val="BodyText"/>
        <w:spacing w:before="72"/>
      </w:pPr>
    </w:p>
    <w:p w14:paraId="202C4B78" w14:textId="77777777" w:rsidR="00814875" w:rsidRDefault="00EA5180">
      <w:pPr>
        <w:ind w:left="380"/>
        <w:rPr>
          <w:sz w:val="20"/>
        </w:rPr>
      </w:pPr>
      <w:r>
        <w:rPr>
          <w:noProof/>
          <w:sz w:val="20"/>
        </w:rPr>
        <mc:AlternateContent>
          <mc:Choice Requires="wps">
            <w:drawing>
              <wp:anchor distT="0" distB="0" distL="0" distR="0" simplePos="0" relativeHeight="15755264" behindDoc="0" locked="0" layoutInCell="1" allowOverlap="1" wp14:anchorId="14386EE1" wp14:editId="54026376">
                <wp:simplePos x="0" y="0"/>
                <wp:positionH relativeFrom="page">
                  <wp:posOffset>1079500</wp:posOffset>
                </wp:positionH>
                <wp:positionV relativeFrom="paragraph">
                  <wp:posOffset>17792</wp:posOffset>
                </wp:positionV>
                <wp:extent cx="5778500" cy="2794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BC48EAE" w14:textId="77777777" w:rsidR="00814875" w:rsidRDefault="00EA5180">
                            <w:pPr>
                              <w:pStyle w:val="BodyText"/>
                              <w:spacing w:line="197"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psychological</w:t>
                            </w:r>
                            <w:r>
                              <w:rPr>
                                <w:color w:val="333333"/>
                                <w:spacing w:val="-1"/>
                              </w:rPr>
                              <w:t xml:space="preserve"> </w:t>
                            </w:r>
                            <w:r>
                              <w:rPr>
                                <w:color w:val="333333"/>
                              </w:rPr>
                              <w:t>risks</w:t>
                            </w:r>
                            <w:r>
                              <w:rPr>
                                <w:color w:val="333333"/>
                                <w:spacing w:val="-2"/>
                              </w:rPr>
                              <w:t xml:space="preserve"> </w:t>
                            </w:r>
                            <w:r>
                              <w:rPr>
                                <w:color w:val="333333"/>
                              </w:rPr>
                              <w:t>checked</w:t>
                            </w:r>
                            <w:r>
                              <w:rPr>
                                <w:color w:val="333333"/>
                                <w:spacing w:val="-1"/>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2"/>
                              </w:rPr>
                              <w:t xml:space="preserve"> </w:t>
                            </w:r>
                            <w:r>
                              <w:rPr>
                                <w:color w:val="333333"/>
                              </w:rPr>
                              <w:t>be</w:t>
                            </w:r>
                            <w:r>
                              <w:rPr>
                                <w:color w:val="333333"/>
                                <w:spacing w:val="-1"/>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spacing w:val="-2"/>
                              </w:rPr>
                              <w:t>these</w:t>
                            </w:r>
                          </w:p>
                          <w:p w14:paraId="5EA2624E" w14:textId="77777777" w:rsidR="00814875" w:rsidRDefault="00EA5180">
                            <w:pPr>
                              <w:pStyle w:val="BodyText"/>
                              <w:spacing w:line="225" w:lineRule="exact"/>
                              <w:rPr>
                                <w:color w:val="000000"/>
                              </w:rPr>
                            </w:pPr>
                            <w:r>
                              <w:rPr>
                                <w:color w:val="333333"/>
                                <w:spacing w:val="-2"/>
                              </w:rPr>
                              <w:t>risks</w:t>
                            </w:r>
                          </w:p>
                        </w:txbxContent>
                      </wps:txbx>
                      <wps:bodyPr wrap="square" lIns="0" tIns="0" rIns="0" bIns="0" rtlCol="0">
                        <a:noAutofit/>
                      </wps:bodyPr>
                    </wps:wsp>
                  </a:graphicData>
                </a:graphic>
              </wp:anchor>
            </w:drawing>
          </mc:Choice>
          <mc:Fallback>
            <w:pict>
              <v:shape w14:anchorId="14386EE1" id="Textbox 139" o:spid="_x0000_s1065" type="#_x0000_t202" style="position:absolute;left:0;text-align:left;margin-left:85pt;margin-top:1.4pt;width:455pt;height:22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sLktA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" fillcolor="#dfebf4" stroked="f">
                <v:textbox inset="0,0,0,0">
                  <w:txbxContent>
                    <w:p w14:paraId="1BC48EAE" w14:textId="77777777" w:rsidR="00814875" w:rsidRDefault="00EA5180">
                      <w:pPr>
                        <w:pStyle w:val="BodyText"/>
                        <w:spacing w:line="197"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psychological</w:t>
                      </w:r>
                      <w:r>
                        <w:rPr>
                          <w:color w:val="333333"/>
                          <w:spacing w:val="-1"/>
                        </w:rPr>
                        <w:t xml:space="preserve"> </w:t>
                      </w:r>
                      <w:r>
                        <w:rPr>
                          <w:color w:val="333333"/>
                        </w:rPr>
                        <w:t>risks</w:t>
                      </w:r>
                      <w:r>
                        <w:rPr>
                          <w:color w:val="333333"/>
                          <w:spacing w:val="-2"/>
                        </w:rPr>
                        <w:t xml:space="preserve"> </w:t>
                      </w:r>
                      <w:r>
                        <w:rPr>
                          <w:color w:val="333333"/>
                        </w:rPr>
                        <w:t>checked</w:t>
                      </w:r>
                      <w:r>
                        <w:rPr>
                          <w:color w:val="333333"/>
                          <w:spacing w:val="-1"/>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2"/>
                        </w:rPr>
                        <w:t xml:space="preserve"> </w:t>
                      </w:r>
                      <w:r>
                        <w:rPr>
                          <w:color w:val="333333"/>
                        </w:rPr>
                        <w:t>be</w:t>
                      </w:r>
                      <w:r>
                        <w:rPr>
                          <w:color w:val="333333"/>
                          <w:spacing w:val="-1"/>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spacing w:val="-2"/>
                        </w:rPr>
                        <w:t>these</w:t>
                      </w:r>
                    </w:p>
                    <w:p w14:paraId="5EA2624E" w14:textId="77777777" w:rsidR="00814875" w:rsidRDefault="00EA5180">
                      <w:pPr>
                        <w:pStyle w:val="BodyText"/>
                        <w:spacing w:line="225" w:lineRule="exact"/>
                        <w:rPr>
                          <w:color w:val="000000"/>
                        </w:rPr>
                      </w:pPr>
                      <w:r>
                        <w:rPr>
                          <w:color w:val="333333"/>
                          <w:spacing w:val="-2"/>
                        </w:rPr>
                        <w:t>risks</w:t>
                      </w:r>
                    </w:p>
                  </w:txbxContent>
                </v:textbox>
                <w10:wrap anchorx="page"/>
              </v:shape>
            </w:pict>
          </mc:Fallback>
        </mc:AlternateContent>
      </w:r>
      <w:r>
        <w:rPr>
          <w:color w:val="333333"/>
          <w:spacing w:val="-2"/>
          <w:sz w:val="20"/>
        </w:rPr>
        <w:t>A.6.3.</w:t>
      </w:r>
    </w:p>
    <w:p w14:paraId="5E580C1D" w14:textId="77777777" w:rsidR="00814875" w:rsidRDefault="00EA5180">
      <w:pPr>
        <w:spacing w:before="27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72D5A659" w14:textId="77777777" w:rsidR="00814875" w:rsidRDefault="00814875">
      <w:pPr>
        <w:pStyle w:val="BodyText"/>
        <w:spacing w:before="10"/>
        <w:rPr>
          <w:rFonts w:ascii="Times New Roman"/>
        </w:rPr>
      </w:pPr>
    </w:p>
    <w:p w14:paraId="095BA12B" w14:textId="77777777" w:rsidR="00814875" w:rsidRDefault="00EA5180">
      <w:pPr>
        <w:ind w:left="380"/>
        <w:rPr>
          <w:sz w:val="20"/>
        </w:rPr>
      </w:pPr>
      <w:r>
        <w:rPr>
          <w:noProof/>
          <w:sz w:val="20"/>
        </w:rPr>
        <mc:AlternateContent>
          <mc:Choice Requires="wps">
            <w:drawing>
              <wp:anchor distT="0" distB="0" distL="0" distR="0" simplePos="0" relativeHeight="15754752" behindDoc="0" locked="0" layoutInCell="1" allowOverlap="1" wp14:anchorId="7AAE88C5" wp14:editId="14C1E4C8">
                <wp:simplePos x="0" y="0"/>
                <wp:positionH relativeFrom="page">
                  <wp:posOffset>1079500</wp:posOffset>
                </wp:positionH>
                <wp:positionV relativeFrom="paragraph">
                  <wp:posOffset>17832</wp:posOffset>
                </wp:positionV>
                <wp:extent cx="5778500" cy="1397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67AE48DC" w14:textId="77777777" w:rsidR="00814875" w:rsidRDefault="00EA5180">
                            <w:pPr>
                              <w:pStyle w:val="BodyText"/>
                              <w:spacing w:line="202" w:lineRule="exact"/>
                              <w:rPr>
                                <w:color w:val="000000"/>
                              </w:rPr>
                            </w:pPr>
                            <w:r>
                              <w:rPr>
                                <w:color w:val="333333"/>
                                <w:spacing w:val="-2"/>
                              </w:rPr>
                              <w:t>Social</w:t>
                            </w:r>
                          </w:p>
                        </w:txbxContent>
                      </wps:txbx>
                      <wps:bodyPr wrap="square" lIns="0" tIns="0" rIns="0" bIns="0" rtlCol="0">
                        <a:noAutofit/>
                      </wps:bodyPr>
                    </wps:wsp>
                  </a:graphicData>
                </a:graphic>
              </wp:anchor>
            </w:drawing>
          </mc:Choice>
          <mc:Fallback>
            <w:pict>
              <v:shape w14:anchorId="7AAE88C5" id="Textbox 140" o:spid="_x0000_s1066" type="#_x0000_t202" style="position:absolute;left:0;text-align:left;margin-left:85pt;margin-top:1.4pt;width:455pt;height:11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" fillcolor="#dfebf4" stroked="f">
                <v:textbox inset="0,0,0,0">
                  <w:txbxContent>
                    <w:p w14:paraId="67AE48DC" w14:textId="77777777" w:rsidR="00814875" w:rsidRDefault="00EA5180">
                      <w:pPr>
                        <w:pStyle w:val="BodyText"/>
                        <w:spacing w:line="202" w:lineRule="exact"/>
                        <w:rPr>
                          <w:color w:val="000000"/>
                        </w:rPr>
                      </w:pPr>
                      <w:r>
                        <w:rPr>
                          <w:color w:val="333333"/>
                          <w:spacing w:val="-2"/>
                        </w:rPr>
                        <w:t>Social</w:t>
                      </w:r>
                    </w:p>
                  </w:txbxContent>
                </v:textbox>
                <w10:wrap anchorx="page"/>
              </v:shape>
            </w:pict>
          </mc:Fallback>
        </mc:AlternateContent>
      </w:r>
      <w:r>
        <w:rPr>
          <w:color w:val="333333"/>
          <w:spacing w:val="-2"/>
          <w:sz w:val="20"/>
        </w:rPr>
        <w:t>A.6.4.</w:t>
      </w:r>
    </w:p>
    <w:p w14:paraId="1B42936A"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6E9034EE" w14:textId="77777777">
        <w:trPr>
          <w:trHeight w:val="390"/>
        </w:trPr>
        <w:tc>
          <w:tcPr>
            <w:tcW w:w="9080" w:type="dxa"/>
            <w:tcBorders>
              <w:bottom w:val="nil"/>
            </w:tcBorders>
            <w:shd w:val="clear" w:color="auto" w:fill="EEEEEE"/>
          </w:tcPr>
          <w:p w14:paraId="641E041A" w14:textId="77777777" w:rsidR="00814875" w:rsidRDefault="00EA5180">
            <w:pPr>
              <w:pStyle w:val="TableParagraph"/>
              <w:spacing w:before="50"/>
              <w:rPr>
                <w:sz w:val="24"/>
              </w:rPr>
            </w:pPr>
            <w:r>
              <w:rPr>
                <w:noProof/>
              </w:rPr>
              <w:drawing>
                <wp:inline distT="0" distB="0" distL="0" distR="0" wp14:anchorId="6D727FD4" wp14:editId="5C9EEA8A">
                  <wp:extent cx="152400" cy="152400"/>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9" cstate="print"/>
                          <a:stretch>
                            <a:fillRect/>
                          </a:stretch>
                        </pic:blipFill>
                        <pic:spPr>
                          <a:xfrm>
                            <a:off x="0" y="0"/>
                            <a:ext cx="152400" cy="152400"/>
                          </a:xfrm>
                          <a:prstGeom prst="rect">
                            <a:avLst/>
                          </a:prstGeom>
                        </pic:spPr>
                      </pic:pic>
                    </a:graphicData>
                  </a:graphic>
                </wp:inline>
              </w:drawing>
            </w:r>
            <w:r>
              <w:rPr>
                <w:spacing w:val="12"/>
                <w:sz w:val="20"/>
              </w:rPr>
              <w:t xml:space="preserve"> </w:t>
            </w:r>
            <w:r>
              <w:rPr>
                <w:color w:val="333333"/>
                <w:sz w:val="24"/>
              </w:rPr>
              <w:t>Loss of reputation or standing within the community</w:t>
            </w:r>
          </w:p>
        </w:tc>
      </w:tr>
      <w:tr w:rsidR="00814875" w14:paraId="456DCFC9" w14:textId="77777777">
        <w:trPr>
          <w:trHeight w:val="680"/>
        </w:trPr>
        <w:tc>
          <w:tcPr>
            <w:tcW w:w="9080" w:type="dxa"/>
            <w:tcBorders>
              <w:top w:val="nil"/>
              <w:bottom w:val="nil"/>
            </w:tcBorders>
          </w:tcPr>
          <w:p w14:paraId="2D4B8659" w14:textId="77777777" w:rsidR="00814875" w:rsidRDefault="00EA5180">
            <w:pPr>
              <w:pStyle w:val="TableParagraph"/>
              <w:spacing w:before="40" w:line="242" w:lineRule="auto"/>
              <w:ind w:firstLine="15"/>
              <w:rPr>
                <w:sz w:val="24"/>
              </w:rPr>
            </w:pPr>
            <w:r>
              <w:rPr>
                <w:noProof/>
                <w:position w:val="1"/>
              </w:rPr>
              <w:drawing>
                <wp:inline distT="0" distB="0" distL="0" distR="0" wp14:anchorId="57989A28" wp14:editId="145ECB33">
                  <wp:extent cx="142875" cy="142875"/>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Harms</w:t>
            </w:r>
            <w:r>
              <w:rPr>
                <w:color w:val="333333"/>
                <w:spacing w:val="-3"/>
                <w:sz w:val="24"/>
              </w:rPr>
              <w:t xml:space="preserve"> </w:t>
            </w:r>
            <w:r>
              <w:rPr>
                <w:color w:val="333333"/>
                <w:sz w:val="24"/>
              </w:rPr>
              <w:t>to</w:t>
            </w:r>
            <w:r>
              <w:rPr>
                <w:color w:val="333333"/>
                <w:spacing w:val="-3"/>
                <w:sz w:val="24"/>
              </w:rPr>
              <w:t xml:space="preserve"> </w:t>
            </w:r>
            <w:r>
              <w:rPr>
                <w:color w:val="333333"/>
                <w:sz w:val="24"/>
              </w:rPr>
              <w:t>a</w:t>
            </w:r>
            <w:r>
              <w:rPr>
                <w:color w:val="333333"/>
                <w:spacing w:val="-4"/>
                <w:sz w:val="24"/>
              </w:rPr>
              <w:t xml:space="preserve"> </w:t>
            </w:r>
            <w:r>
              <w:rPr>
                <w:color w:val="333333"/>
                <w:sz w:val="24"/>
              </w:rPr>
              <w:t>larger</w:t>
            </w:r>
            <w:r>
              <w:rPr>
                <w:color w:val="333333"/>
                <w:spacing w:val="-3"/>
                <w:sz w:val="24"/>
              </w:rPr>
              <w:t xml:space="preserve"> </w:t>
            </w:r>
            <w:r>
              <w:rPr>
                <w:color w:val="333333"/>
                <w:sz w:val="24"/>
              </w:rPr>
              <w:t>group</w:t>
            </w:r>
            <w:r>
              <w:rPr>
                <w:color w:val="333333"/>
                <w:spacing w:val="-3"/>
                <w:sz w:val="24"/>
              </w:rPr>
              <w:t xml:space="preserve"> </w:t>
            </w:r>
            <w:r>
              <w:rPr>
                <w:color w:val="333333"/>
                <w:sz w:val="24"/>
              </w:rPr>
              <w:t>or</w:t>
            </w:r>
            <w:r>
              <w:rPr>
                <w:color w:val="333333"/>
                <w:spacing w:val="-3"/>
                <w:sz w:val="24"/>
              </w:rPr>
              <w:t xml:space="preserve"> </w:t>
            </w:r>
            <w:r>
              <w:rPr>
                <w:color w:val="333333"/>
                <w:sz w:val="24"/>
              </w:rPr>
              <w:t>community</w:t>
            </w:r>
            <w:r>
              <w:rPr>
                <w:color w:val="333333"/>
                <w:spacing w:val="-3"/>
                <w:sz w:val="24"/>
              </w:rPr>
              <w:t xml:space="preserve"> </w:t>
            </w:r>
            <w:r>
              <w:rPr>
                <w:color w:val="333333"/>
                <w:sz w:val="24"/>
              </w:rPr>
              <w:t>beyond</w:t>
            </w:r>
            <w:r>
              <w:rPr>
                <w:color w:val="333333"/>
                <w:spacing w:val="-3"/>
                <w:sz w:val="24"/>
              </w:rPr>
              <w:t xml:space="preserve"> </w:t>
            </w:r>
            <w:r>
              <w:rPr>
                <w:color w:val="333333"/>
                <w:sz w:val="24"/>
              </w:rPr>
              <w:t>the</w:t>
            </w:r>
            <w:r>
              <w:rPr>
                <w:color w:val="333333"/>
                <w:spacing w:val="-4"/>
                <w:sz w:val="24"/>
              </w:rPr>
              <w:t xml:space="preserve"> </w:t>
            </w:r>
            <w:r>
              <w:rPr>
                <w:color w:val="333333"/>
                <w:sz w:val="24"/>
              </w:rPr>
              <w:t>subjects</w:t>
            </w:r>
            <w:r>
              <w:rPr>
                <w:color w:val="333333"/>
                <w:spacing w:val="-3"/>
                <w:sz w:val="24"/>
              </w:rPr>
              <w:t xml:space="preserve"> </w:t>
            </w:r>
            <w:r>
              <w:rPr>
                <w:color w:val="333333"/>
                <w:sz w:val="24"/>
              </w:rPr>
              <w:t>of</w:t>
            </w:r>
            <w:r>
              <w:rPr>
                <w:color w:val="333333"/>
                <w:spacing w:val="-3"/>
                <w:sz w:val="24"/>
              </w:rPr>
              <w:t xml:space="preserve"> </w:t>
            </w:r>
            <w:r>
              <w:rPr>
                <w:color w:val="333333"/>
                <w:sz w:val="24"/>
              </w:rPr>
              <w:t>the</w:t>
            </w:r>
            <w:r>
              <w:rPr>
                <w:color w:val="333333"/>
                <w:spacing w:val="-4"/>
                <w:sz w:val="24"/>
              </w:rPr>
              <w:t xml:space="preserve"> </w:t>
            </w:r>
            <w:r>
              <w:rPr>
                <w:color w:val="333333"/>
                <w:sz w:val="24"/>
              </w:rPr>
              <w:t>study</w:t>
            </w:r>
            <w:r>
              <w:rPr>
                <w:color w:val="333333"/>
                <w:spacing w:val="-3"/>
                <w:sz w:val="24"/>
              </w:rPr>
              <w:t xml:space="preserve"> </w:t>
            </w:r>
            <w:r>
              <w:rPr>
                <w:color w:val="333333"/>
                <w:sz w:val="24"/>
              </w:rPr>
              <w:t xml:space="preserve">(e.g., </w:t>
            </w:r>
            <w:r>
              <w:rPr>
                <w:color w:val="333333"/>
                <w:spacing w:val="-2"/>
                <w:sz w:val="24"/>
              </w:rPr>
              <w:t>stigmatization)</w:t>
            </w:r>
          </w:p>
        </w:tc>
      </w:tr>
      <w:tr w:rsidR="00814875" w14:paraId="60230E69" w14:textId="77777777">
        <w:trPr>
          <w:trHeight w:val="370"/>
        </w:trPr>
        <w:tc>
          <w:tcPr>
            <w:tcW w:w="9080" w:type="dxa"/>
            <w:tcBorders>
              <w:top w:val="nil"/>
            </w:tcBorders>
            <w:shd w:val="clear" w:color="auto" w:fill="EEEEEE"/>
          </w:tcPr>
          <w:p w14:paraId="20C9287D" w14:textId="77777777" w:rsidR="00814875" w:rsidRDefault="00EA5180">
            <w:pPr>
              <w:pStyle w:val="TableParagraph"/>
              <w:spacing w:before="20"/>
              <w:rPr>
                <w:sz w:val="24"/>
              </w:rPr>
            </w:pPr>
            <w:r>
              <w:rPr>
                <w:noProof/>
              </w:rPr>
              <w:drawing>
                <wp:inline distT="0" distB="0" distL="0" distR="0" wp14:anchorId="13A60EC4" wp14:editId="64912142">
                  <wp:extent cx="152400" cy="152400"/>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Other</w:t>
            </w:r>
          </w:p>
        </w:tc>
      </w:tr>
    </w:tbl>
    <w:p w14:paraId="3BECCB87" w14:textId="77777777" w:rsidR="00814875" w:rsidRDefault="00814875">
      <w:pPr>
        <w:pStyle w:val="BodyText"/>
        <w:spacing w:before="72"/>
      </w:pPr>
    </w:p>
    <w:p w14:paraId="0648DDC7" w14:textId="77777777" w:rsidR="00814875" w:rsidRDefault="00EA5180">
      <w:pPr>
        <w:ind w:left="380"/>
        <w:rPr>
          <w:sz w:val="20"/>
        </w:rPr>
      </w:pPr>
      <w:r>
        <w:rPr>
          <w:noProof/>
          <w:sz w:val="20"/>
        </w:rPr>
        <mc:AlternateContent>
          <mc:Choice Requires="wps">
            <w:drawing>
              <wp:anchor distT="0" distB="0" distL="0" distR="0" simplePos="0" relativeHeight="15754240" behindDoc="0" locked="0" layoutInCell="1" allowOverlap="1" wp14:anchorId="2EB5D9B0" wp14:editId="116D0052">
                <wp:simplePos x="0" y="0"/>
                <wp:positionH relativeFrom="page">
                  <wp:posOffset>1079500</wp:posOffset>
                </wp:positionH>
                <wp:positionV relativeFrom="paragraph">
                  <wp:posOffset>17792</wp:posOffset>
                </wp:positionV>
                <wp:extent cx="5778500" cy="1397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154BE310" w14:textId="77777777" w:rsidR="00814875" w:rsidRDefault="00EA5180">
                            <w:pPr>
                              <w:pStyle w:val="BodyText"/>
                              <w:spacing w:line="202"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social</w:t>
                            </w:r>
                            <w:r>
                              <w:rPr>
                                <w:color w:val="333333"/>
                                <w:spacing w:val="-1"/>
                              </w:rPr>
                              <w:t xml:space="preserve"> </w:t>
                            </w:r>
                            <w:r>
                              <w:rPr>
                                <w:color w:val="333333"/>
                              </w:rPr>
                              <w:t>risks</w:t>
                            </w:r>
                            <w:r>
                              <w:rPr>
                                <w:color w:val="333333"/>
                                <w:spacing w:val="-1"/>
                              </w:rPr>
                              <w:t xml:space="preserve"> </w:t>
                            </w:r>
                            <w:r>
                              <w:rPr>
                                <w:color w:val="333333"/>
                              </w:rPr>
                              <w:t>checked</w:t>
                            </w:r>
                            <w:r>
                              <w:rPr>
                                <w:color w:val="333333"/>
                                <w:spacing w:val="-2"/>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rPr>
                              <w:t>these</w:t>
                            </w:r>
                            <w:r>
                              <w:rPr>
                                <w:color w:val="333333"/>
                                <w:spacing w:val="-1"/>
                              </w:rPr>
                              <w:t xml:space="preserve"> </w:t>
                            </w:r>
                            <w:r>
                              <w:rPr>
                                <w:color w:val="333333"/>
                                <w:spacing w:val="-2"/>
                              </w:rPr>
                              <w:t>risks</w:t>
                            </w:r>
                          </w:p>
                        </w:txbxContent>
                      </wps:txbx>
                      <wps:bodyPr wrap="square" lIns="0" tIns="0" rIns="0" bIns="0" rtlCol="0">
                        <a:noAutofit/>
                      </wps:bodyPr>
                    </wps:wsp>
                  </a:graphicData>
                </a:graphic>
              </wp:anchor>
            </w:drawing>
          </mc:Choice>
          <mc:Fallback>
            <w:pict>
              <v:shape w14:anchorId="2EB5D9B0" id="Textbox 144" o:spid="_x0000_s1067" type="#_x0000_t202" style="position:absolute;left:0;text-align:left;margin-left:85pt;margin-top:1.4pt;width:455pt;height:11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" fillcolor="#dfebf4" stroked="f">
                <v:textbox inset="0,0,0,0">
                  <w:txbxContent>
                    <w:p w14:paraId="154BE310" w14:textId="77777777" w:rsidR="00814875" w:rsidRDefault="00EA5180">
                      <w:pPr>
                        <w:pStyle w:val="BodyText"/>
                        <w:spacing w:line="202"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social</w:t>
                      </w:r>
                      <w:r>
                        <w:rPr>
                          <w:color w:val="333333"/>
                          <w:spacing w:val="-1"/>
                        </w:rPr>
                        <w:t xml:space="preserve"> </w:t>
                      </w:r>
                      <w:r>
                        <w:rPr>
                          <w:color w:val="333333"/>
                        </w:rPr>
                        <w:t>risks</w:t>
                      </w:r>
                      <w:r>
                        <w:rPr>
                          <w:color w:val="333333"/>
                          <w:spacing w:val="-1"/>
                        </w:rPr>
                        <w:t xml:space="preserve"> </w:t>
                      </w:r>
                      <w:r>
                        <w:rPr>
                          <w:color w:val="333333"/>
                        </w:rPr>
                        <w:t>checked</w:t>
                      </w:r>
                      <w:r>
                        <w:rPr>
                          <w:color w:val="333333"/>
                          <w:spacing w:val="-2"/>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rPr>
                        <w:t>these</w:t>
                      </w:r>
                      <w:r>
                        <w:rPr>
                          <w:color w:val="333333"/>
                          <w:spacing w:val="-1"/>
                        </w:rPr>
                        <w:t xml:space="preserve"> </w:t>
                      </w:r>
                      <w:r>
                        <w:rPr>
                          <w:color w:val="333333"/>
                          <w:spacing w:val="-2"/>
                        </w:rPr>
                        <w:t>risks</w:t>
                      </w:r>
                    </w:p>
                  </w:txbxContent>
                </v:textbox>
                <w10:wrap anchorx="page"/>
              </v:shape>
            </w:pict>
          </mc:Fallback>
        </mc:AlternateContent>
      </w:r>
      <w:r>
        <w:rPr>
          <w:color w:val="333333"/>
          <w:spacing w:val="-2"/>
          <w:sz w:val="20"/>
        </w:rPr>
        <w:t>A.6.5.</w:t>
      </w:r>
    </w:p>
    <w:p w14:paraId="3470C5B4" w14:textId="77777777" w:rsidR="00814875" w:rsidRDefault="00EA5180">
      <w:pPr>
        <w:spacing w:before="5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655D5CE2" w14:textId="77777777" w:rsidR="00814875" w:rsidRDefault="00814875">
      <w:pPr>
        <w:pStyle w:val="BodyText"/>
        <w:spacing w:before="10"/>
        <w:rPr>
          <w:rFonts w:ascii="Times New Roman"/>
        </w:rPr>
      </w:pPr>
    </w:p>
    <w:p w14:paraId="49C149C7" w14:textId="77777777" w:rsidR="00814875" w:rsidRDefault="00EA5180">
      <w:pPr>
        <w:ind w:left="380"/>
        <w:rPr>
          <w:sz w:val="20"/>
        </w:rPr>
      </w:pPr>
      <w:r>
        <w:rPr>
          <w:noProof/>
          <w:sz w:val="20"/>
        </w:rPr>
        <mc:AlternateContent>
          <mc:Choice Requires="wps">
            <w:drawing>
              <wp:anchor distT="0" distB="0" distL="0" distR="0" simplePos="0" relativeHeight="15753728" behindDoc="0" locked="0" layoutInCell="1" allowOverlap="1" wp14:anchorId="1DB1F2ED" wp14:editId="4EC13D39">
                <wp:simplePos x="0" y="0"/>
                <wp:positionH relativeFrom="page">
                  <wp:posOffset>1079500</wp:posOffset>
                </wp:positionH>
                <wp:positionV relativeFrom="paragraph">
                  <wp:posOffset>17832</wp:posOffset>
                </wp:positionV>
                <wp:extent cx="5778500" cy="13970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4B816104" w14:textId="77777777" w:rsidR="00814875" w:rsidRDefault="00EA5180">
                            <w:pPr>
                              <w:pStyle w:val="BodyText"/>
                              <w:spacing w:line="202" w:lineRule="exact"/>
                              <w:rPr>
                                <w:color w:val="000000"/>
                              </w:rPr>
                            </w:pPr>
                            <w:r>
                              <w:rPr>
                                <w:color w:val="333333"/>
                                <w:spacing w:val="-2"/>
                              </w:rPr>
                              <w:t>Economic</w:t>
                            </w:r>
                          </w:p>
                        </w:txbxContent>
                      </wps:txbx>
                      <wps:bodyPr wrap="square" lIns="0" tIns="0" rIns="0" bIns="0" rtlCol="0">
                        <a:noAutofit/>
                      </wps:bodyPr>
                    </wps:wsp>
                  </a:graphicData>
                </a:graphic>
              </wp:anchor>
            </w:drawing>
          </mc:Choice>
          <mc:Fallback>
            <w:pict>
              <v:shape w14:anchorId="1DB1F2ED" id="Textbox 145" o:spid="_x0000_s1068" type="#_x0000_t202" style="position:absolute;left:0;text-align:left;margin-left:85pt;margin-top:1.4pt;width:455pt;height:11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" fillcolor="#dfebf4" stroked="f">
                <v:textbox inset="0,0,0,0">
                  <w:txbxContent>
                    <w:p w14:paraId="4B816104" w14:textId="77777777" w:rsidR="00814875" w:rsidRDefault="00EA5180">
                      <w:pPr>
                        <w:pStyle w:val="BodyText"/>
                        <w:spacing w:line="202" w:lineRule="exact"/>
                        <w:rPr>
                          <w:color w:val="000000"/>
                        </w:rPr>
                      </w:pPr>
                      <w:r>
                        <w:rPr>
                          <w:color w:val="333333"/>
                          <w:spacing w:val="-2"/>
                        </w:rPr>
                        <w:t>Economic</w:t>
                      </w:r>
                    </w:p>
                  </w:txbxContent>
                </v:textbox>
                <w10:wrap anchorx="page"/>
              </v:shape>
            </w:pict>
          </mc:Fallback>
        </mc:AlternateContent>
      </w:r>
      <w:r>
        <w:rPr>
          <w:color w:val="333333"/>
          <w:spacing w:val="-2"/>
          <w:sz w:val="20"/>
        </w:rPr>
        <w:t>A.6.6.</w:t>
      </w:r>
    </w:p>
    <w:p w14:paraId="173844EA"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18346DB5" w14:textId="77777777">
        <w:trPr>
          <w:trHeight w:val="390"/>
        </w:trPr>
        <w:tc>
          <w:tcPr>
            <w:tcW w:w="9080" w:type="dxa"/>
            <w:tcBorders>
              <w:bottom w:val="nil"/>
            </w:tcBorders>
            <w:shd w:val="clear" w:color="auto" w:fill="EEEEEE"/>
          </w:tcPr>
          <w:p w14:paraId="64B894E1" w14:textId="77777777" w:rsidR="00814875" w:rsidRDefault="00EA5180">
            <w:pPr>
              <w:pStyle w:val="TableParagraph"/>
              <w:spacing w:before="50"/>
              <w:rPr>
                <w:sz w:val="24"/>
              </w:rPr>
            </w:pPr>
            <w:r>
              <w:rPr>
                <w:noProof/>
              </w:rPr>
              <w:drawing>
                <wp:inline distT="0" distB="0" distL="0" distR="0" wp14:anchorId="6656865A" wp14:editId="206D11F3">
                  <wp:extent cx="152400" cy="152400"/>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9" cstate="print"/>
                          <a:stretch>
                            <a:fillRect/>
                          </a:stretch>
                        </pic:blipFill>
                        <pic:spPr>
                          <a:xfrm>
                            <a:off x="0" y="0"/>
                            <a:ext cx="152400" cy="152400"/>
                          </a:xfrm>
                          <a:prstGeom prst="rect">
                            <a:avLst/>
                          </a:prstGeom>
                        </pic:spPr>
                      </pic:pic>
                    </a:graphicData>
                  </a:graphic>
                </wp:inline>
              </w:drawing>
            </w:r>
            <w:r>
              <w:rPr>
                <w:spacing w:val="16"/>
                <w:sz w:val="20"/>
              </w:rPr>
              <w:t xml:space="preserve"> </w:t>
            </w:r>
            <w:r>
              <w:rPr>
                <w:color w:val="333333"/>
                <w:sz w:val="24"/>
              </w:rPr>
              <w:t>Loss of income</w:t>
            </w:r>
          </w:p>
        </w:tc>
      </w:tr>
      <w:tr w:rsidR="00814875" w14:paraId="6C1732DE" w14:textId="77777777">
        <w:trPr>
          <w:trHeight w:val="400"/>
        </w:trPr>
        <w:tc>
          <w:tcPr>
            <w:tcW w:w="9080" w:type="dxa"/>
            <w:tcBorders>
              <w:top w:val="nil"/>
              <w:bottom w:val="nil"/>
            </w:tcBorders>
          </w:tcPr>
          <w:p w14:paraId="2E6176CC" w14:textId="77777777" w:rsidR="00814875" w:rsidRDefault="00EA5180">
            <w:pPr>
              <w:pStyle w:val="TableParagraph"/>
              <w:spacing w:before="40"/>
              <w:ind w:left="75"/>
              <w:rPr>
                <w:sz w:val="24"/>
              </w:rPr>
            </w:pPr>
            <w:r>
              <w:rPr>
                <w:noProof/>
                <w:position w:val="1"/>
              </w:rPr>
              <w:drawing>
                <wp:inline distT="0" distB="0" distL="0" distR="0" wp14:anchorId="1356564C" wp14:editId="72394BDE">
                  <wp:extent cx="142875" cy="142875"/>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0" cstate="print"/>
                          <a:stretch>
                            <a:fillRect/>
                          </a:stretch>
                        </pic:blipFill>
                        <pic:spPr>
                          <a:xfrm>
                            <a:off x="0" y="0"/>
                            <a:ext cx="142875" cy="142875"/>
                          </a:xfrm>
                          <a:prstGeom prst="rect">
                            <a:avLst/>
                          </a:prstGeom>
                        </pic:spPr>
                      </pic:pic>
                    </a:graphicData>
                  </a:graphic>
                </wp:inline>
              </w:drawing>
            </w:r>
            <w:r>
              <w:rPr>
                <w:spacing w:val="12"/>
                <w:sz w:val="20"/>
              </w:rPr>
              <w:t xml:space="preserve"> </w:t>
            </w:r>
            <w:r>
              <w:rPr>
                <w:color w:val="333333"/>
                <w:sz w:val="24"/>
              </w:rPr>
              <w:t>Loss of employment or insurability</w:t>
            </w:r>
          </w:p>
        </w:tc>
      </w:tr>
      <w:tr w:rsidR="00814875" w14:paraId="244B9D7F" w14:textId="77777777">
        <w:trPr>
          <w:trHeight w:val="360"/>
        </w:trPr>
        <w:tc>
          <w:tcPr>
            <w:tcW w:w="9080" w:type="dxa"/>
            <w:tcBorders>
              <w:top w:val="nil"/>
              <w:bottom w:val="nil"/>
            </w:tcBorders>
            <w:shd w:val="clear" w:color="auto" w:fill="EEEEEE"/>
          </w:tcPr>
          <w:p w14:paraId="510768C8" w14:textId="77777777" w:rsidR="00814875" w:rsidRDefault="00EA5180">
            <w:pPr>
              <w:pStyle w:val="TableParagraph"/>
              <w:spacing w:before="20"/>
              <w:rPr>
                <w:sz w:val="24"/>
              </w:rPr>
            </w:pPr>
            <w:r>
              <w:rPr>
                <w:noProof/>
              </w:rPr>
              <w:drawing>
                <wp:inline distT="0" distB="0" distL="0" distR="0" wp14:anchorId="1B206E93" wp14:editId="463EB8AC">
                  <wp:extent cx="152400" cy="152400"/>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9" cstate="print"/>
                          <a:stretch>
                            <a:fillRect/>
                          </a:stretch>
                        </pic:blipFill>
                        <pic:spPr>
                          <a:xfrm>
                            <a:off x="0" y="0"/>
                            <a:ext cx="152400" cy="152400"/>
                          </a:xfrm>
                          <a:prstGeom prst="rect">
                            <a:avLst/>
                          </a:prstGeom>
                        </pic:spPr>
                      </pic:pic>
                    </a:graphicData>
                  </a:graphic>
                </wp:inline>
              </w:drawing>
            </w:r>
            <w:r>
              <w:rPr>
                <w:spacing w:val="11"/>
                <w:sz w:val="20"/>
              </w:rPr>
              <w:t xml:space="preserve"> </w:t>
            </w:r>
            <w:r>
              <w:rPr>
                <w:color w:val="333333"/>
                <w:sz w:val="24"/>
              </w:rPr>
              <w:t>Loss of professional standing or reputation</w:t>
            </w:r>
          </w:p>
        </w:tc>
      </w:tr>
      <w:tr w:rsidR="00814875" w14:paraId="21022938" w14:textId="77777777">
        <w:trPr>
          <w:trHeight w:val="400"/>
        </w:trPr>
        <w:tc>
          <w:tcPr>
            <w:tcW w:w="9080" w:type="dxa"/>
            <w:tcBorders>
              <w:top w:val="nil"/>
              <w:bottom w:val="nil"/>
            </w:tcBorders>
          </w:tcPr>
          <w:p w14:paraId="03E5C6A4" w14:textId="77777777" w:rsidR="00814875" w:rsidRDefault="00EA5180">
            <w:pPr>
              <w:pStyle w:val="TableParagraph"/>
              <w:spacing w:before="40"/>
              <w:ind w:left="75"/>
              <w:rPr>
                <w:sz w:val="24"/>
              </w:rPr>
            </w:pPr>
            <w:r>
              <w:rPr>
                <w:noProof/>
                <w:position w:val="1"/>
              </w:rPr>
              <w:drawing>
                <wp:inline distT="0" distB="0" distL="0" distR="0" wp14:anchorId="6F3F6BF5" wp14:editId="6F1D8F29">
                  <wp:extent cx="142875" cy="142875"/>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0" cstate="print"/>
                          <a:stretch>
                            <a:fillRect/>
                          </a:stretch>
                        </pic:blipFill>
                        <pic:spPr>
                          <a:xfrm>
                            <a:off x="0" y="0"/>
                            <a:ext cx="142875" cy="142875"/>
                          </a:xfrm>
                          <a:prstGeom prst="rect">
                            <a:avLst/>
                          </a:prstGeom>
                        </pic:spPr>
                      </pic:pic>
                    </a:graphicData>
                  </a:graphic>
                </wp:inline>
              </w:drawing>
            </w:r>
            <w:r>
              <w:rPr>
                <w:spacing w:val="12"/>
                <w:sz w:val="20"/>
              </w:rPr>
              <w:t xml:space="preserve"> </w:t>
            </w:r>
            <w:r>
              <w:rPr>
                <w:color w:val="333333"/>
                <w:sz w:val="24"/>
              </w:rPr>
              <w:t>Loss of standing within the community</w:t>
            </w:r>
          </w:p>
        </w:tc>
      </w:tr>
      <w:tr w:rsidR="00814875" w14:paraId="2DB83025" w14:textId="77777777">
        <w:trPr>
          <w:trHeight w:val="370"/>
        </w:trPr>
        <w:tc>
          <w:tcPr>
            <w:tcW w:w="9080" w:type="dxa"/>
            <w:tcBorders>
              <w:top w:val="nil"/>
            </w:tcBorders>
            <w:shd w:val="clear" w:color="auto" w:fill="EEEEEE"/>
          </w:tcPr>
          <w:p w14:paraId="6AF40030" w14:textId="77777777" w:rsidR="00814875" w:rsidRDefault="00EA5180">
            <w:pPr>
              <w:pStyle w:val="TableParagraph"/>
              <w:spacing w:before="20"/>
              <w:rPr>
                <w:sz w:val="24"/>
              </w:rPr>
            </w:pPr>
            <w:r>
              <w:rPr>
                <w:noProof/>
              </w:rPr>
              <w:drawing>
                <wp:inline distT="0" distB="0" distL="0" distR="0" wp14:anchorId="5C0A0D28" wp14:editId="08A79BB7">
                  <wp:extent cx="152400" cy="152400"/>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Other</w:t>
            </w:r>
          </w:p>
        </w:tc>
      </w:tr>
    </w:tbl>
    <w:p w14:paraId="0E1BB4EA" w14:textId="77777777" w:rsidR="00814875" w:rsidRDefault="00814875">
      <w:pPr>
        <w:pStyle w:val="BodyText"/>
        <w:spacing w:before="72"/>
      </w:pPr>
    </w:p>
    <w:p w14:paraId="57F834B2" w14:textId="77777777" w:rsidR="00814875" w:rsidRDefault="00EA5180">
      <w:pPr>
        <w:ind w:left="380"/>
        <w:rPr>
          <w:sz w:val="20"/>
        </w:rPr>
      </w:pPr>
      <w:r>
        <w:rPr>
          <w:noProof/>
          <w:sz w:val="20"/>
        </w:rPr>
        <mc:AlternateContent>
          <mc:Choice Requires="wps">
            <w:drawing>
              <wp:anchor distT="0" distB="0" distL="0" distR="0" simplePos="0" relativeHeight="15753216" behindDoc="0" locked="0" layoutInCell="1" allowOverlap="1" wp14:anchorId="210D6957" wp14:editId="1A8EE861">
                <wp:simplePos x="0" y="0"/>
                <wp:positionH relativeFrom="page">
                  <wp:posOffset>1079500</wp:posOffset>
                </wp:positionH>
                <wp:positionV relativeFrom="paragraph">
                  <wp:posOffset>17792</wp:posOffset>
                </wp:positionV>
                <wp:extent cx="5778500" cy="13970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1CC2E1F4" w14:textId="77777777" w:rsidR="00814875" w:rsidRDefault="00EA5180">
                            <w:pPr>
                              <w:pStyle w:val="BodyText"/>
                              <w:spacing w:line="202"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economic</w:t>
                            </w:r>
                            <w:r>
                              <w:rPr>
                                <w:color w:val="333333"/>
                                <w:spacing w:val="-1"/>
                              </w:rPr>
                              <w:t xml:space="preserve"> </w:t>
                            </w:r>
                            <w:r>
                              <w:rPr>
                                <w:color w:val="333333"/>
                              </w:rPr>
                              <w:t>risks</w:t>
                            </w:r>
                            <w:r>
                              <w:rPr>
                                <w:color w:val="333333"/>
                                <w:spacing w:val="-1"/>
                              </w:rPr>
                              <w:t xml:space="preserve"> </w:t>
                            </w:r>
                            <w:r>
                              <w:rPr>
                                <w:color w:val="333333"/>
                              </w:rPr>
                              <w:t>checked</w:t>
                            </w:r>
                            <w:r>
                              <w:rPr>
                                <w:color w:val="333333"/>
                                <w:spacing w:val="-2"/>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rPr>
                              <w:t>these</w:t>
                            </w:r>
                            <w:r>
                              <w:rPr>
                                <w:color w:val="333333"/>
                                <w:spacing w:val="-1"/>
                              </w:rPr>
                              <w:t xml:space="preserve"> </w:t>
                            </w:r>
                            <w:r>
                              <w:rPr>
                                <w:color w:val="333333"/>
                                <w:spacing w:val="-2"/>
                              </w:rPr>
                              <w:t>risks.</w:t>
                            </w:r>
                          </w:p>
                        </w:txbxContent>
                      </wps:txbx>
                      <wps:bodyPr wrap="square" lIns="0" tIns="0" rIns="0" bIns="0" rtlCol="0">
                        <a:noAutofit/>
                      </wps:bodyPr>
                    </wps:wsp>
                  </a:graphicData>
                </a:graphic>
              </wp:anchor>
            </w:drawing>
          </mc:Choice>
          <mc:Fallback>
            <w:pict>
              <v:shape w14:anchorId="210D6957" id="Textbox 151" o:spid="_x0000_s1069" type="#_x0000_t202" style="position:absolute;left:0;text-align:left;margin-left:85pt;margin-top:1.4pt;width:455pt;height:11pt;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" fillcolor="#dfebf4" stroked="f">
                <v:textbox inset="0,0,0,0">
                  <w:txbxContent>
                    <w:p w14:paraId="1CC2E1F4" w14:textId="77777777" w:rsidR="00814875" w:rsidRDefault="00EA5180">
                      <w:pPr>
                        <w:pStyle w:val="BodyText"/>
                        <w:spacing w:line="202"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economic</w:t>
                      </w:r>
                      <w:r>
                        <w:rPr>
                          <w:color w:val="333333"/>
                          <w:spacing w:val="-1"/>
                        </w:rPr>
                        <w:t xml:space="preserve"> </w:t>
                      </w:r>
                      <w:r>
                        <w:rPr>
                          <w:color w:val="333333"/>
                        </w:rPr>
                        <w:t>risks</w:t>
                      </w:r>
                      <w:r>
                        <w:rPr>
                          <w:color w:val="333333"/>
                          <w:spacing w:val="-1"/>
                        </w:rPr>
                        <w:t xml:space="preserve"> </w:t>
                      </w:r>
                      <w:r>
                        <w:rPr>
                          <w:color w:val="333333"/>
                        </w:rPr>
                        <w:t>checked</w:t>
                      </w:r>
                      <w:r>
                        <w:rPr>
                          <w:color w:val="333333"/>
                          <w:spacing w:val="-2"/>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rPr>
                        <w:t>these</w:t>
                      </w:r>
                      <w:r>
                        <w:rPr>
                          <w:color w:val="333333"/>
                          <w:spacing w:val="-1"/>
                        </w:rPr>
                        <w:t xml:space="preserve"> </w:t>
                      </w:r>
                      <w:r>
                        <w:rPr>
                          <w:color w:val="333333"/>
                          <w:spacing w:val="-2"/>
                        </w:rPr>
                        <w:t>risks.</w:t>
                      </w:r>
                    </w:p>
                  </w:txbxContent>
                </v:textbox>
                <w10:wrap anchorx="page"/>
              </v:shape>
            </w:pict>
          </mc:Fallback>
        </mc:AlternateContent>
      </w:r>
      <w:r>
        <w:rPr>
          <w:color w:val="333333"/>
          <w:spacing w:val="-2"/>
          <w:sz w:val="20"/>
        </w:rPr>
        <w:t>A.6.7.</w:t>
      </w:r>
    </w:p>
    <w:p w14:paraId="680A79A3" w14:textId="77777777" w:rsidR="00814875" w:rsidRDefault="00EA5180">
      <w:pPr>
        <w:spacing w:before="5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74E94E69" w14:textId="77777777" w:rsidR="00814875" w:rsidRDefault="00814875">
      <w:pPr>
        <w:pStyle w:val="BodyText"/>
        <w:spacing w:before="10"/>
        <w:rPr>
          <w:rFonts w:ascii="Times New Roman"/>
        </w:rPr>
      </w:pPr>
    </w:p>
    <w:p w14:paraId="3571F713" w14:textId="77777777" w:rsidR="00814875" w:rsidRDefault="00EA5180">
      <w:pPr>
        <w:ind w:left="380"/>
        <w:rPr>
          <w:sz w:val="20"/>
        </w:rPr>
      </w:pPr>
      <w:r>
        <w:rPr>
          <w:noProof/>
          <w:sz w:val="20"/>
        </w:rPr>
        <mc:AlternateContent>
          <mc:Choice Requires="wps">
            <w:drawing>
              <wp:anchor distT="0" distB="0" distL="0" distR="0" simplePos="0" relativeHeight="15752704" behindDoc="0" locked="0" layoutInCell="1" allowOverlap="1" wp14:anchorId="7775866F" wp14:editId="72B34F2D">
                <wp:simplePos x="0" y="0"/>
                <wp:positionH relativeFrom="page">
                  <wp:posOffset>1079500</wp:posOffset>
                </wp:positionH>
                <wp:positionV relativeFrom="paragraph">
                  <wp:posOffset>17832</wp:posOffset>
                </wp:positionV>
                <wp:extent cx="5778500" cy="13970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1FC1727D" w14:textId="77777777" w:rsidR="00814875" w:rsidRDefault="00EA5180">
                            <w:pPr>
                              <w:pStyle w:val="BodyText"/>
                              <w:spacing w:line="202" w:lineRule="exact"/>
                              <w:rPr>
                                <w:color w:val="000000"/>
                              </w:rPr>
                            </w:pPr>
                            <w:r>
                              <w:rPr>
                                <w:color w:val="333333"/>
                                <w:spacing w:val="-2"/>
                              </w:rPr>
                              <w:t>Legal</w:t>
                            </w:r>
                          </w:p>
                        </w:txbxContent>
                      </wps:txbx>
                      <wps:bodyPr wrap="square" lIns="0" tIns="0" rIns="0" bIns="0" rtlCol="0">
                        <a:noAutofit/>
                      </wps:bodyPr>
                    </wps:wsp>
                  </a:graphicData>
                </a:graphic>
              </wp:anchor>
            </w:drawing>
          </mc:Choice>
          <mc:Fallback>
            <w:pict>
              <v:shape w14:anchorId="7775866F" id="Textbox 152" o:spid="_x0000_s1070" type="#_x0000_t202" style="position:absolute;left:0;text-align:left;margin-left:85pt;margin-top:1.4pt;width:455pt;height:11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" fillcolor="#dfebf4" stroked="f">
                <v:textbox inset="0,0,0,0">
                  <w:txbxContent>
                    <w:p w14:paraId="1FC1727D" w14:textId="77777777" w:rsidR="00814875" w:rsidRDefault="00EA5180">
                      <w:pPr>
                        <w:pStyle w:val="BodyText"/>
                        <w:spacing w:line="202" w:lineRule="exact"/>
                        <w:rPr>
                          <w:color w:val="000000"/>
                        </w:rPr>
                      </w:pPr>
                      <w:r>
                        <w:rPr>
                          <w:color w:val="333333"/>
                          <w:spacing w:val="-2"/>
                        </w:rPr>
                        <w:t>Legal</w:t>
                      </w:r>
                    </w:p>
                  </w:txbxContent>
                </v:textbox>
                <w10:wrap anchorx="page"/>
              </v:shape>
            </w:pict>
          </mc:Fallback>
        </mc:AlternateContent>
      </w:r>
      <w:r>
        <w:rPr>
          <w:color w:val="333333"/>
          <w:spacing w:val="-2"/>
          <w:sz w:val="20"/>
        </w:rPr>
        <w:t>A.6.8.</w:t>
      </w:r>
    </w:p>
    <w:p w14:paraId="70206127"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08DC7F93" w14:textId="77777777">
        <w:trPr>
          <w:trHeight w:val="390"/>
        </w:trPr>
        <w:tc>
          <w:tcPr>
            <w:tcW w:w="9080" w:type="dxa"/>
            <w:tcBorders>
              <w:bottom w:val="nil"/>
            </w:tcBorders>
            <w:shd w:val="clear" w:color="auto" w:fill="EEEEEE"/>
          </w:tcPr>
          <w:p w14:paraId="253BF96D" w14:textId="77777777" w:rsidR="00814875" w:rsidRDefault="00EA5180">
            <w:pPr>
              <w:pStyle w:val="TableParagraph"/>
              <w:spacing w:before="50"/>
              <w:rPr>
                <w:sz w:val="24"/>
              </w:rPr>
            </w:pPr>
            <w:r>
              <w:rPr>
                <w:noProof/>
              </w:rPr>
              <w:drawing>
                <wp:inline distT="0" distB="0" distL="0" distR="0" wp14:anchorId="63F15F1E" wp14:editId="3DDADFC9">
                  <wp:extent cx="152400" cy="152400"/>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9" cstate="print"/>
                          <a:stretch>
                            <a:fillRect/>
                          </a:stretch>
                        </pic:blipFill>
                        <pic:spPr>
                          <a:xfrm>
                            <a:off x="0" y="0"/>
                            <a:ext cx="152400" cy="152400"/>
                          </a:xfrm>
                          <a:prstGeom prst="rect">
                            <a:avLst/>
                          </a:prstGeom>
                        </pic:spPr>
                      </pic:pic>
                    </a:graphicData>
                  </a:graphic>
                </wp:inline>
              </w:drawing>
            </w:r>
            <w:r>
              <w:rPr>
                <w:spacing w:val="11"/>
                <w:sz w:val="20"/>
              </w:rPr>
              <w:t xml:space="preserve"> </w:t>
            </w:r>
            <w:r>
              <w:rPr>
                <w:color w:val="333333"/>
                <w:sz w:val="24"/>
              </w:rPr>
              <w:t>Disclosure of illegal activity</w:t>
            </w:r>
          </w:p>
        </w:tc>
      </w:tr>
      <w:tr w:rsidR="00814875" w14:paraId="20B4D69B" w14:textId="77777777">
        <w:trPr>
          <w:trHeight w:val="400"/>
        </w:trPr>
        <w:tc>
          <w:tcPr>
            <w:tcW w:w="9080" w:type="dxa"/>
            <w:tcBorders>
              <w:top w:val="nil"/>
              <w:bottom w:val="nil"/>
            </w:tcBorders>
          </w:tcPr>
          <w:p w14:paraId="0E16EDFE" w14:textId="77777777" w:rsidR="00814875" w:rsidRDefault="00EA5180">
            <w:pPr>
              <w:pStyle w:val="TableParagraph"/>
              <w:spacing w:before="40"/>
              <w:ind w:left="75"/>
              <w:rPr>
                <w:sz w:val="24"/>
              </w:rPr>
            </w:pPr>
            <w:r>
              <w:rPr>
                <w:noProof/>
                <w:position w:val="1"/>
              </w:rPr>
              <w:drawing>
                <wp:inline distT="0" distB="0" distL="0" distR="0" wp14:anchorId="10C7EC5A" wp14:editId="60C2F35D">
                  <wp:extent cx="142875" cy="142875"/>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Disclosure of negligence</w:t>
            </w:r>
          </w:p>
        </w:tc>
      </w:tr>
      <w:tr w:rsidR="00814875" w14:paraId="2B81B497" w14:textId="77777777">
        <w:trPr>
          <w:trHeight w:val="370"/>
        </w:trPr>
        <w:tc>
          <w:tcPr>
            <w:tcW w:w="9080" w:type="dxa"/>
            <w:tcBorders>
              <w:top w:val="nil"/>
            </w:tcBorders>
            <w:shd w:val="clear" w:color="auto" w:fill="EEEEEE"/>
          </w:tcPr>
          <w:p w14:paraId="5499CE07" w14:textId="77777777" w:rsidR="00814875" w:rsidRDefault="00EA5180">
            <w:pPr>
              <w:pStyle w:val="TableParagraph"/>
              <w:spacing w:before="20"/>
              <w:rPr>
                <w:sz w:val="24"/>
              </w:rPr>
            </w:pPr>
            <w:r>
              <w:rPr>
                <w:noProof/>
              </w:rPr>
              <w:drawing>
                <wp:inline distT="0" distB="0" distL="0" distR="0" wp14:anchorId="31FF193E" wp14:editId="22782CED">
                  <wp:extent cx="152400" cy="152400"/>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Other</w:t>
            </w:r>
          </w:p>
        </w:tc>
      </w:tr>
    </w:tbl>
    <w:p w14:paraId="29F9DABA" w14:textId="77777777" w:rsidR="00814875" w:rsidRDefault="00814875">
      <w:pPr>
        <w:pStyle w:val="BodyText"/>
        <w:spacing w:before="72"/>
      </w:pPr>
    </w:p>
    <w:p w14:paraId="7148CB30" w14:textId="77777777" w:rsidR="00814875" w:rsidRDefault="00EA5180">
      <w:pPr>
        <w:ind w:left="380"/>
        <w:rPr>
          <w:sz w:val="20"/>
        </w:rPr>
      </w:pPr>
      <w:r>
        <w:rPr>
          <w:noProof/>
          <w:sz w:val="20"/>
        </w:rPr>
        <mc:AlternateContent>
          <mc:Choice Requires="wps">
            <w:drawing>
              <wp:anchor distT="0" distB="0" distL="0" distR="0" simplePos="0" relativeHeight="15752192" behindDoc="0" locked="0" layoutInCell="1" allowOverlap="1" wp14:anchorId="77604BEC" wp14:editId="444D960B">
                <wp:simplePos x="0" y="0"/>
                <wp:positionH relativeFrom="page">
                  <wp:posOffset>1079500</wp:posOffset>
                </wp:positionH>
                <wp:positionV relativeFrom="paragraph">
                  <wp:posOffset>17792</wp:posOffset>
                </wp:positionV>
                <wp:extent cx="5778500" cy="13970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6E61C97A" w14:textId="77777777" w:rsidR="00814875" w:rsidRDefault="00EA5180">
                            <w:pPr>
                              <w:pStyle w:val="BodyText"/>
                              <w:spacing w:line="202"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legal</w:t>
                            </w:r>
                            <w:r>
                              <w:rPr>
                                <w:color w:val="333333"/>
                                <w:spacing w:val="-1"/>
                              </w:rPr>
                              <w:t xml:space="preserve"> </w:t>
                            </w:r>
                            <w:r>
                              <w:rPr>
                                <w:color w:val="333333"/>
                              </w:rPr>
                              <w:t>risks</w:t>
                            </w:r>
                            <w:r>
                              <w:rPr>
                                <w:color w:val="333333"/>
                                <w:spacing w:val="-1"/>
                              </w:rPr>
                              <w:t xml:space="preserve"> </w:t>
                            </w:r>
                            <w:r>
                              <w:rPr>
                                <w:color w:val="333333"/>
                              </w:rPr>
                              <w:t>checked</w:t>
                            </w:r>
                            <w:r>
                              <w:rPr>
                                <w:color w:val="333333"/>
                                <w:spacing w:val="-2"/>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rPr>
                              <w:t>these</w:t>
                            </w:r>
                            <w:r>
                              <w:rPr>
                                <w:color w:val="333333"/>
                                <w:spacing w:val="-1"/>
                              </w:rPr>
                              <w:t xml:space="preserve"> </w:t>
                            </w:r>
                            <w:r>
                              <w:rPr>
                                <w:color w:val="333333"/>
                                <w:spacing w:val="-2"/>
                              </w:rPr>
                              <w:t>risks</w:t>
                            </w:r>
                          </w:p>
                        </w:txbxContent>
                      </wps:txbx>
                      <wps:bodyPr wrap="square" lIns="0" tIns="0" rIns="0" bIns="0" rtlCol="0">
                        <a:noAutofit/>
                      </wps:bodyPr>
                    </wps:wsp>
                  </a:graphicData>
                </a:graphic>
              </wp:anchor>
            </w:drawing>
          </mc:Choice>
          <mc:Fallback>
            <w:pict>
              <v:shape w14:anchorId="77604BEC" id="Textbox 156" o:spid="_x0000_s1071" type="#_x0000_t202" style="position:absolute;left:0;text-align:left;margin-left:85pt;margin-top:1.4pt;width:455pt;height:11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" fillcolor="#dfebf4" stroked="f">
                <v:textbox inset="0,0,0,0">
                  <w:txbxContent>
                    <w:p w14:paraId="6E61C97A" w14:textId="77777777" w:rsidR="00814875" w:rsidRDefault="00EA5180">
                      <w:pPr>
                        <w:pStyle w:val="BodyText"/>
                        <w:spacing w:line="202"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legal</w:t>
                      </w:r>
                      <w:r>
                        <w:rPr>
                          <w:color w:val="333333"/>
                          <w:spacing w:val="-1"/>
                        </w:rPr>
                        <w:t xml:space="preserve"> </w:t>
                      </w:r>
                      <w:r>
                        <w:rPr>
                          <w:color w:val="333333"/>
                        </w:rPr>
                        <w:t>risks</w:t>
                      </w:r>
                      <w:r>
                        <w:rPr>
                          <w:color w:val="333333"/>
                          <w:spacing w:val="-1"/>
                        </w:rPr>
                        <w:t xml:space="preserve"> </w:t>
                      </w:r>
                      <w:r>
                        <w:rPr>
                          <w:color w:val="333333"/>
                        </w:rPr>
                        <w:t>checked</w:t>
                      </w:r>
                      <w:r>
                        <w:rPr>
                          <w:color w:val="333333"/>
                          <w:spacing w:val="-2"/>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rPr>
                        <w:t>these</w:t>
                      </w:r>
                      <w:r>
                        <w:rPr>
                          <w:color w:val="333333"/>
                          <w:spacing w:val="-1"/>
                        </w:rPr>
                        <w:t xml:space="preserve"> </w:t>
                      </w:r>
                      <w:r>
                        <w:rPr>
                          <w:color w:val="333333"/>
                          <w:spacing w:val="-2"/>
                        </w:rPr>
                        <w:t>risks</w:t>
                      </w:r>
                    </w:p>
                  </w:txbxContent>
                </v:textbox>
                <w10:wrap anchorx="page"/>
              </v:shape>
            </w:pict>
          </mc:Fallback>
        </mc:AlternateContent>
      </w:r>
      <w:r>
        <w:rPr>
          <w:color w:val="333333"/>
          <w:spacing w:val="-2"/>
          <w:sz w:val="20"/>
        </w:rPr>
        <w:t>A.6.9.</w:t>
      </w:r>
    </w:p>
    <w:p w14:paraId="10A7E46E" w14:textId="77777777" w:rsidR="00814875" w:rsidRDefault="00EA5180">
      <w:pPr>
        <w:spacing w:before="5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13F30A55" w14:textId="77777777" w:rsidR="00814875" w:rsidRDefault="00814875">
      <w:pPr>
        <w:pStyle w:val="BodyText"/>
        <w:spacing w:before="10"/>
        <w:rPr>
          <w:rFonts w:ascii="Times New Roman"/>
        </w:rPr>
      </w:pPr>
    </w:p>
    <w:p w14:paraId="6DE02575" w14:textId="77777777" w:rsidR="00814875" w:rsidRDefault="00EA5180">
      <w:pPr>
        <w:ind w:left="380"/>
        <w:rPr>
          <w:sz w:val="20"/>
        </w:rPr>
      </w:pPr>
      <w:r>
        <w:rPr>
          <w:noProof/>
          <w:sz w:val="20"/>
        </w:rPr>
        <mc:AlternateContent>
          <mc:Choice Requires="wps">
            <w:drawing>
              <wp:anchor distT="0" distB="0" distL="0" distR="0" simplePos="0" relativeHeight="15751680" behindDoc="0" locked="0" layoutInCell="1" allowOverlap="1" wp14:anchorId="6F8200D4" wp14:editId="6966C73D">
                <wp:simplePos x="0" y="0"/>
                <wp:positionH relativeFrom="page">
                  <wp:posOffset>1155700</wp:posOffset>
                </wp:positionH>
                <wp:positionV relativeFrom="paragraph">
                  <wp:posOffset>17832</wp:posOffset>
                </wp:positionV>
                <wp:extent cx="5778500" cy="13970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6E0C1768" w14:textId="77777777" w:rsidR="00814875" w:rsidRDefault="00EA5180">
                            <w:pPr>
                              <w:pStyle w:val="BodyText"/>
                              <w:spacing w:line="202" w:lineRule="exact"/>
                              <w:rPr>
                                <w:color w:val="000000"/>
                              </w:rPr>
                            </w:pPr>
                            <w:r>
                              <w:rPr>
                                <w:color w:val="333333"/>
                                <w:spacing w:val="-2"/>
                              </w:rPr>
                              <w:t>Physical</w:t>
                            </w:r>
                          </w:p>
                        </w:txbxContent>
                      </wps:txbx>
                      <wps:bodyPr wrap="square" lIns="0" tIns="0" rIns="0" bIns="0" rtlCol="0">
                        <a:noAutofit/>
                      </wps:bodyPr>
                    </wps:wsp>
                  </a:graphicData>
                </a:graphic>
              </wp:anchor>
            </w:drawing>
          </mc:Choice>
          <mc:Fallback>
            <w:pict>
              <v:shape w14:anchorId="6F8200D4" id="Textbox 157" o:spid="_x0000_s1072" type="#_x0000_t202" style="position:absolute;left:0;text-align:left;margin-left:91pt;margin-top:1.4pt;width:455pt;height:11pt;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" fillcolor="#dfebf4" stroked="f">
                <v:textbox inset="0,0,0,0">
                  <w:txbxContent>
                    <w:p w14:paraId="6E0C1768" w14:textId="77777777" w:rsidR="00814875" w:rsidRDefault="00EA5180">
                      <w:pPr>
                        <w:pStyle w:val="BodyText"/>
                        <w:spacing w:line="202" w:lineRule="exact"/>
                        <w:rPr>
                          <w:color w:val="000000"/>
                        </w:rPr>
                      </w:pPr>
                      <w:r>
                        <w:rPr>
                          <w:color w:val="333333"/>
                          <w:spacing w:val="-2"/>
                        </w:rPr>
                        <w:t>Physical</w:t>
                      </w:r>
                    </w:p>
                  </w:txbxContent>
                </v:textbox>
                <w10:wrap anchorx="page"/>
              </v:shape>
            </w:pict>
          </mc:Fallback>
        </mc:AlternateContent>
      </w:r>
      <w:r>
        <w:rPr>
          <w:color w:val="333333"/>
          <w:spacing w:val="-2"/>
          <w:sz w:val="20"/>
        </w:rPr>
        <w:t>A.6.10.</w:t>
      </w:r>
    </w:p>
    <w:p w14:paraId="4B09FDC1"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7EC72F4" w14:textId="77777777">
        <w:trPr>
          <w:trHeight w:val="390"/>
        </w:trPr>
        <w:tc>
          <w:tcPr>
            <w:tcW w:w="9080" w:type="dxa"/>
            <w:tcBorders>
              <w:bottom w:val="nil"/>
            </w:tcBorders>
            <w:shd w:val="clear" w:color="auto" w:fill="EEEEEE"/>
          </w:tcPr>
          <w:p w14:paraId="59589F84" w14:textId="77777777" w:rsidR="00814875" w:rsidRDefault="00EA5180">
            <w:pPr>
              <w:pStyle w:val="TableParagraph"/>
              <w:spacing w:before="50"/>
              <w:rPr>
                <w:sz w:val="24"/>
              </w:rPr>
            </w:pPr>
            <w:r>
              <w:rPr>
                <w:noProof/>
              </w:rPr>
              <w:drawing>
                <wp:inline distT="0" distB="0" distL="0" distR="0" wp14:anchorId="26F663AD" wp14:editId="555AA8A1">
                  <wp:extent cx="152400" cy="152400"/>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9" cstate="print"/>
                          <a:stretch>
                            <a:fillRect/>
                          </a:stretch>
                        </pic:blipFill>
                        <pic:spPr>
                          <a:xfrm>
                            <a:off x="0" y="0"/>
                            <a:ext cx="152400" cy="152400"/>
                          </a:xfrm>
                          <a:prstGeom prst="rect">
                            <a:avLst/>
                          </a:prstGeom>
                        </pic:spPr>
                      </pic:pic>
                    </a:graphicData>
                  </a:graphic>
                </wp:inline>
              </w:drawing>
            </w:r>
            <w:r>
              <w:rPr>
                <w:spacing w:val="15"/>
                <w:sz w:val="20"/>
              </w:rPr>
              <w:t xml:space="preserve"> </w:t>
            </w:r>
            <w:r>
              <w:rPr>
                <w:color w:val="333333"/>
                <w:sz w:val="24"/>
              </w:rPr>
              <w:t>Medication side effects</w:t>
            </w:r>
          </w:p>
        </w:tc>
      </w:tr>
      <w:tr w:rsidR="00814875" w14:paraId="594ABC98" w14:textId="77777777">
        <w:trPr>
          <w:trHeight w:val="380"/>
        </w:trPr>
        <w:tc>
          <w:tcPr>
            <w:tcW w:w="9080" w:type="dxa"/>
            <w:tcBorders>
              <w:top w:val="nil"/>
              <w:bottom w:val="nil"/>
            </w:tcBorders>
          </w:tcPr>
          <w:p w14:paraId="0502D8FB" w14:textId="77777777" w:rsidR="00814875" w:rsidRDefault="00EA5180">
            <w:pPr>
              <w:pStyle w:val="TableParagraph"/>
              <w:spacing w:before="40"/>
              <w:ind w:left="75"/>
              <w:rPr>
                <w:sz w:val="24"/>
              </w:rPr>
            </w:pPr>
            <w:r>
              <w:rPr>
                <w:noProof/>
                <w:position w:val="1"/>
              </w:rPr>
              <w:drawing>
                <wp:inline distT="0" distB="0" distL="0" distR="0" wp14:anchorId="12041EF4" wp14:editId="432430C9">
                  <wp:extent cx="142875" cy="142875"/>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Pain</w:t>
            </w:r>
          </w:p>
        </w:tc>
      </w:tr>
    </w:tbl>
    <w:p w14:paraId="233201E4" w14:textId="77777777" w:rsidR="00814875" w:rsidRDefault="00814875">
      <w:pPr>
        <w:pStyle w:val="TableParagraph"/>
        <w:rPr>
          <w:sz w:val="24"/>
        </w:rPr>
        <w:sectPr w:rsidR="00814875">
          <w:pgSz w:w="12240" w:h="15840"/>
          <w:pgMar w:top="580" w:right="720" w:bottom="460" w:left="720" w:header="170" w:footer="270" w:gutter="0"/>
          <w:cols w:space="720"/>
        </w:sectPr>
      </w:pPr>
    </w:p>
    <w:p w14:paraId="507F462B" w14:textId="77777777" w:rsidR="00814875" w:rsidRDefault="00EA5180">
      <w:pPr>
        <w:pStyle w:val="BodyText"/>
        <w:spacing w:before="7"/>
        <w:rPr>
          <w:sz w:val="11"/>
        </w:rPr>
      </w:pPr>
      <w:r>
        <w:rPr>
          <w:noProof/>
          <w:sz w:val="11"/>
        </w:rPr>
        <w:lastRenderedPageBreak/>
        <mc:AlternateContent>
          <mc:Choice Requires="wpg">
            <w:drawing>
              <wp:anchor distT="0" distB="0" distL="0" distR="0" simplePos="0" relativeHeight="486640128" behindDoc="1" locked="0" layoutInCell="1" allowOverlap="1" wp14:anchorId="5E70670F" wp14:editId="192E94B3">
                <wp:simplePos x="0" y="0"/>
                <wp:positionH relativeFrom="page">
                  <wp:posOffset>527050</wp:posOffset>
                </wp:positionH>
                <wp:positionV relativeFrom="page">
                  <wp:posOffset>457200</wp:posOffset>
                </wp:positionV>
                <wp:extent cx="6705600" cy="909320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093200"/>
                          <a:chOff x="0" y="0"/>
                          <a:chExt cx="6705600" cy="9093200"/>
                        </a:xfrm>
                      </wpg:grpSpPr>
                      <wps:wsp>
                        <wps:cNvPr id="161" name="Graphic 161"/>
                        <wps:cNvSpPr/>
                        <wps:spPr>
                          <a:xfrm>
                            <a:off x="6350" y="62547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62" name="Graphic 162"/>
                        <wps:cNvSpPr/>
                        <wps:spPr>
                          <a:xfrm>
                            <a:off x="0" y="0"/>
                            <a:ext cx="6705600" cy="6261100"/>
                          </a:xfrm>
                          <a:custGeom>
                            <a:avLst/>
                            <a:gdLst/>
                            <a:ahLst/>
                            <a:cxnLst/>
                            <a:rect l="l" t="t" r="r" b="b"/>
                            <a:pathLst>
                              <a:path w="6705600" h="6261100">
                                <a:moveTo>
                                  <a:pt x="12700" y="0"/>
                                </a:moveTo>
                                <a:lnTo>
                                  <a:pt x="0" y="0"/>
                                </a:lnTo>
                                <a:lnTo>
                                  <a:pt x="0" y="6261100"/>
                                </a:lnTo>
                                <a:lnTo>
                                  <a:pt x="12700" y="6261100"/>
                                </a:lnTo>
                                <a:lnTo>
                                  <a:pt x="12700" y="0"/>
                                </a:lnTo>
                                <a:close/>
                              </a:path>
                              <a:path w="6705600" h="6261100">
                                <a:moveTo>
                                  <a:pt x="6705600" y="0"/>
                                </a:moveTo>
                                <a:lnTo>
                                  <a:pt x="6692900" y="0"/>
                                </a:lnTo>
                                <a:lnTo>
                                  <a:pt x="6692900" y="6261100"/>
                                </a:lnTo>
                                <a:lnTo>
                                  <a:pt x="6705600" y="6261100"/>
                                </a:lnTo>
                                <a:lnTo>
                                  <a:pt x="6705600" y="0"/>
                                </a:lnTo>
                                <a:close/>
                              </a:path>
                            </a:pathLst>
                          </a:custGeom>
                          <a:solidFill>
                            <a:srgbClr val="CCCCCC"/>
                          </a:solidFill>
                        </wps:spPr>
                        <wps:bodyPr wrap="square" lIns="0" tIns="0" rIns="0" bIns="0" rtlCol="0">
                          <a:prstTxWarp prst="textNoShape">
                            <a:avLst/>
                          </a:prstTxWarp>
                          <a:noAutofit/>
                        </wps:bodyPr>
                      </wps:wsp>
                      <wps:wsp>
                        <wps:cNvPr id="163" name="Graphic 163"/>
                        <wps:cNvSpPr/>
                        <wps:spPr>
                          <a:xfrm>
                            <a:off x="6350" y="62674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64" name="Graphic 164"/>
                        <wps:cNvSpPr/>
                        <wps:spPr>
                          <a:xfrm>
                            <a:off x="6350" y="6273800"/>
                            <a:ext cx="6692900" cy="2819400"/>
                          </a:xfrm>
                          <a:custGeom>
                            <a:avLst/>
                            <a:gdLst/>
                            <a:ahLst/>
                            <a:cxnLst/>
                            <a:rect l="l" t="t" r="r" b="b"/>
                            <a:pathLst>
                              <a:path w="6692900" h="2819400">
                                <a:moveTo>
                                  <a:pt x="0" y="0"/>
                                </a:moveTo>
                                <a:lnTo>
                                  <a:pt x="0" y="2819400"/>
                                </a:lnTo>
                              </a:path>
                              <a:path w="6692900" h="2819400">
                                <a:moveTo>
                                  <a:pt x="6692900" y="0"/>
                                </a:moveTo>
                                <a:lnTo>
                                  <a:pt x="6692900" y="28194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208A5E70" id="Group 160" o:spid="_x0000_s1026" style="position:absolute;margin-left:41.5pt;margin-top:36pt;width:528pt;height:716pt;z-index:-16676352;mso-wrap-distance-left:0;mso-wrap-distance-right:0;mso-position-horizontal-relative:page;mso-position-vertical-relative:page" coordsize="67056,90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">
                <v:shape id="Graphic 161" o:spid="_x0000_s1027" style="position:absolute;left:63;top:62547;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" path="m,12700r6692900,l6692900,,,,,12700xe" fillcolor="#ccc" stroked="f">
                  <v:path arrowok="t"/>
                </v:shape>
                <v:shape id="Graphic 162" o:spid="_x0000_s1028" style="position:absolute;width:67056;height:62611;visibility:visible;mso-wrap-style:square;v-text-anchor:top" coordsize="6705600,626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" path="m12700,l,,,6261100r12700,l12700,xem6705600,r-12700,l6692900,6261100r12700,l6705600,xe" fillcolor="#ccc" stroked="f">
                  <v:path arrowok="t"/>
                </v:shape>
                <v:shape id="Graphic 163" o:spid="_x0000_s1029" style="position:absolute;left:63;top:62674;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" path="m,12700r6692900,l6692900,,,,,12700xe" fillcolor="#ccc" stroked="f">
                  <v:path arrowok="t"/>
                </v:shape>
                <v:shape id="Graphic 164" o:spid="_x0000_s1030" style="position:absolute;left:63;top:62738;width:66929;height:28194;visibility:visible;mso-wrap-style:square;v-text-anchor:top" coordsize="6692900,281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" path="m,l,2819400em6692900,r,2819400e" filled="f" strokecolor="#ccc" strokeweight="1pt">
                  <v:path arrowok="t"/>
                </v:shape>
                <w10:wrap anchorx="page" anchory="page"/>
              </v:group>
            </w:pict>
          </mc:Fallback>
        </mc:AlternateContent>
      </w: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396AD43" w14:textId="77777777">
        <w:trPr>
          <w:trHeight w:val="360"/>
        </w:trPr>
        <w:tc>
          <w:tcPr>
            <w:tcW w:w="9080" w:type="dxa"/>
            <w:tcBorders>
              <w:top w:val="nil"/>
              <w:bottom w:val="nil"/>
            </w:tcBorders>
            <w:shd w:val="clear" w:color="auto" w:fill="EEEEEE"/>
          </w:tcPr>
          <w:p w14:paraId="3DB3BE42" w14:textId="77777777" w:rsidR="00814875" w:rsidRDefault="00EA5180">
            <w:pPr>
              <w:pStyle w:val="TableParagraph"/>
              <w:spacing w:before="20"/>
              <w:rPr>
                <w:sz w:val="24"/>
              </w:rPr>
            </w:pPr>
            <w:r>
              <w:rPr>
                <w:noProof/>
              </w:rPr>
              <w:drawing>
                <wp:inline distT="0" distB="0" distL="0" distR="0" wp14:anchorId="2B0B603C" wp14:editId="6E77A307">
                  <wp:extent cx="152400" cy="152400"/>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Discomfort</w:t>
            </w:r>
          </w:p>
        </w:tc>
      </w:tr>
      <w:tr w:rsidR="00814875" w14:paraId="2AEA17E2" w14:textId="77777777">
        <w:trPr>
          <w:trHeight w:val="400"/>
        </w:trPr>
        <w:tc>
          <w:tcPr>
            <w:tcW w:w="9080" w:type="dxa"/>
            <w:tcBorders>
              <w:top w:val="nil"/>
              <w:bottom w:val="nil"/>
            </w:tcBorders>
          </w:tcPr>
          <w:p w14:paraId="3681C187" w14:textId="77777777" w:rsidR="00814875" w:rsidRDefault="00EA5180">
            <w:pPr>
              <w:pStyle w:val="TableParagraph"/>
              <w:spacing w:before="40"/>
              <w:ind w:left="75"/>
              <w:rPr>
                <w:sz w:val="24"/>
              </w:rPr>
            </w:pPr>
            <w:r>
              <w:rPr>
                <w:noProof/>
                <w:position w:val="1"/>
              </w:rPr>
              <w:drawing>
                <wp:inline distT="0" distB="0" distL="0" distR="0" wp14:anchorId="7EB63D73" wp14:editId="30605300">
                  <wp:extent cx="142875" cy="142875"/>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Injury</w:t>
            </w:r>
          </w:p>
        </w:tc>
      </w:tr>
      <w:tr w:rsidR="00814875" w14:paraId="16B60943" w14:textId="77777777">
        <w:trPr>
          <w:trHeight w:val="370"/>
        </w:trPr>
        <w:tc>
          <w:tcPr>
            <w:tcW w:w="9080" w:type="dxa"/>
            <w:tcBorders>
              <w:top w:val="nil"/>
            </w:tcBorders>
            <w:shd w:val="clear" w:color="auto" w:fill="EEEEEE"/>
          </w:tcPr>
          <w:p w14:paraId="71A309A6" w14:textId="77777777" w:rsidR="00814875" w:rsidRDefault="00EA5180">
            <w:pPr>
              <w:pStyle w:val="TableParagraph"/>
              <w:spacing w:before="20"/>
              <w:rPr>
                <w:sz w:val="24"/>
              </w:rPr>
            </w:pPr>
            <w:r>
              <w:rPr>
                <w:noProof/>
              </w:rPr>
              <w:drawing>
                <wp:inline distT="0" distB="0" distL="0" distR="0" wp14:anchorId="7A5CE1F7" wp14:editId="5855BF0F">
                  <wp:extent cx="152400" cy="152400"/>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9" cstate="print"/>
                          <a:stretch>
                            <a:fillRect/>
                          </a:stretch>
                        </pic:blipFill>
                        <pic:spPr>
                          <a:xfrm>
                            <a:off x="0" y="0"/>
                            <a:ext cx="152400" cy="152400"/>
                          </a:xfrm>
                          <a:prstGeom prst="rect">
                            <a:avLst/>
                          </a:prstGeom>
                        </pic:spPr>
                      </pic:pic>
                    </a:graphicData>
                  </a:graphic>
                </wp:inline>
              </w:drawing>
            </w:r>
            <w:r>
              <w:rPr>
                <w:spacing w:val="11"/>
                <w:sz w:val="20"/>
              </w:rPr>
              <w:t xml:space="preserve"> </w:t>
            </w:r>
            <w:r>
              <w:rPr>
                <w:color w:val="333333"/>
                <w:sz w:val="24"/>
              </w:rPr>
              <w:t>To a nursing child or a fetus (either through mother or father)</w:t>
            </w:r>
          </w:p>
        </w:tc>
      </w:tr>
    </w:tbl>
    <w:p w14:paraId="608E0ECD" w14:textId="77777777" w:rsidR="00814875" w:rsidRDefault="00814875">
      <w:pPr>
        <w:pStyle w:val="BodyText"/>
        <w:spacing w:before="82"/>
      </w:pPr>
    </w:p>
    <w:p w14:paraId="44DAC8E8" w14:textId="77777777" w:rsidR="00814875" w:rsidRDefault="00EA5180">
      <w:pPr>
        <w:ind w:left="380"/>
        <w:rPr>
          <w:sz w:val="20"/>
        </w:rPr>
      </w:pPr>
      <w:r>
        <w:rPr>
          <w:noProof/>
          <w:sz w:val="20"/>
        </w:rPr>
        <mc:AlternateContent>
          <mc:Choice Requires="wpg">
            <w:drawing>
              <wp:anchor distT="0" distB="0" distL="0" distR="0" simplePos="0" relativeHeight="15756800" behindDoc="0" locked="0" layoutInCell="1" allowOverlap="1" wp14:anchorId="6C8F85E0" wp14:editId="590FE400">
                <wp:simplePos x="0" y="0"/>
                <wp:positionH relativeFrom="page">
                  <wp:posOffset>1155700</wp:posOffset>
                </wp:positionH>
                <wp:positionV relativeFrom="paragraph">
                  <wp:posOffset>17792</wp:posOffset>
                </wp:positionV>
                <wp:extent cx="5778500" cy="3644900"/>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3644900"/>
                          <a:chOff x="0" y="0"/>
                          <a:chExt cx="5778500" cy="3644900"/>
                        </a:xfrm>
                      </wpg:grpSpPr>
                      <wps:wsp>
                        <wps:cNvPr id="169" name="Graphic 169"/>
                        <wps:cNvSpPr/>
                        <wps:spPr>
                          <a:xfrm>
                            <a:off x="0" y="0"/>
                            <a:ext cx="5778500" cy="3644900"/>
                          </a:xfrm>
                          <a:custGeom>
                            <a:avLst/>
                            <a:gdLst/>
                            <a:ahLst/>
                            <a:cxnLst/>
                            <a:rect l="l" t="t" r="r" b="b"/>
                            <a:pathLst>
                              <a:path w="5778500" h="3644900">
                                <a:moveTo>
                                  <a:pt x="5778500" y="0"/>
                                </a:moveTo>
                                <a:lnTo>
                                  <a:pt x="0" y="0"/>
                                </a:lnTo>
                                <a:lnTo>
                                  <a:pt x="0" y="3644900"/>
                                </a:lnTo>
                                <a:lnTo>
                                  <a:pt x="5778500" y="3644900"/>
                                </a:lnTo>
                                <a:lnTo>
                                  <a:pt x="5778500" y="0"/>
                                </a:lnTo>
                                <a:close/>
                              </a:path>
                            </a:pathLst>
                          </a:custGeom>
                          <a:solidFill>
                            <a:srgbClr val="DFEBF4"/>
                          </a:solidFill>
                        </wps:spPr>
                        <wps:bodyPr wrap="square" lIns="0" tIns="0" rIns="0" bIns="0" rtlCol="0">
                          <a:prstTxWarp prst="textNoShape">
                            <a:avLst/>
                          </a:prstTxWarp>
                          <a:noAutofit/>
                        </wps:bodyPr>
                      </wps:wsp>
                      <wps:wsp>
                        <wps:cNvPr id="170" name="Graphic 170"/>
                        <wps:cNvSpPr/>
                        <wps:spPr>
                          <a:xfrm>
                            <a:off x="304800" y="546099"/>
                            <a:ext cx="50800" cy="1625600"/>
                          </a:xfrm>
                          <a:custGeom>
                            <a:avLst/>
                            <a:gdLst/>
                            <a:ahLst/>
                            <a:cxnLst/>
                            <a:rect l="l" t="t" r="r" b="b"/>
                            <a:pathLst>
                              <a:path w="50800" h="1625600">
                                <a:moveTo>
                                  <a:pt x="50800" y="1600200"/>
                                </a:moveTo>
                                <a:lnTo>
                                  <a:pt x="48793" y="1590344"/>
                                </a:lnTo>
                                <a:lnTo>
                                  <a:pt x="43332" y="1582267"/>
                                </a:lnTo>
                                <a:lnTo>
                                  <a:pt x="35255" y="1576806"/>
                                </a:lnTo>
                                <a:lnTo>
                                  <a:pt x="25400" y="1574800"/>
                                </a:lnTo>
                                <a:lnTo>
                                  <a:pt x="15532" y="1576806"/>
                                </a:lnTo>
                                <a:lnTo>
                                  <a:pt x="7454" y="1582267"/>
                                </a:lnTo>
                                <a:lnTo>
                                  <a:pt x="1993" y="1590344"/>
                                </a:lnTo>
                                <a:lnTo>
                                  <a:pt x="0" y="1600200"/>
                                </a:lnTo>
                                <a:lnTo>
                                  <a:pt x="1993" y="1610067"/>
                                </a:lnTo>
                                <a:lnTo>
                                  <a:pt x="7454" y="1618145"/>
                                </a:lnTo>
                                <a:lnTo>
                                  <a:pt x="15532" y="1623606"/>
                                </a:lnTo>
                                <a:lnTo>
                                  <a:pt x="25400" y="1625600"/>
                                </a:lnTo>
                                <a:lnTo>
                                  <a:pt x="35255" y="1623606"/>
                                </a:lnTo>
                                <a:lnTo>
                                  <a:pt x="43332" y="1618145"/>
                                </a:lnTo>
                                <a:lnTo>
                                  <a:pt x="48793" y="1610067"/>
                                </a:lnTo>
                                <a:lnTo>
                                  <a:pt x="50800" y="1600200"/>
                                </a:lnTo>
                                <a:close/>
                              </a:path>
                              <a:path w="50800" h="1625600">
                                <a:moveTo>
                                  <a:pt x="50800" y="1460500"/>
                                </a:moveTo>
                                <a:lnTo>
                                  <a:pt x="48793" y="1450644"/>
                                </a:lnTo>
                                <a:lnTo>
                                  <a:pt x="43332" y="1442567"/>
                                </a:lnTo>
                                <a:lnTo>
                                  <a:pt x="35255" y="1437106"/>
                                </a:lnTo>
                                <a:lnTo>
                                  <a:pt x="25400" y="1435100"/>
                                </a:lnTo>
                                <a:lnTo>
                                  <a:pt x="15532" y="1437106"/>
                                </a:lnTo>
                                <a:lnTo>
                                  <a:pt x="7454" y="1442567"/>
                                </a:lnTo>
                                <a:lnTo>
                                  <a:pt x="1993" y="1450644"/>
                                </a:lnTo>
                                <a:lnTo>
                                  <a:pt x="0" y="1460500"/>
                                </a:lnTo>
                                <a:lnTo>
                                  <a:pt x="1993" y="1470367"/>
                                </a:lnTo>
                                <a:lnTo>
                                  <a:pt x="7454" y="1478445"/>
                                </a:lnTo>
                                <a:lnTo>
                                  <a:pt x="15532" y="1483906"/>
                                </a:lnTo>
                                <a:lnTo>
                                  <a:pt x="25400" y="1485900"/>
                                </a:lnTo>
                                <a:lnTo>
                                  <a:pt x="35255" y="1483906"/>
                                </a:lnTo>
                                <a:lnTo>
                                  <a:pt x="43332" y="1478445"/>
                                </a:lnTo>
                                <a:lnTo>
                                  <a:pt x="48793" y="1470367"/>
                                </a:lnTo>
                                <a:lnTo>
                                  <a:pt x="50800" y="1460500"/>
                                </a:lnTo>
                                <a:close/>
                              </a:path>
                              <a:path w="50800" h="1625600">
                                <a:moveTo>
                                  <a:pt x="50800" y="1320800"/>
                                </a:moveTo>
                                <a:lnTo>
                                  <a:pt x="48793" y="1310944"/>
                                </a:lnTo>
                                <a:lnTo>
                                  <a:pt x="43332" y="1302867"/>
                                </a:lnTo>
                                <a:lnTo>
                                  <a:pt x="35255" y="1297406"/>
                                </a:lnTo>
                                <a:lnTo>
                                  <a:pt x="25400" y="1295400"/>
                                </a:lnTo>
                                <a:lnTo>
                                  <a:pt x="15532" y="1297406"/>
                                </a:lnTo>
                                <a:lnTo>
                                  <a:pt x="7454" y="1302867"/>
                                </a:lnTo>
                                <a:lnTo>
                                  <a:pt x="1993" y="1310944"/>
                                </a:lnTo>
                                <a:lnTo>
                                  <a:pt x="0" y="1320800"/>
                                </a:lnTo>
                                <a:lnTo>
                                  <a:pt x="1993" y="1330667"/>
                                </a:lnTo>
                                <a:lnTo>
                                  <a:pt x="7454" y="1338745"/>
                                </a:lnTo>
                                <a:lnTo>
                                  <a:pt x="15532" y="1344206"/>
                                </a:lnTo>
                                <a:lnTo>
                                  <a:pt x="25400" y="1346200"/>
                                </a:lnTo>
                                <a:lnTo>
                                  <a:pt x="35255" y="1344206"/>
                                </a:lnTo>
                                <a:lnTo>
                                  <a:pt x="43332" y="1338745"/>
                                </a:lnTo>
                                <a:lnTo>
                                  <a:pt x="48793" y="1330667"/>
                                </a:lnTo>
                                <a:lnTo>
                                  <a:pt x="50800" y="1320800"/>
                                </a:lnTo>
                                <a:close/>
                              </a:path>
                              <a:path w="50800" h="1625600">
                                <a:moveTo>
                                  <a:pt x="50800" y="1041400"/>
                                </a:moveTo>
                                <a:lnTo>
                                  <a:pt x="48793" y="1031544"/>
                                </a:lnTo>
                                <a:lnTo>
                                  <a:pt x="43332" y="1023467"/>
                                </a:lnTo>
                                <a:lnTo>
                                  <a:pt x="35255" y="1018006"/>
                                </a:lnTo>
                                <a:lnTo>
                                  <a:pt x="25400" y="1016000"/>
                                </a:lnTo>
                                <a:lnTo>
                                  <a:pt x="15532" y="1018006"/>
                                </a:lnTo>
                                <a:lnTo>
                                  <a:pt x="7454" y="1023467"/>
                                </a:lnTo>
                                <a:lnTo>
                                  <a:pt x="1993" y="1031544"/>
                                </a:lnTo>
                                <a:lnTo>
                                  <a:pt x="0" y="1041400"/>
                                </a:lnTo>
                                <a:lnTo>
                                  <a:pt x="1993" y="1051267"/>
                                </a:lnTo>
                                <a:lnTo>
                                  <a:pt x="7454" y="1059345"/>
                                </a:lnTo>
                                <a:lnTo>
                                  <a:pt x="15532" y="1064806"/>
                                </a:lnTo>
                                <a:lnTo>
                                  <a:pt x="25400" y="1066800"/>
                                </a:lnTo>
                                <a:lnTo>
                                  <a:pt x="35255" y="1064806"/>
                                </a:lnTo>
                                <a:lnTo>
                                  <a:pt x="43332" y="1059345"/>
                                </a:lnTo>
                                <a:lnTo>
                                  <a:pt x="48793" y="1051267"/>
                                </a:lnTo>
                                <a:lnTo>
                                  <a:pt x="50800" y="1041400"/>
                                </a:lnTo>
                                <a:close/>
                              </a:path>
                              <a:path w="50800" h="1625600">
                                <a:moveTo>
                                  <a:pt x="50800" y="584200"/>
                                </a:moveTo>
                                <a:lnTo>
                                  <a:pt x="48793" y="574344"/>
                                </a:lnTo>
                                <a:lnTo>
                                  <a:pt x="43332" y="566267"/>
                                </a:lnTo>
                                <a:lnTo>
                                  <a:pt x="35255" y="560806"/>
                                </a:lnTo>
                                <a:lnTo>
                                  <a:pt x="25400" y="558800"/>
                                </a:lnTo>
                                <a:lnTo>
                                  <a:pt x="15532" y="560806"/>
                                </a:lnTo>
                                <a:lnTo>
                                  <a:pt x="7454" y="566267"/>
                                </a:lnTo>
                                <a:lnTo>
                                  <a:pt x="1993" y="574344"/>
                                </a:lnTo>
                                <a:lnTo>
                                  <a:pt x="0" y="584200"/>
                                </a:lnTo>
                                <a:lnTo>
                                  <a:pt x="1993" y="594067"/>
                                </a:lnTo>
                                <a:lnTo>
                                  <a:pt x="7454" y="602145"/>
                                </a:lnTo>
                                <a:lnTo>
                                  <a:pt x="15532" y="607606"/>
                                </a:lnTo>
                                <a:lnTo>
                                  <a:pt x="25400" y="609600"/>
                                </a:lnTo>
                                <a:lnTo>
                                  <a:pt x="35255" y="607606"/>
                                </a:lnTo>
                                <a:lnTo>
                                  <a:pt x="43332" y="602145"/>
                                </a:lnTo>
                                <a:lnTo>
                                  <a:pt x="48793" y="594067"/>
                                </a:lnTo>
                                <a:lnTo>
                                  <a:pt x="50800" y="584200"/>
                                </a:lnTo>
                                <a:close/>
                              </a:path>
                              <a:path w="50800" h="1625600">
                                <a:moveTo>
                                  <a:pt x="50800" y="444500"/>
                                </a:moveTo>
                                <a:lnTo>
                                  <a:pt x="48793" y="434644"/>
                                </a:lnTo>
                                <a:lnTo>
                                  <a:pt x="43332" y="426567"/>
                                </a:lnTo>
                                <a:lnTo>
                                  <a:pt x="35255" y="421106"/>
                                </a:lnTo>
                                <a:lnTo>
                                  <a:pt x="25400" y="419100"/>
                                </a:lnTo>
                                <a:lnTo>
                                  <a:pt x="15532" y="421106"/>
                                </a:lnTo>
                                <a:lnTo>
                                  <a:pt x="7454" y="426567"/>
                                </a:lnTo>
                                <a:lnTo>
                                  <a:pt x="1993" y="434644"/>
                                </a:lnTo>
                                <a:lnTo>
                                  <a:pt x="0" y="444500"/>
                                </a:lnTo>
                                <a:lnTo>
                                  <a:pt x="1993" y="454367"/>
                                </a:lnTo>
                                <a:lnTo>
                                  <a:pt x="7454" y="462445"/>
                                </a:lnTo>
                                <a:lnTo>
                                  <a:pt x="15532" y="467906"/>
                                </a:lnTo>
                                <a:lnTo>
                                  <a:pt x="25400" y="469900"/>
                                </a:lnTo>
                                <a:lnTo>
                                  <a:pt x="35255" y="467906"/>
                                </a:lnTo>
                                <a:lnTo>
                                  <a:pt x="43332" y="462445"/>
                                </a:lnTo>
                                <a:lnTo>
                                  <a:pt x="48793" y="454367"/>
                                </a:lnTo>
                                <a:lnTo>
                                  <a:pt x="50800" y="444500"/>
                                </a:lnTo>
                                <a:close/>
                              </a:path>
                              <a:path w="50800" h="16256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1625600">
                                <a:moveTo>
                                  <a:pt x="50800" y="165100"/>
                                </a:moveTo>
                                <a:lnTo>
                                  <a:pt x="48793" y="155244"/>
                                </a:lnTo>
                                <a:lnTo>
                                  <a:pt x="43332" y="147167"/>
                                </a:lnTo>
                                <a:lnTo>
                                  <a:pt x="35255" y="141706"/>
                                </a:lnTo>
                                <a:lnTo>
                                  <a:pt x="25400" y="139700"/>
                                </a:lnTo>
                                <a:lnTo>
                                  <a:pt x="15532" y="141706"/>
                                </a:lnTo>
                                <a:lnTo>
                                  <a:pt x="7454" y="147167"/>
                                </a:lnTo>
                                <a:lnTo>
                                  <a:pt x="1993" y="155244"/>
                                </a:lnTo>
                                <a:lnTo>
                                  <a:pt x="0" y="165100"/>
                                </a:lnTo>
                                <a:lnTo>
                                  <a:pt x="1993" y="174967"/>
                                </a:lnTo>
                                <a:lnTo>
                                  <a:pt x="7454" y="183045"/>
                                </a:lnTo>
                                <a:lnTo>
                                  <a:pt x="15532" y="188506"/>
                                </a:lnTo>
                                <a:lnTo>
                                  <a:pt x="25400" y="190500"/>
                                </a:lnTo>
                                <a:lnTo>
                                  <a:pt x="35255" y="188506"/>
                                </a:lnTo>
                                <a:lnTo>
                                  <a:pt x="43332" y="183045"/>
                                </a:lnTo>
                                <a:lnTo>
                                  <a:pt x="48793" y="174967"/>
                                </a:lnTo>
                                <a:lnTo>
                                  <a:pt x="50800" y="165100"/>
                                </a:lnTo>
                                <a:close/>
                              </a:path>
                              <a:path w="50800" h="16256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s:wsp>
                        <wps:cNvPr id="171" name="Textbox 171"/>
                        <wps:cNvSpPr txBox="1"/>
                        <wps:spPr>
                          <a:xfrm>
                            <a:off x="0" y="0"/>
                            <a:ext cx="5778500" cy="3644900"/>
                          </a:xfrm>
                          <a:prstGeom prst="rect">
                            <a:avLst/>
                          </a:prstGeom>
                        </wps:spPr>
                        <wps:txbx>
                          <w:txbxContent>
                            <w:p w14:paraId="2D5A45AE" w14:textId="77777777" w:rsidR="00814875" w:rsidRDefault="00EA5180">
                              <w:pPr>
                                <w:spacing w:line="197" w:lineRule="exact"/>
                                <w:rPr>
                                  <w:sz w:val="20"/>
                                </w:rPr>
                              </w:pPr>
                              <w:r>
                                <w:rPr>
                                  <w:color w:val="333333"/>
                                  <w:sz w:val="20"/>
                                </w:rPr>
                                <w:t>Describe</w:t>
                              </w:r>
                              <w:r>
                                <w:rPr>
                                  <w:color w:val="333333"/>
                                  <w:spacing w:val="-2"/>
                                  <w:sz w:val="20"/>
                                </w:rPr>
                                <w:t xml:space="preserve"> </w:t>
                              </w:r>
                              <w:r>
                                <w:rPr>
                                  <w:color w:val="333333"/>
                                  <w:sz w:val="20"/>
                                </w:rPr>
                                <w:t>any</w:t>
                              </w:r>
                              <w:r>
                                <w:rPr>
                                  <w:color w:val="333333"/>
                                  <w:spacing w:val="-1"/>
                                  <w:sz w:val="20"/>
                                </w:rPr>
                                <w:t xml:space="preserve"> </w:t>
                              </w:r>
                              <w:r>
                                <w:rPr>
                                  <w:color w:val="333333"/>
                                  <w:sz w:val="20"/>
                                </w:rPr>
                                <w:t>potential</w:t>
                              </w:r>
                              <w:r>
                                <w:rPr>
                                  <w:color w:val="333333"/>
                                  <w:spacing w:val="-2"/>
                                  <w:sz w:val="20"/>
                                </w:rPr>
                                <w:t xml:space="preserve"> </w:t>
                              </w:r>
                              <w:r>
                                <w:rPr>
                                  <w:color w:val="333333"/>
                                  <w:sz w:val="20"/>
                                </w:rPr>
                                <w:t>physical</w:t>
                              </w:r>
                              <w:r>
                                <w:rPr>
                                  <w:color w:val="333333"/>
                                  <w:spacing w:val="-1"/>
                                  <w:sz w:val="20"/>
                                </w:rPr>
                                <w:t xml:space="preserve"> </w:t>
                              </w:r>
                              <w:r>
                                <w:rPr>
                                  <w:color w:val="333333"/>
                                  <w:sz w:val="20"/>
                                </w:rPr>
                                <w:t>risks</w:t>
                              </w:r>
                              <w:r>
                                <w:rPr>
                                  <w:color w:val="333333"/>
                                  <w:spacing w:val="-2"/>
                                  <w:sz w:val="20"/>
                                </w:rPr>
                                <w:t xml:space="preserve"> </w:t>
                              </w:r>
                              <w:r>
                                <w:rPr>
                                  <w:color w:val="333333"/>
                                  <w:sz w:val="20"/>
                                </w:rPr>
                                <w:t>checked</w:t>
                              </w:r>
                              <w:r>
                                <w:rPr>
                                  <w:color w:val="333333"/>
                                  <w:spacing w:val="-1"/>
                                  <w:sz w:val="20"/>
                                </w:rPr>
                                <w:t xml:space="preserve"> </w:t>
                              </w:r>
                              <w:r>
                                <w:rPr>
                                  <w:color w:val="333333"/>
                                  <w:sz w:val="20"/>
                                </w:rPr>
                                <w:t>above,</w:t>
                              </w:r>
                              <w:r>
                                <w:rPr>
                                  <w:color w:val="333333"/>
                                  <w:spacing w:val="-2"/>
                                  <w:sz w:val="20"/>
                                </w:rPr>
                                <w:t xml:space="preserve"> </w:t>
                              </w:r>
                              <w:r>
                                <w:rPr>
                                  <w:color w:val="333333"/>
                                  <w:sz w:val="20"/>
                                </w:rPr>
                                <w:t>including</w:t>
                              </w:r>
                              <w:r>
                                <w:rPr>
                                  <w:color w:val="333333"/>
                                  <w:spacing w:val="-1"/>
                                  <w:sz w:val="20"/>
                                </w:rPr>
                                <w:t xml:space="preserve"> </w:t>
                              </w:r>
                              <w:r>
                                <w:rPr>
                                  <w:color w:val="333333"/>
                                  <w:sz w:val="20"/>
                                </w:rPr>
                                <w:t>the</w:t>
                              </w:r>
                              <w:r>
                                <w:rPr>
                                  <w:color w:val="333333"/>
                                  <w:spacing w:val="-2"/>
                                  <w:sz w:val="20"/>
                                </w:rPr>
                                <w:t xml:space="preserve"> </w:t>
                              </w:r>
                              <w:r>
                                <w:rPr>
                                  <w:color w:val="333333"/>
                                  <w:sz w:val="20"/>
                                </w:rPr>
                                <w:t>category</w:t>
                              </w:r>
                              <w:r>
                                <w:rPr>
                                  <w:color w:val="333333"/>
                                  <w:spacing w:val="-1"/>
                                  <w:sz w:val="20"/>
                                </w:rPr>
                                <w:t xml:space="preserve"> </w:t>
                              </w:r>
                              <w:r>
                                <w:rPr>
                                  <w:color w:val="333333"/>
                                  <w:sz w:val="20"/>
                                </w:rPr>
                                <w:t>of</w:t>
                              </w:r>
                              <w:r>
                                <w:rPr>
                                  <w:color w:val="333333"/>
                                  <w:spacing w:val="-2"/>
                                  <w:sz w:val="20"/>
                                </w:rPr>
                                <w:t xml:space="preserve"> </w:t>
                              </w:r>
                              <w:r>
                                <w:rPr>
                                  <w:color w:val="333333"/>
                                  <w:sz w:val="20"/>
                                </w:rPr>
                                <w:t>likelihood</w:t>
                              </w:r>
                              <w:r>
                                <w:rPr>
                                  <w:color w:val="333333"/>
                                  <w:spacing w:val="-1"/>
                                  <w:sz w:val="20"/>
                                </w:rPr>
                                <w:t xml:space="preserve"> </w:t>
                              </w:r>
                              <w:r>
                                <w:rPr>
                                  <w:color w:val="333333"/>
                                  <w:sz w:val="20"/>
                                </w:rPr>
                                <w:t>and</w:t>
                              </w:r>
                              <w:r>
                                <w:rPr>
                                  <w:color w:val="333333"/>
                                  <w:spacing w:val="-1"/>
                                  <w:sz w:val="20"/>
                                </w:rPr>
                                <w:t xml:space="preserve"> </w:t>
                              </w:r>
                              <w:r>
                                <w:rPr>
                                  <w:color w:val="333333"/>
                                  <w:spacing w:val="-2"/>
                                  <w:sz w:val="20"/>
                                </w:rPr>
                                <w:t>severity,</w:t>
                              </w:r>
                            </w:p>
                            <w:p w14:paraId="7B2FFC2C" w14:textId="77777777" w:rsidR="00814875" w:rsidRDefault="00EA5180">
                              <w:pPr>
                                <w:spacing w:before="2" w:line="230" w:lineRule="auto"/>
                                <w:rPr>
                                  <w:sz w:val="20"/>
                                </w:rPr>
                              </w:pPr>
                              <w:r>
                                <w:rPr>
                                  <w:color w:val="333333"/>
                                  <w:sz w:val="20"/>
                                </w:rPr>
                                <w:t>and</w:t>
                              </w:r>
                              <w:r>
                                <w:rPr>
                                  <w:color w:val="333333"/>
                                  <w:spacing w:val="-3"/>
                                  <w:sz w:val="20"/>
                                </w:rPr>
                                <w:t xml:space="preserve"> </w:t>
                              </w:r>
                              <w:r>
                                <w:rPr>
                                  <w:color w:val="333333"/>
                                  <w:sz w:val="20"/>
                                </w:rPr>
                                <w:t>what</w:t>
                              </w:r>
                              <w:r>
                                <w:rPr>
                                  <w:color w:val="333333"/>
                                  <w:spacing w:val="-3"/>
                                  <w:sz w:val="20"/>
                                </w:rPr>
                                <w:t xml:space="preserve"> </w:t>
                              </w:r>
                              <w:r>
                                <w:rPr>
                                  <w:color w:val="333333"/>
                                  <w:sz w:val="20"/>
                                </w:rPr>
                                <w:t>will</w:t>
                              </w:r>
                              <w:r>
                                <w:rPr>
                                  <w:color w:val="333333"/>
                                  <w:spacing w:val="-3"/>
                                  <w:sz w:val="20"/>
                                </w:rPr>
                                <w:t xml:space="preserve"> </w:t>
                              </w:r>
                              <w:r>
                                <w:rPr>
                                  <w:color w:val="333333"/>
                                  <w:sz w:val="20"/>
                                </w:rPr>
                                <w:t>be</w:t>
                              </w:r>
                              <w:r>
                                <w:rPr>
                                  <w:color w:val="333333"/>
                                  <w:spacing w:val="-3"/>
                                  <w:sz w:val="20"/>
                                </w:rPr>
                                <w:t xml:space="preserve"> </w:t>
                              </w:r>
                              <w:r>
                                <w:rPr>
                                  <w:color w:val="333333"/>
                                  <w:sz w:val="20"/>
                                </w:rPr>
                                <w:t>done</w:t>
                              </w:r>
                              <w:r>
                                <w:rPr>
                                  <w:color w:val="333333"/>
                                  <w:spacing w:val="-3"/>
                                  <w:sz w:val="20"/>
                                </w:rPr>
                                <w:t xml:space="preserve"> </w:t>
                              </w:r>
                              <w:r>
                                <w:rPr>
                                  <w:color w:val="333333"/>
                                  <w:sz w:val="20"/>
                                </w:rPr>
                                <w:t>to</w:t>
                              </w:r>
                              <w:r>
                                <w:rPr>
                                  <w:color w:val="333333"/>
                                  <w:spacing w:val="-3"/>
                                  <w:sz w:val="20"/>
                                </w:rPr>
                                <w:t xml:space="preserve"> </w:t>
                              </w:r>
                              <w:r>
                                <w:rPr>
                                  <w:color w:val="333333"/>
                                  <w:sz w:val="20"/>
                                </w:rPr>
                                <w:t>minimize</w:t>
                              </w:r>
                              <w:r>
                                <w:rPr>
                                  <w:color w:val="333333"/>
                                  <w:spacing w:val="-3"/>
                                  <w:sz w:val="20"/>
                                </w:rPr>
                                <w:t xml:space="preserve"> </w:t>
                              </w:r>
                              <w:r>
                                <w:rPr>
                                  <w:color w:val="333333"/>
                                  <w:sz w:val="20"/>
                                </w:rPr>
                                <w:t>these</w:t>
                              </w:r>
                              <w:r>
                                <w:rPr>
                                  <w:color w:val="333333"/>
                                  <w:spacing w:val="-3"/>
                                  <w:sz w:val="20"/>
                                </w:rPr>
                                <w:t xml:space="preserve"> </w:t>
                              </w:r>
                              <w:r>
                                <w:rPr>
                                  <w:color w:val="333333"/>
                                  <w:sz w:val="20"/>
                                </w:rPr>
                                <w:t>risks.</w:t>
                              </w:r>
                              <w:r>
                                <w:rPr>
                                  <w:color w:val="333333"/>
                                  <w:spacing w:val="-3"/>
                                  <w:sz w:val="20"/>
                                </w:rPr>
                                <w:t xml:space="preserve"> </w:t>
                              </w:r>
                              <w:r>
                                <w:rPr>
                                  <w:color w:val="333333"/>
                                  <w:sz w:val="20"/>
                                </w:rPr>
                                <w:t>Where</w:t>
                              </w:r>
                              <w:r>
                                <w:rPr>
                                  <w:color w:val="333333"/>
                                  <w:spacing w:val="-3"/>
                                  <w:sz w:val="20"/>
                                </w:rPr>
                                <w:t xml:space="preserve"> </w:t>
                              </w:r>
                              <w:r>
                                <w:rPr>
                                  <w:color w:val="333333"/>
                                  <w:sz w:val="20"/>
                                </w:rPr>
                                <w:t>possible,</w:t>
                              </w:r>
                              <w:r>
                                <w:rPr>
                                  <w:color w:val="333333"/>
                                  <w:spacing w:val="-3"/>
                                  <w:sz w:val="20"/>
                                </w:rPr>
                                <w:t xml:space="preserve"> </w:t>
                              </w:r>
                              <w:r>
                                <w:rPr>
                                  <w:color w:val="333333"/>
                                  <w:sz w:val="20"/>
                                </w:rPr>
                                <w:t>describe</w:t>
                              </w:r>
                              <w:r>
                                <w:rPr>
                                  <w:color w:val="333333"/>
                                  <w:spacing w:val="-3"/>
                                  <w:sz w:val="20"/>
                                </w:rPr>
                                <w:t xml:space="preserve"> </w:t>
                              </w:r>
                              <w:r>
                                <w:rPr>
                                  <w:color w:val="333333"/>
                                  <w:sz w:val="20"/>
                                </w:rPr>
                                <w:t>the</w:t>
                              </w:r>
                              <w:r>
                                <w:rPr>
                                  <w:color w:val="333333"/>
                                  <w:spacing w:val="-3"/>
                                  <w:sz w:val="20"/>
                                </w:rPr>
                                <w:t xml:space="preserve"> </w:t>
                              </w:r>
                              <w:r>
                                <w:rPr>
                                  <w:color w:val="333333"/>
                                  <w:sz w:val="20"/>
                                </w:rPr>
                                <w:t>likelihood</w:t>
                              </w:r>
                              <w:r>
                                <w:rPr>
                                  <w:color w:val="333333"/>
                                  <w:spacing w:val="-3"/>
                                  <w:sz w:val="20"/>
                                </w:rPr>
                                <w:t xml:space="preserve"> </w:t>
                              </w:r>
                              <w:r>
                                <w:rPr>
                                  <w:color w:val="333333"/>
                                  <w:sz w:val="20"/>
                                </w:rPr>
                                <w:t>of</w:t>
                              </w:r>
                              <w:r>
                                <w:rPr>
                                  <w:color w:val="333333"/>
                                  <w:spacing w:val="-3"/>
                                  <w:sz w:val="20"/>
                                </w:rPr>
                                <w:t xml:space="preserve"> </w:t>
                              </w:r>
                              <w:r>
                                <w:rPr>
                                  <w:color w:val="333333"/>
                                  <w:sz w:val="20"/>
                                </w:rPr>
                                <w:t>the</w:t>
                              </w:r>
                              <w:r>
                                <w:rPr>
                                  <w:color w:val="333333"/>
                                  <w:spacing w:val="-3"/>
                                  <w:sz w:val="20"/>
                                </w:rPr>
                                <w:t xml:space="preserve"> </w:t>
                              </w:r>
                              <w:r>
                                <w:rPr>
                                  <w:color w:val="333333"/>
                                  <w:sz w:val="20"/>
                                </w:rPr>
                                <w:t>risks occurring, using the following terms:</w:t>
                              </w:r>
                            </w:p>
                            <w:p w14:paraId="7AEA2DA0" w14:textId="77777777" w:rsidR="00814875" w:rsidRDefault="00EA5180">
                              <w:pPr>
                                <w:spacing w:before="139" w:line="230" w:lineRule="auto"/>
                                <w:ind w:left="620" w:right="3958"/>
                                <w:rPr>
                                  <w:sz w:val="20"/>
                                </w:rPr>
                              </w:pPr>
                              <w:r>
                                <w:rPr>
                                  <w:color w:val="333333"/>
                                  <w:sz w:val="20"/>
                                </w:rPr>
                                <w:t>Very Common (approximate incidence &gt; 50%) Common (approximate incidence &gt; 25 - 50%) Likely (approximate incidence of &gt; 10 - 25%) Infrequent</w:t>
                              </w:r>
                              <w:r>
                                <w:rPr>
                                  <w:color w:val="333333"/>
                                  <w:spacing w:val="-6"/>
                                  <w:sz w:val="20"/>
                                </w:rPr>
                                <w:t xml:space="preserve"> </w:t>
                              </w:r>
                              <w:r>
                                <w:rPr>
                                  <w:color w:val="333333"/>
                                  <w:sz w:val="20"/>
                                </w:rPr>
                                <w:t>(approximate</w:t>
                              </w:r>
                              <w:r>
                                <w:rPr>
                                  <w:color w:val="333333"/>
                                  <w:spacing w:val="-6"/>
                                  <w:sz w:val="20"/>
                                </w:rPr>
                                <w:t xml:space="preserve"> </w:t>
                              </w:r>
                              <w:r>
                                <w:rPr>
                                  <w:color w:val="333333"/>
                                  <w:sz w:val="20"/>
                                </w:rPr>
                                <w:t>incidence</w:t>
                              </w:r>
                              <w:r>
                                <w:rPr>
                                  <w:color w:val="333333"/>
                                  <w:spacing w:val="-6"/>
                                  <w:sz w:val="20"/>
                                </w:rPr>
                                <w:t xml:space="preserve"> </w:t>
                              </w:r>
                              <w:r>
                                <w:rPr>
                                  <w:color w:val="333333"/>
                                  <w:sz w:val="20"/>
                                </w:rPr>
                                <w:t>of</w:t>
                              </w:r>
                              <w:r>
                                <w:rPr>
                                  <w:color w:val="333333"/>
                                  <w:spacing w:val="-6"/>
                                  <w:sz w:val="20"/>
                                </w:rPr>
                                <w:t xml:space="preserve"> </w:t>
                              </w:r>
                              <w:r>
                                <w:rPr>
                                  <w:color w:val="333333"/>
                                  <w:sz w:val="20"/>
                                </w:rPr>
                                <w:t>&gt;</w:t>
                              </w:r>
                              <w:r>
                                <w:rPr>
                                  <w:color w:val="333333"/>
                                  <w:spacing w:val="-6"/>
                                  <w:sz w:val="20"/>
                                </w:rPr>
                                <w:t xml:space="preserve"> </w:t>
                              </w:r>
                              <w:r>
                                <w:rPr>
                                  <w:color w:val="333333"/>
                                  <w:sz w:val="20"/>
                                </w:rPr>
                                <w:t>1</w:t>
                              </w:r>
                              <w:r>
                                <w:rPr>
                                  <w:color w:val="333333"/>
                                  <w:spacing w:val="-6"/>
                                  <w:sz w:val="20"/>
                                </w:rPr>
                                <w:t xml:space="preserve"> </w:t>
                              </w:r>
                              <w:r>
                                <w:rPr>
                                  <w:color w:val="333333"/>
                                  <w:sz w:val="20"/>
                                </w:rPr>
                                <w:t>-</w:t>
                              </w:r>
                              <w:r>
                                <w:rPr>
                                  <w:color w:val="333333"/>
                                  <w:spacing w:val="-6"/>
                                  <w:sz w:val="20"/>
                                </w:rPr>
                                <w:t xml:space="preserve"> </w:t>
                              </w:r>
                              <w:r>
                                <w:rPr>
                                  <w:color w:val="333333"/>
                                  <w:sz w:val="20"/>
                                </w:rPr>
                                <w:t>10%) Rare (approximate incidence &lt; 1%)</w:t>
                              </w:r>
                            </w:p>
                            <w:p w14:paraId="04E546E5" w14:textId="77777777" w:rsidR="00814875" w:rsidRDefault="00EA5180">
                              <w:pPr>
                                <w:spacing w:before="128"/>
                                <w:rPr>
                                  <w:sz w:val="20"/>
                                </w:rPr>
                              </w:pPr>
                              <w:r>
                                <w:rPr>
                                  <w:color w:val="333333"/>
                                  <w:sz w:val="20"/>
                                </w:rPr>
                                <w:t>Describe</w:t>
                              </w:r>
                              <w:r>
                                <w:rPr>
                                  <w:color w:val="333333"/>
                                  <w:spacing w:val="-2"/>
                                  <w:sz w:val="20"/>
                                </w:rPr>
                                <w:t xml:space="preserve"> </w:t>
                              </w:r>
                              <w:r>
                                <w:rPr>
                                  <w:color w:val="333333"/>
                                  <w:sz w:val="20"/>
                                </w:rPr>
                                <w:t>severity</w:t>
                              </w:r>
                              <w:r>
                                <w:rPr>
                                  <w:color w:val="333333"/>
                                  <w:spacing w:val="-1"/>
                                  <w:sz w:val="20"/>
                                </w:rPr>
                                <w:t xml:space="preserve"> </w:t>
                              </w:r>
                              <w:r>
                                <w:rPr>
                                  <w:color w:val="333333"/>
                                  <w:sz w:val="20"/>
                                </w:rPr>
                                <w:t>of</w:t>
                              </w:r>
                              <w:r>
                                <w:rPr>
                                  <w:color w:val="333333"/>
                                  <w:spacing w:val="-1"/>
                                  <w:sz w:val="20"/>
                                </w:rPr>
                                <w:t xml:space="preserve"> </w:t>
                              </w:r>
                              <w:r>
                                <w:rPr>
                                  <w:color w:val="333333"/>
                                  <w:sz w:val="20"/>
                                </w:rPr>
                                <w:t>risks</w:t>
                              </w:r>
                              <w:r>
                                <w:rPr>
                                  <w:color w:val="333333"/>
                                  <w:spacing w:val="-1"/>
                                  <w:sz w:val="20"/>
                                </w:rPr>
                                <w:t xml:space="preserve"> </w:t>
                              </w:r>
                              <w:r>
                                <w:rPr>
                                  <w:color w:val="333333"/>
                                  <w:sz w:val="20"/>
                                </w:rPr>
                                <w:t>using</w:t>
                              </w:r>
                              <w:r>
                                <w:rPr>
                                  <w:color w:val="333333"/>
                                  <w:spacing w:val="-1"/>
                                  <w:sz w:val="20"/>
                                </w:rPr>
                                <w:t xml:space="preserve"> </w:t>
                              </w:r>
                              <w:r>
                                <w:rPr>
                                  <w:color w:val="333333"/>
                                  <w:sz w:val="20"/>
                                </w:rPr>
                                <w:t>the</w:t>
                              </w:r>
                              <w:r>
                                <w:rPr>
                                  <w:color w:val="333333"/>
                                  <w:spacing w:val="-1"/>
                                  <w:sz w:val="20"/>
                                </w:rPr>
                                <w:t xml:space="preserve"> </w:t>
                              </w:r>
                              <w:r>
                                <w:rPr>
                                  <w:color w:val="333333"/>
                                  <w:sz w:val="20"/>
                                </w:rPr>
                                <w:t>following</w:t>
                              </w:r>
                              <w:r>
                                <w:rPr>
                                  <w:color w:val="333333"/>
                                  <w:spacing w:val="-1"/>
                                  <w:sz w:val="20"/>
                                </w:rPr>
                                <w:t xml:space="preserve"> </w:t>
                              </w:r>
                              <w:r>
                                <w:rPr>
                                  <w:color w:val="333333"/>
                                  <w:sz w:val="20"/>
                                </w:rPr>
                                <w:t>grading</w:t>
                              </w:r>
                              <w:r>
                                <w:rPr>
                                  <w:color w:val="333333"/>
                                  <w:spacing w:val="-1"/>
                                  <w:sz w:val="20"/>
                                </w:rPr>
                                <w:t xml:space="preserve"> </w:t>
                              </w:r>
                              <w:r>
                                <w:rPr>
                                  <w:color w:val="333333"/>
                                  <w:spacing w:val="-2"/>
                                  <w:sz w:val="20"/>
                                </w:rPr>
                                <w:t>scale:</w:t>
                              </w:r>
                            </w:p>
                            <w:p w14:paraId="6ADD64BA" w14:textId="77777777" w:rsidR="00814875" w:rsidRDefault="00EA5180">
                              <w:pPr>
                                <w:spacing w:before="138" w:line="230" w:lineRule="auto"/>
                                <w:ind w:left="620" w:right="1420"/>
                                <w:rPr>
                                  <w:sz w:val="20"/>
                                </w:rPr>
                              </w:pPr>
                              <w:r>
                                <w:rPr>
                                  <w:color w:val="333333"/>
                                  <w:sz w:val="20"/>
                                </w:rPr>
                                <w:t>Mild-</w:t>
                              </w:r>
                              <w:r>
                                <w:rPr>
                                  <w:color w:val="333333"/>
                                  <w:spacing w:val="-4"/>
                                  <w:sz w:val="20"/>
                                </w:rPr>
                                <w:t xml:space="preserve"> </w:t>
                              </w:r>
                              <w:r>
                                <w:rPr>
                                  <w:color w:val="333333"/>
                                  <w:sz w:val="20"/>
                                </w:rPr>
                                <w:t>No</w:t>
                              </w:r>
                              <w:r>
                                <w:rPr>
                                  <w:color w:val="333333"/>
                                  <w:spacing w:val="-4"/>
                                  <w:sz w:val="20"/>
                                </w:rPr>
                                <w:t xml:space="preserve"> </w:t>
                              </w:r>
                              <w:r>
                                <w:rPr>
                                  <w:color w:val="333333"/>
                                  <w:sz w:val="20"/>
                                </w:rPr>
                                <w:t>disruption</w:t>
                              </w:r>
                              <w:r>
                                <w:rPr>
                                  <w:color w:val="333333"/>
                                  <w:spacing w:val="-4"/>
                                  <w:sz w:val="20"/>
                                </w:rPr>
                                <w:t xml:space="preserve"> </w:t>
                              </w:r>
                              <w:r>
                                <w:rPr>
                                  <w:color w:val="333333"/>
                                  <w:sz w:val="20"/>
                                </w:rPr>
                                <w:t>to</w:t>
                              </w:r>
                              <w:r>
                                <w:rPr>
                                  <w:color w:val="333333"/>
                                  <w:spacing w:val="-4"/>
                                  <w:sz w:val="20"/>
                                </w:rPr>
                                <w:t xml:space="preserve"> </w:t>
                              </w:r>
                              <w:r>
                                <w:rPr>
                                  <w:color w:val="333333"/>
                                  <w:sz w:val="20"/>
                                </w:rPr>
                                <w:t>the</w:t>
                              </w:r>
                              <w:r>
                                <w:rPr>
                                  <w:color w:val="333333"/>
                                  <w:spacing w:val="-4"/>
                                  <w:sz w:val="20"/>
                                </w:rPr>
                                <w:t xml:space="preserve"> </w:t>
                              </w:r>
                              <w:r>
                                <w:rPr>
                                  <w:color w:val="333333"/>
                                  <w:sz w:val="20"/>
                                </w:rPr>
                                <w:t>subject’s</w:t>
                              </w:r>
                              <w:r>
                                <w:rPr>
                                  <w:color w:val="333333"/>
                                  <w:spacing w:val="-4"/>
                                  <w:sz w:val="20"/>
                                </w:rPr>
                                <w:t xml:space="preserve"> </w:t>
                              </w:r>
                              <w:r>
                                <w:rPr>
                                  <w:color w:val="333333"/>
                                  <w:sz w:val="20"/>
                                </w:rPr>
                                <w:t>ability</w:t>
                              </w:r>
                              <w:r>
                                <w:rPr>
                                  <w:color w:val="333333"/>
                                  <w:spacing w:val="-4"/>
                                  <w:sz w:val="20"/>
                                </w:rPr>
                                <w:t xml:space="preserve"> </w:t>
                              </w:r>
                              <w:r>
                                <w:rPr>
                                  <w:color w:val="333333"/>
                                  <w:sz w:val="20"/>
                                </w:rPr>
                                <w:t>to</w:t>
                              </w:r>
                              <w:r>
                                <w:rPr>
                                  <w:color w:val="333333"/>
                                  <w:spacing w:val="-4"/>
                                  <w:sz w:val="20"/>
                                </w:rPr>
                                <w:t xml:space="preserve"> </w:t>
                              </w:r>
                              <w:r>
                                <w:rPr>
                                  <w:color w:val="333333"/>
                                  <w:sz w:val="20"/>
                                </w:rPr>
                                <w:t>perform</w:t>
                              </w:r>
                              <w:r>
                                <w:rPr>
                                  <w:color w:val="333333"/>
                                  <w:spacing w:val="-4"/>
                                  <w:sz w:val="20"/>
                                </w:rPr>
                                <w:t xml:space="preserve"> </w:t>
                              </w:r>
                              <w:r>
                                <w:rPr>
                                  <w:color w:val="333333"/>
                                  <w:sz w:val="20"/>
                                </w:rPr>
                                <w:t>daily</w:t>
                              </w:r>
                              <w:r>
                                <w:rPr>
                                  <w:color w:val="333333"/>
                                  <w:spacing w:val="-4"/>
                                  <w:sz w:val="20"/>
                                </w:rPr>
                                <w:t xml:space="preserve"> </w:t>
                              </w:r>
                              <w:r>
                                <w:rPr>
                                  <w:color w:val="333333"/>
                                  <w:sz w:val="20"/>
                                </w:rPr>
                                <w:t>activities;</w:t>
                              </w:r>
                              <w:r>
                                <w:rPr>
                                  <w:color w:val="333333"/>
                                  <w:spacing w:val="-4"/>
                                  <w:sz w:val="20"/>
                                </w:rPr>
                                <w:t xml:space="preserve"> </w:t>
                              </w:r>
                              <w:r>
                                <w:rPr>
                                  <w:color w:val="333333"/>
                                  <w:sz w:val="20"/>
                                </w:rPr>
                                <w:t>may</w:t>
                              </w:r>
                              <w:r>
                                <w:rPr>
                                  <w:color w:val="333333"/>
                                  <w:spacing w:val="-4"/>
                                  <w:sz w:val="20"/>
                                </w:rPr>
                                <w:t xml:space="preserve"> </w:t>
                              </w:r>
                              <w:r>
                                <w:rPr>
                                  <w:color w:val="333333"/>
                                  <w:sz w:val="20"/>
                                </w:rPr>
                                <w:t>include non-prescription intervention only</w:t>
                              </w:r>
                            </w:p>
                            <w:p w14:paraId="4A6E33D9" w14:textId="77777777" w:rsidR="00814875" w:rsidRDefault="00EA5180">
                              <w:pPr>
                                <w:spacing w:line="230" w:lineRule="auto"/>
                                <w:ind w:left="620" w:right="374"/>
                                <w:rPr>
                                  <w:sz w:val="20"/>
                                </w:rPr>
                              </w:pPr>
                              <w:r>
                                <w:rPr>
                                  <w:color w:val="333333"/>
                                  <w:sz w:val="20"/>
                                </w:rPr>
                                <w:t>Moderate-</w:t>
                              </w:r>
                              <w:r>
                                <w:rPr>
                                  <w:color w:val="333333"/>
                                  <w:spacing w:val="-5"/>
                                  <w:sz w:val="20"/>
                                </w:rPr>
                                <w:t xml:space="preserve"> </w:t>
                              </w:r>
                              <w:r>
                                <w:rPr>
                                  <w:color w:val="333333"/>
                                  <w:sz w:val="20"/>
                                </w:rPr>
                                <w:t>Temporary</w:t>
                              </w:r>
                              <w:r>
                                <w:rPr>
                                  <w:color w:val="333333"/>
                                  <w:spacing w:val="-5"/>
                                  <w:sz w:val="20"/>
                                </w:rPr>
                                <w:t xml:space="preserve"> </w:t>
                              </w:r>
                              <w:r>
                                <w:rPr>
                                  <w:color w:val="333333"/>
                                  <w:sz w:val="20"/>
                                </w:rPr>
                                <w:t>interference</w:t>
                              </w:r>
                              <w:r>
                                <w:rPr>
                                  <w:color w:val="333333"/>
                                  <w:spacing w:val="-5"/>
                                  <w:sz w:val="20"/>
                                </w:rPr>
                                <w:t xml:space="preserve"> </w:t>
                              </w:r>
                              <w:r>
                                <w:rPr>
                                  <w:color w:val="333333"/>
                                  <w:sz w:val="20"/>
                                </w:rPr>
                                <w:t>with</w:t>
                              </w:r>
                              <w:r>
                                <w:rPr>
                                  <w:color w:val="333333"/>
                                  <w:spacing w:val="-5"/>
                                  <w:sz w:val="20"/>
                                </w:rPr>
                                <w:t xml:space="preserve"> </w:t>
                              </w:r>
                              <w:r>
                                <w:rPr>
                                  <w:color w:val="333333"/>
                                  <w:sz w:val="20"/>
                                </w:rPr>
                                <w:t>daily</w:t>
                              </w:r>
                              <w:r>
                                <w:rPr>
                                  <w:color w:val="333333"/>
                                  <w:spacing w:val="-5"/>
                                  <w:sz w:val="20"/>
                                </w:rPr>
                                <w:t xml:space="preserve"> </w:t>
                              </w:r>
                              <w:r>
                                <w:rPr>
                                  <w:color w:val="333333"/>
                                  <w:sz w:val="20"/>
                                </w:rPr>
                                <w:t>activities;</w:t>
                              </w:r>
                              <w:r>
                                <w:rPr>
                                  <w:color w:val="333333"/>
                                  <w:spacing w:val="-5"/>
                                  <w:sz w:val="20"/>
                                </w:rPr>
                                <w:t xml:space="preserve"> </w:t>
                              </w:r>
                              <w:r>
                                <w:rPr>
                                  <w:color w:val="333333"/>
                                  <w:sz w:val="20"/>
                                </w:rPr>
                                <w:t>may</w:t>
                              </w:r>
                              <w:r>
                                <w:rPr>
                                  <w:color w:val="333333"/>
                                  <w:spacing w:val="-5"/>
                                  <w:sz w:val="20"/>
                                </w:rPr>
                                <w:t xml:space="preserve"> </w:t>
                              </w:r>
                              <w:r>
                                <w:rPr>
                                  <w:color w:val="333333"/>
                                  <w:sz w:val="20"/>
                                </w:rPr>
                                <w:t>include</w:t>
                              </w:r>
                              <w:r>
                                <w:rPr>
                                  <w:color w:val="333333"/>
                                  <w:spacing w:val="-5"/>
                                  <w:sz w:val="20"/>
                                </w:rPr>
                                <w:t xml:space="preserve"> </w:t>
                              </w:r>
                              <w:r>
                                <w:rPr>
                                  <w:color w:val="333333"/>
                                  <w:sz w:val="20"/>
                                </w:rPr>
                                <w:t>prescription</w:t>
                              </w:r>
                              <w:r>
                                <w:rPr>
                                  <w:color w:val="333333"/>
                                  <w:spacing w:val="-5"/>
                                  <w:sz w:val="20"/>
                                </w:rPr>
                                <w:t xml:space="preserve"> </w:t>
                              </w:r>
                              <w:r>
                                <w:rPr>
                                  <w:color w:val="333333"/>
                                  <w:sz w:val="20"/>
                                </w:rPr>
                                <w:t>intervention Severe- Interference with daily activities; medically significant but not life threatening</w:t>
                              </w:r>
                            </w:p>
                            <w:p w14:paraId="00C7E47A" w14:textId="77777777" w:rsidR="00814875" w:rsidRDefault="00EA5180">
                              <w:pPr>
                                <w:spacing w:line="376" w:lineRule="auto"/>
                                <w:ind w:left="55" w:right="7096" w:firstLine="564"/>
                                <w:rPr>
                                  <w:sz w:val="20"/>
                                </w:rPr>
                              </w:pPr>
                              <w:r>
                                <w:rPr>
                                  <w:color w:val="333333"/>
                                  <w:sz w:val="20"/>
                                </w:rPr>
                                <w:t>Life</w:t>
                              </w:r>
                              <w:r>
                                <w:rPr>
                                  <w:color w:val="333333"/>
                                  <w:spacing w:val="-14"/>
                                  <w:sz w:val="20"/>
                                </w:rPr>
                                <w:t xml:space="preserve"> </w:t>
                              </w:r>
                              <w:r>
                                <w:rPr>
                                  <w:color w:val="333333"/>
                                  <w:sz w:val="20"/>
                                </w:rPr>
                                <w:t xml:space="preserve">threatening </w:t>
                              </w:r>
                              <w:r>
                                <w:rPr>
                                  <w:color w:val="333333"/>
                                  <w:spacing w:val="-2"/>
                                  <w:sz w:val="20"/>
                                </w:rPr>
                                <w:t>Examples:</w:t>
                              </w:r>
                            </w:p>
                            <w:p w14:paraId="0F94CB3B" w14:textId="77777777" w:rsidR="00814875" w:rsidRDefault="00EA5180">
                              <w:pPr>
                                <w:spacing w:line="223" w:lineRule="exact"/>
                                <w:rPr>
                                  <w:sz w:val="20"/>
                                </w:rPr>
                              </w:pPr>
                              <w:r>
                                <w:rPr>
                                  <w:color w:val="333333"/>
                                  <w:sz w:val="20"/>
                                </w:rPr>
                                <w:t>Rare</w:t>
                              </w:r>
                              <w:r>
                                <w:rPr>
                                  <w:color w:val="333333"/>
                                  <w:spacing w:val="-2"/>
                                  <w:sz w:val="20"/>
                                </w:rPr>
                                <w:t xml:space="preserve"> </w:t>
                              </w:r>
                              <w:proofErr w:type="gramStart"/>
                              <w:r>
                                <w:rPr>
                                  <w:color w:val="333333"/>
                                  <w:sz w:val="20"/>
                                </w:rPr>
                                <w:t>(</w:t>
                              </w:r>
                              <w:r>
                                <w:rPr>
                                  <w:color w:val="333333"/>
                                  <w:spacing w:val="-2"/>
                                  <w:sz w:val="20"/>
                                </w:rPr>
                                <w:t xml:space="preserve"> </w:t>
                              </w:r>
                              <w:r>
                                <w:rPr>
                                  <w:color w:val="333333"/>
                                  <w:sz w:val="20"/>
                                </w:rPr>
                                <w:t>&lt;</w:t>
                              </w:r>
                              <w:proofErr w:type="gramEnd"/>
                              <w:r>
                                <w:rPr>
                                  <w:color w:val="333333"/>
                                  <w:spacing w:val="-2"/>
                                  <w:sz w:val="20"/>
                                </w:rPr>
                                <w:t xml:space="preserve"> </w:t>
                              </w:r>
                              <w:r>
                                <w:rPr>
                                  <w:color w:val="333333"/>
                                  <w:sz w:val="20"/>
                                </w:rPr>
                                <w:t>1%)</w:t>
                              </w:r>
                              <w:r>
                                <w:rPr>
                                  <w:color w:val="333333"/>
                                  <w:spacing w:val="-2"/>
                                  <w:sz w:val="20"/>
                                </w:rPr>
                                <w:t xml:space="preserve"> </w:t>
                              </w:r>
                              <w:r>
                                <w:rPr>
                                  <w:color w:val="333333"/>
                                  <w:sz w:val="20"/>
                                </w:rPr>
                                <w:t>and</w:t>
                              </w:r>
                              <w:r>
                                <w:rPr>
                                  <w:color w:val="333333"/>
                                  <w:spacing w:val="-2"/>
                                  <w:sz w:val="20"/>
                                </w:rPr>
                                <w:t xml:space="preserve"> </w:t>
                              </w:r>
                              <w:r>
                                <w:rPr>
                                  <w:color w:val="333333"/>
                                  <w:sz w:val="20"/>
                                </w:rPr>
                                <w:t>Severe:</w:t>
                              </w:r>
                              <w:r>
                                <w:rPr>
                                  <w:color w:val="333333"/>
                                  <w:spacing w:val="-2"/>
                                  <w:sz w:val="20"/>
                                </w:rPr>
                                <w:t xml:space="preserve"> blindness</w:t>
                              </w:r>
                            </w:p>
                            <w:p w14:paraId="5A453EAC" w14:textId="77777777" w:rsidR="00814875" w:rsidRDefault="00EA5180">
                              <w:pPr>
                                <w:spacing w:line="225" w:lineRule="exact"/>
                                <w:rPr>
                                  <w:sz w:val="20"/>
                                </w:rPr>
                              </w:pPr>
                              <w:r>
                                <w:rPr>
                                  <w:color w:val="333333"/>
                                  <w:sz w:val="20"/>
                                </w:rPr>
                                <w:t>Rare</w:t>
                              </w:r>
                              <w:r>
                                <w:rPr>
                                  <w:color w:val="333333"/>
                                  <w:spacing w:val="-3"/>
                                  <w:sz w:val="20"/>
                                </w:rPr>
                                <w:t xml:space="preserve"> </w:t>
                              </w:r>
                              <w:proofErr w:type="gramStart"/>
                              <w:r>
                                <w:rPr>
                                  <w:color w:val="333333"/>
                                  <w:sz w:val="20"/>
                                </w:rPr>
                                <w:t>(</w:t>
                              </w:r>
                              <w:r>
                                <w:rPr>
                                  <w:color w:val="333333"/>
                                  <w:spacing w:val="-3"/>
                                  <w:sz w:val="20"/>
                                </w:rPr>
                                <w:t xml:space="preserve"> </w:t>
                              </w:r>
                              <w:r>
                                <w:rPr>
                                  <w:color w:val="333333"/>
                                  <w:sz w:val="20"/>
                                </w:rPr>
                                <w:t>&lt;</w:t>
                              </w:r>
                              <w:proofErr w:type="gramEnd"/>
                              <w:r>
                                <w:rPr>
                                  <w:color w:val="333333"/>
                                  <w:spacing w:val="-3"/>
                                  <w:sz w:val="20"/>
                                </w:rPr>
                                <w:t xml:space="preserve"> </w:t>
                              </w:r>
                              <w:r>
                                <w:rPr>
                                  <w:color w:val="333333"/>
                                  <w:sz w:val="20"/>
                                </w:rPr>
                                <w:t>1%)</w:t>
                              </w:r>
                              <w:r>
                                <w:rPr>
                                  <w:color w:val="333333"/>
                                  <w:spacing w:val="-3"/>
                                  <w:sz w:val="20"/>
                                </w:rPr>
                                <w:t xml:space="preserve"> </w:t>
                              </w:r>
                              <w:r>
                                <w:rPr>
                                  <w:color w:val="333333"/>
                                  <w:sz w:val="20"/>
                                </w:rPr>
                                <w:t>and</w:t>
                              </w:r>
                              <w:r>
                                <w:rPr>
                                  <w:color w:val="333333"/>
                                  <w:spacing w:val="-3"/>
                                  <w:sz w:val="20"/>
                                </w:rPr>
                                <w:t xml:space="preserve"> </w:t>
                              </w:r>
                              <w:r>
                                <w:rPr>
                                  <w:color w:val="333333"/>
                                  <w:sz w:val="20"/>
                                </w:rPr>
                                <w:t>Mild:</w:t>
                              </w:r>
                              <w:r>
                                <w:rPr>
                                  <w:color w:val="333333"/>
                                  <w:spacing w:val="-3"/>
                                  <w:sz w:val="20"/>
                                </w:rPr>
                                <w:t xml:space="preserve"> </w:t>
                              </w:r>
                              <w:r>
                                <w:rPr>
                                  <w:color w:val="333333"/>
                                  <w:sz w:val="20"/>
                                </w:rPr>
                                <w:t>dry</w:t>
                              </w:r>
                              <w:r>
                                <w:rPr>
                                  <w:color w:val="333333"/>
                                  <w:spacing w:val="-3"/>
                                  <w:sz w:val="20"/>
                                </w:rPr>
                                <w:t xml:space="preserve"> </w:t>
                              </w:r>
                              <w:r>
                                <w:rPr>
                                  <w:color w:val="333333"/>
                                  <w:sz w:val="20"/>
                                </w:rPr>
                                <w:t>skin,</w:t>
                              </w:r>
                              <w:r>
                                <w:rPr>
                                  <w:color w:val="333333"/>
                                  <w:spacing w:val="-3"/>
                                  <w:sz w:val="20"/>
                                </w:rPr>
                                <w:t xml:space="preserve"> </w:t>
                              </w:r>
                              <w:r>
                                <w:rPr>
                                  <w:color w:val="333333"/>
                                  <w:sz w:val="20"/>
                                </w:rPr>
                                <w:t>dry</w:t>
                              </w:r>
                              <w:r>
                                <w:rPr>
                                  <w:color w:val="333333"/>
                                  <w:spacing w:val="-3"/>
                                  <w:sz w:val="20"/>
                                </w:rPr>
                                <w:t xml:space="preserve"> </w:t>
                              </w:r>
                              <w:r>
                                <w:rPr>
                                  <w:color w:val="333333"/>
                                  <w:sz w:val="20"/>
                                </w:rPr>
                                <w:t>mouth,</w:t>
                              </w:r>
                              <w:r>
                                <w:rPr>
                                  <w:color w:val="333333"/>
                                  <w:spacing w:val="-3"/>
                                  <w:sz w:val="20"/>
                                </w:rPr>
                                <w:t xml:space="preserve"> </w:t>
                              </w:r>
                              <w:r>
                                <w:rPr>
                                  <w:color w:val="333333"/>
                                  <w:sz w:val="20"/>
                                </w:rPr>
                                <w:t>transient</w:t>
                              </w:r>
                              <w:r>
                                <w:rPr>
                                  <w:color w:val="333333"/>
                                  <w:spacing w:val="-2"/>
                                  <w:sz w:val="20"/>
                                </w:rPr>
                                <w:t xml:space="preserve"> headache</w:t>
                              </w:r>
                            </w:p>
                            <w:p w14:paraId="2D822038" w14:textId="77777777" w:rsidR="00814875" w:rsidRDefault="00EA5180">
                              <w:pPr>
                                <w:spacing w:before="127" w:line="230" w:lineRule="auto"/>
                                <w:rPr>
                                  <w:sz w:val="20"/>
                                </w:rPr>
                              </w:pPr>
                              <w:r>
                                <w:rPr>
                                  <w:color w:val="333333"/>
                                  <w:sz w:val="20"/>
                                </w:rPr>
                                <w:t>If</w:t>
                              </w:r>
                              <w:r>
                                <w:rPr>
                                  <w:color w:val="333333"/>
                                  <w:spacing w:val="-3"/>
                                  <w:sz w:val="20"/>
                                </w:rPr>
                                <w:t xml:space="preserve"> </w:t>
                              </w:r>
                              <w:r>
                                <w:rPr>
                                  <w:color w:val="333333"/>
                                  <w:sz w:val="20"/>
                                </w:rPr>
                                <w:t>you</w:t>
                              </w:r>
                              <w:r>
                                <w:rPr>
                                  <w:color w:val="333333"/>
                                  <w:spacing w:val="-3"/>
                                  <w:sz w:val="20"/>
                                </w:rPr>
                                <w:t xml:space="preserve"> </w:t>
                              </w:r>
                              <w:r>
                                <w:rPr>
                                  <w:color w:val="333333"/>
                                  <w:sz w:val="20"/>
                                </w:rPr>
                                <w:t>are</w:t>
                              </w:r>
                              <w:r>
                                <w:rPr>
                                  <w:color w:val="333333"/>
                                  <w:spacing w:val="-3"/>
                                  <w:sz w:val="20"/>
                                </w:rPr>
                                <w:t xml:space="preserve"> </w:t>
                              </w:r>
                              <w:r>
                                <w:rPr>
                                  <w:color w:val="333333"/>
                                  <w:sz w:val="20"/>
                                </w:rPr>
                                <w:t>using</w:t>
                              </w:r>
                              <w:r>
                                <w:rPr>
                                  <w:color w:val="333333"/>
                                  <w:spacing w:val="-3"/>
                                  <w:sz w:val="20"/>
                                </w:rPr>
                                <w:t xml:space="preserve"> </w:t>
                              </w:r>
                              <w:r>
                                <w:rPr>
                                  <w:color w:val="333333"/>
                                  <w:sz w:val="20"/>
                                </w:rPr>
                                <w:t>these</w:t>
                              </w:r>
                              <w:r>
                                <w:rPr>
                                  <w:color w:val="333333"/>
                                  <w:spacing w:val="-3"/>
                                  <w:sz w:val="20"/>
                                </w:rPr>
                                <w:t xml:space="preserve"> </w:t>
                              </w:r>
                              <w:r>
                                <w:rPr>
                                  <w:color w:val="333333"/>
                                  <w:sz w:val="20"/>
                                </w:rPr>
                                <w:t>terms</w:t>
                              </w:r>
                              <w:r>
                                <w:rPr>
                                  <w:color w:val="333333"/>
                                  <w:spacing w:val="-3"/>
                                  <w:sz w:val="20"/>
                                </w:rPr>
                                <w:t xml:space="preserve"> </w:t>
                              </w:r>
                              <w:r>
                                <w:rPr>
                                  <w:color w:val="333333"/>
                                  <w:sz w:val="20"/>
                                </w:rPr>
                                <w:t>differently</w:t>
                              </w:r>
                              <w:r>
                                <w:rPr>
                                  <w:color w:val="333333"/>
                                  <w:spacing w:val="-3"/>
                                  <w:sz w:val="20"/>
                                </w:rPr>
                                <w:t xml:space="preserve"> </w:t>
                              </w:r>
                              <w:r>
                                <w:rPr>
                                  <w:color w:val="333333"/>
                                  <w:sz w:val="20"/>
                                </w:rPr>
                                <w:t>than</w:t>
                              </w:r>
                              <w:r>
                                <w:rPr>
                                  <w:color w:val="333333"/>
                                  <w:spacing w:val="-3"/>
                                  <w:sz w:val="20"/>
                                </w:rPr>
                                <w:t xml:space="preserve"> </w:t>
                              </w:r>
                              <w:r>
                                <w:rPr>
                                  <w:color w:val="333333"/>
                                  <w:sz w:val="20"/>
                                </w:rPr>
                                <w:t>described</w:t>
                              </w:r>
                              <w:r>
                                <w:rPr>
                                  <w:color w:val="333333"/>
                                  <w:spacing w:val="-3"/>
                                  <w:sz w:val="20"/>
                                </w:rPr>
                                <w:t xml:space="preserve"> </w:t>
                              </w:r>
                              <w:r>
                                <w:rPr>
                                  <w:color w:val="333333"/>
                                  <w:sz w:val="20"/>
                                </w:rPr>
                                <w:t>above,</w:t>
                              </w:r>
                              <w:r>
                                <w:rPr>
                                  <w:color w:val="333333"/>
                                  <w:spacing w:val="-3"/>
                                  <w:sz w:val="20"/>
                                </w:rPr>
                                <w:t xml:space="preserve"> </w:t>
                              </w:r>
                              <w:r>
                                <w:rPr>
                                  <w:color w:val="333333"/>
                                  <w:sz w:val="20"/>
                                </w:rPr>
                                <w:t>please</w:t>
                              </w:r>
                              <w:r>
                                <w:rPr>
                                  <w:color w:val="333333"/>
                                  <w:spacing w:val="-3"/>
                                  <w:sz w:val="20"/>
                                </w:rPr>
                                <w:t xml:space="preserve"> </w:t>
                              </w:r>
                              <w:r>
                                <w:rPr>
                                  <w:color w:val="333333"/>
                                  <w:sz w:val="20"/>
                                </w:rPr>
                                <w:t>provide</w:t>
                              </w:r>
                              <w:r>
                                <w:rPr>
                                  <w:color w:val="333333"/>
                                  <w:spacing w:val="-3"/>
                                  <w:sz w:val="20"/>
                                </w:rPr>
                                <w:t xml:space="preserve"> </w:t>
                              </w:r>
                              <w:r>
                                <w:rPr>
                                  <w:color w:val="333333"/>
                                  <w:sz w:val="20"/>
                                </w:rPr>
                                <w:t>your</w:t>
                              </w:r>
                              <w:r>
                                <w:rPr>
                                  <w:color w:val="333333"/>
                                  <w:spacing w:val="-3"/>
                                  <w:sz w:val="20"/>
                                </w:rPr>
                                <w:t xml:space="preserve"> </w:t>
                              </w:r>
                              <w:r>
                                <w:rPr>
                                  <w:color w:val="333333"/>
                                  <w:sz w:val="20"/>
                                </w:rPr>
                                <w:t xml:space="preserve">study-specific </w:t>
                              </w:r>
                              <w:r>
                                <w:rPr>
                                  <w:color w:val="333333"/>
                                  <w:spacing w:val="-2"/>
                                  <w:sz w:val="20"/>
                                </w:rPr>
                                <w:t>definitions.</w:t>
                              </w:r>
                            </w:p>
                            <w:p w14:paraId="741ACA53" w14:textId="77777777" w:rsidR="00814875" w:rsidRDefault="00EA5180">
                              <w:pPr>
                                <w:spacing w:before="138" w:line="230" w:lineRule="auto"/>
                                <w:rPr>
                                  <w:sz w:val="20"/>
                                </w:rPr>
                              </w:pPr>
                              <w:r>
                                <w:rPr>
                                  <w:color w:val="333333"/>
                                  <w:sz w:val="20"/>
                                </w:rPr>
                                <w:t>Phase</w:t>
                              </w:r>
                              <w:r>
                                <w:rPr>
                                  <w:color w:val="333333"/>
                                  <w:spacing w:val="-3"/>
                                  <w:sz w:val="20"/>
                                </w:rPr>
                                <w:t xml:space="preserve"> </w:t>
                              </w:r>
                              <w:r>
                                <w:rPr>
                                  <w:color w:val="333333"/>
                                  <w:sz w:val="20"/>
                                </w:rPr>
                                <w:t>1</w:t>
                              </w:r>
                              <w:r>
                                <w:rPr>
                                  <w:color w:val="333333"/>
                                  <w:spacing w:val="-3"/>
                                  <w:sz w:val="20"/>
                                </w:rPr>
                                <w:t xml:space="preserve"> </w:t>
                              </w:r>
                              <w:r>
                                <w:rPr>
                                  <w:color w:val="333333"/>
                                  <w:sz w:val="20"/>
                                </w:rPr>
                                <w:t>trials:</w:t>
                              </w:r>
                              <w:r>
                                <w:rPr>
                                  <w:color w:val="333333"/>
                                  <w:spacing w:val="-3"/>
                                  <w:sz w:val="20"/>
                                </w:rPr>
                                <w:t xml:space="preserve"> </w:t>
                              </w:r>
                              <w:r>
                                <w:rPr>
                                  <w:color w:val="333333"/>
                                  <w:sz w:val="20"/>
                                </w:rPr>
                                <w:t>Due</w:t>
                              </w:r>
                              <w:r>
                                <w:rPr>
                                  <w:color w:val="333333"/>
                                  <w:spacing w:val="-3"/>
                                  <w:sz w:val="20"/>
                                </w:rPr>
                                <w:t xml:space="preserve"> </w:t>
                              </w:r>
                              <w:r>
                                <w:rPr>
                                  <w:color w:val="333333"/>
                                  <w:sz w:val="20"/>
                                </w:rPr>
                                <w:t>to</w:t>
                              </w:r>
                              <w:r>
                                <w:rPr>
                                  <w:color w:val="333333"/>
                                  <w:spacing w:val="-3"/>
                                  <w:sz w:val="20"/>
                                </w:rPr>
                                <w:t xml:space="preserve"> </w:t>
                              </w:r>
                              <w:r>
                                <w:rPr>
                                  <w:color w:val="333333"/>
                                  <w:sz w:val="20"/>
                                </w:rPr>
                                <w:t>limited</w:t>
                              </w:r>
                              <w:r>
                                <w:rPr>
                                  <w:color w:val="333333"/>
                                  <w:spacing w:val="-3"/>
                                  <w:sz w:val="20"/>
                                </w:rPr>
                                <w:t xml:space="preserve"> </w:t>
                              </w:r>
                              <w:r>
                                <w:rPr>
                                  <w:color w:val="333333"/>
                                  <w:sz w:val="20"/>
                                </w:rPr>
                                <w:t>experience,</w:t>
                              </w:r>
                              <w:r>
                                <w:rPr>
                                  <w:color w:val="333333"/>
                                  <w:spacing w:val="-3"/>
                                  <w:sz w:val="20"/>
                                </w:rPr>
                                <w:t xml:space="preserve"> </w:t>
                              </w:r>
                              <w:r>
                                <w:rPr>
                                  <w:color w:val="333333"/>
                                  <w:sz w:val="20"/>
                                </w:rPr>
                                <w:t>incidence</w:t>
                              </w:r>
                              <w:r>
                                <w:rPr>
                                  <w:color w:val="333333"/>
                                  <w:spacing w:val="-3"/>
                                  <w:sz w:val="20"/>
                                </w:rPr>
                                <w:t xml:space="preserve"> </w:t>
                              </w:r>
                              <w:r>
                                <w:rPr>
                                  <w:color w:val="333333"/>
                                  <w:sz w:val="20"/>
                                </w:rPr>
                                <w:t>may</w:t>
                              </w:r>
                              <w:r>
                                <w:rPr>
                                  <w:color w:val="333333"/>
                                  <w:spacing w:val="-3"/>
                                  <w:sz w:val="20"/>
                                </w:rPr>
                                <w:t xml:space="preserve"> </w:t>
                              </w:r>
                              <w:r>
                                <w:rPr>
                                  <w:color w:val="333333"/>
                                  <w:sz w:val="20"/>
                                </w:rPr>
                                <w:t>be</w:t>
                              </w:r>
                              <w:r>
                                <w:rPr>
                                  <w:color w:val="333333"/>
                                  <w:spacing w:val="-3"/>
                                  <w:sz w:val="20"/>
                                </w:rPr>
                                <w:t xml:space="preserve"> </w:t>
                              </w:r>
                              <w:r>
                                <w:rPr>
                                  <w:color w:val="333333"/>
                                  <w:sz w:val="20"/>
                                </w:rPr>
                                <w:t>better</w:t>
                              </w:r>
                              <w:r>
                                <w:rPr>
                                  <w:color w:val="333333"/>
                                  <w:spacing w:val="-3"/>
                                  <w:sz w:val="20"/>
                                </w:rPr>
                                <w:t xml:space="preserve"> </w:t>
                              </w:r>
                              <w:r>
                                <w:rPr>
                                  <w:color w:val="333333"/>
                                  <w:sz w:val="20"/>
                                </w:rPr>
                                <w:t>described</w:t>
                              </w:r>
                              <w:r>
                                <w:rPr>
                                  <w:color w:val="333333"/>
                                  <w:spacing w:val="-3"/>
                                  <w:sz w:val="20"/>
                                </w:rPr>
                                <w:t xml:space="preserve"> </w:t>
                              </w:r>
                              <w:r>
                                <w:rPr>
                                  <w:color w:val="333333"/>
                                  <w:sz w:val="20"/>
                                </w:rPr>
                                <w:t>as</w:t>
                              </w:r>
                              <w:r>
                                <w:rPr>
                                  <w:color w:val="333333"/>
                                  <w:spacing w:val="-3"/>
                                  <w:sz w:val="20"/>
                                </w:rPr>
                                <w:t xml:space="preserve"> </w:t>
                              </w:r>
                              <w:r>
                                <w:rPr>
                                  <w:color w:val="333333"/>
                                  <w:sz w:val="20"/>
                                </w:rPr>
                                <w:t>the</w:t>
                              </w:r>
                              <w:r>
                                <w:rPr>
                                  <w:color w:val="333333"/>
                                  <w:spacing w:val="-3"/>
                                  <w:sz w:val="20"/>
                                </w:rPr>
                                <w:t xml:space="preserve"> </w:t>
                              </w:r>
                              <w:r>
                                <w:rPr>
                                  <w:color w:val="333333"/>
                                  <w:sz w:val="20"/>
                                </w:rPr>
                                <w:t>number</w:t>
                              </w:r>
                              <w:r>
                                <w:rPr>
                                  <w:color w:val="333333"/>
                                  <w:spacing w:val="-3"/>
                                  <w:sz w:val="20"/>
                                </w:rPr>
                                <w:t xml:space="preserve"> </w:t>
                              </w:r>
                              <w:r>
                                <w:rPr>
                                  <w:color w:val="333333"/>
                                  <w:sz w:val="20"/>
                                </w:rPr>
                                <w:t>of</w:t>
                              </w:r>
                              <w:r>
                                <w:rPr>
                                  <w:color w:val="333333"/>
                                  <w:spacing w:val="-3"/>
                                  <w:sz w:val="20"/>
                                </w:rPr>
                                <w:t xml:space="preserve"> </w:t>
                              </w:r>
                              <w:r>
                                <w:rPr>
                                  <w:color w:val="333333"/>
                                  <w:sz w:val="20"/>
                                </w:rPr>
                                <w:t>events that have occurred in the total number of animals/humans studied.</w:t>
                              </w:r>
                            </w:p>
                          </w:txbxContent>
                        </wps:txbx>
                        <wps:bodyPr wrap="square" lIns="0" tIns="0" rIns="0" bIns="0" rtlCol="0">
                          <a:noAutofit/>
                        </wps:bodyPr>
                      </wps:wsp>
                    </wpg:wgp>
                  </a:graphicData>
                </a:graphic>
              </wp:anchor>
            </w:drawing>
          </mc:Choice>
          <mc:Fallback>
            <w:pict>
              <v:group w14:anchorId="6C8F85E0" id="Group 168" o:spid="_x0000_s1073" style="position:absolute;left:0;text-align:left;margin-left:91pt;margin-top:1.4pt;width:455pt;height:287pt;z-index:15756800;mso-wrap-distance-left:0;mso-wrap-distance-right:0;mso-position-horizontal-relative:page;mso-position-vertical-relative:text" coordsize="57785,36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">
                <v:shape id="Graphic 169" o:spid="_x0000_s1074" style="position:absolute;width:57785;height:36449;visibility:visible;mso-wrap-style:square;v-text-anchor:top" coordsize="5778500,364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" path="m5778500,l,,,3644900r5778500,l5778500,xe" fillcolor="#dfebf4" stroked="f">
                  <v:path arrowok="t"/>
                </v:shape>
                <v:shape id="Graphic 170" o:spid="_x0000_s1075" style="position:absolute;left:3048;top:5460;width:508;height:16256;visibility:visible;mso-wrap-style:square;v-text-anchor:top" coordsize="50800,162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" path="m50800,1600200r-2007,-9856l43332,1582267r-8077,-5461l25400,1574800r-9868,2006l7454,1582267r-5461,8077l,1600200r1993,9867l7454,1618145r8078,5461l25400,1625600r9855,-1994l43332,1618145r5461,-8078l50800,1600200xem50800,1460500r-2007,-9856l43332,1442567r-8077,-5461l25400,1435100r-9868,2006l7454,1442567r-5461,8077l,1460500r1993,9867l7454,1478445r8078,5461l25400,1485900r9855,-1994l43332,1478445r5461,-8078l50800,1460500xem50800,1320800r-2007,-9856l43332,1302867r-8077,-5461l25400,1295400r-9868,2006l7454,1302867r-5461,8077l,1320800r1993,9867l7454,1338745r8078,5461l25400,1346200r9855,-1994l43332,1338745r5461,-8078l50800,1320800xem50800,1041400r-2007,-9856l43332,1023467r-8077,-5461l25400,1016000r-9868,2006l7454,1023467r-5461,8077l,1041400r1993,9867l7454,1059345r8078,5461l25400,1066800r9855,-1994l43332,1059345r5461,-8078l50800,1041400xem50800,584200r-2007,-9856l43332,566267r-8077,-5461l25400,558800r-9868,2006l7454,566267r-5461,8077l,584200r1993,9867l7454,602145r8078,5461l25400,609600r9855,-1994l43332,602145r5461,-8078l50800,584200xem50800,444500r-2007,-9856l43332,426567r-8077,-5461l25400,419100r-9868,2006l7454,426567r-5461,8077l,444500r1993,9867l7454,462445r8078,5461l25400,469900r9855,-1994l43332,462445r5461,-8078l50800,444500xem50800,304800r-2007,-9856l43332,286867r-8077,-5461l25400,279400r-9868,2006l7454,286867r-5461,8077l,304800r1993,9867l7454,322745r8078,5461l25400,330200r9855,-1994l43332,322745r5461,-8078l50800,304800xem50800,165100r-2007,-9856l43332,147167r-8077,-5461l25400,139700r-9868,2006l7454,147167r-5461,8077l,165100r1993,9867l7454,183045r8078,5461l25400,190500r9855,-1994l43332,183045r5461,-8078l50800,165100xem50800,25400l48793,15544,43332,7467,35255,2006,25400,,15532,2006,7454,7467,1993,15544,,25400r1993,9867l7454,43345r8078,5461l25400,50800r9855,-1994l43332,43345r5461,-8078l50800,25400xe" fillcolor="#333" stroked="f">
                  <v:path arrowok="t"/>
                </v:shape>
                <v:shape id="Textbox 171" o:spid="_x0000_s1076" type="#_x0000_t202" style="position:absolute;width:57785;height:36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2D5A45AE" w14:textId="77777777" w:rsidR="00814875" w:rsidRDefault="00EA5180">
                        <w:pPr>
                          <w:spacing w:line="197" w:lineRule="exact"/>
                          <w:rPr>
                            <w:sz w:val="20"/>
                          </w:rPr>
                        </w:pPr>
                        <w:r>
                          <w:rPr>
                            <w:color w:val="333333"/>
                            <w:sz w:val="20"/>
                          </w:rPr>
                          <w:t>Describe</w:t>
                        </w:r>
                        <w:r>
                          <w:rPr>
                            <w:color w:val="333333"/>
                            <w:spacing w:val="-2"/>
                            <w:sz w:val="20"/>
                          </w:rPr>
                          <w:t xml:space="preserve"> </w:t>
                        </w:r>
                        <w:r>
                          <w:rPr>
                            <w:color w:val="333333"/>
                            <w:sz w:val="20"/>
                          </w:rPr>
                          <w:t>any</w:t>
                        </w:r>
                        <w:r>
                          <w:rPr>
                            <w:color w:val="333333"/>
                            <w:spacing w:val="-1"/>
                            <w:sz w:val="20"/>
                          </w:rPr>
                          <w:t xml:space="preserve"> </w:t>
                        </w:r>
                        <w:r>
                          <w:rPr>
                            <w:color w:val="333333"/>
                            <w:sz w:val="20"/>
                          </w:rPr>
                          <w:t>potential</w:t>
                        </w:r>
                        <w:r>
                          <w:rPr>
                            <w:color w:val="333333"/>
                            <w:spacing w:val="-2"/>
                            <w:sz w:val="20"/>
                          </w:rPr>
                          <w:t xml:space="preserve"> </w:t>
                        </w:r>
                        <w:r>
                          <w:rPr>
                            <w:color w:val="333333"/>
                            <w:sz w:val="20"/>
                          </w:rPr>
                          <w:t>physical</w:t>
                        </w:r>
                        <w:r>
                          <w:rPr>
                            <w:color w:val="333333"/>
                            <w:spacing w:val="-1"/>
                            <w:sz w:val="20"/>
                          </w:rPr>
                          <w:t xml:space="preserve"> </w:t>
                        </w:r>
                        <w:r>
                          <w:rPr>
                            <w:color w:val="333333"/>
                            <w:sz w:val="20"/>
                          </w:rPr>
                          <w:t>risks</w:t>
                        </w:r>
                        <w:r>
                          <w:rPr>
                            <w:color w:val="333333"/>
                            <w:spacing w:val="-2"/>
                            <w:sz w:val="20"/>
                          </w:rPr>
                          <w:t xml:space="preserve"> </w:t>
                        </w:r>
                        <w:r>
                          <w:rPr>
                            <w:color w:val="333333"/>
                            <w:sz w:val="20"/>
                          </w:rPr>
                          <w:t>checked</w:t>
                        </w:r>
                        <w:r>
                          <w:rPr>
                            <w:color w:val="333333"/>
                            <w:spacing w:val="-1"/>
                            <w:sz w:val="20"/>
                          </w:rPr>
                          <w:t xml:space="preserve"> </w:t>
                        </w:r>
                        <w:r>
                          <w:rPr>
                            <w:color w:val="333333"/>
                            <w:sz w:val="20"/>
                          </w:rPr>
                          <w:t>above,</w:t>
                        </w:r>
                        <w:r>
                          <w:rPr>
                            <w:color w:val="333333"/>
                            <w:spacing w:val="-2"/>
                            <w:sz w:val="20"/>
                          </w:rPr>
                          <w:t xml:space="preserve"> </w:t>
                        </w:r>
                        <w:r>
                          <w:rPr>
                            <w:color w:val="333333"/>
                            <w:sz w:val="20"/>
                          </w:rPr>
                          <w:t>including</w:t>
                        </w:r>
                        <w:r>
                          <w:rPr>
                            <w:color w:val="333333"/>
                            <w:spacing w:val="-1"/>
                            <w:sz w:val="20"/>
                          </w:rPr>
                          <w:t xml:space="preserve"> </w:t>
                        </w:r>
                        <w:r>
                          <w:rPr>
                            <w:color w:val="333333"/>
                            <w:sz w:val="20"/>
                          </w:rPr>
                          <w:t>the</w:t>
                        </w:r>
                        <w:r>
                          <w:rPr>
                            <w:color w:val="333333"/>
                            <w:spacing w:val="-2"/>
                            <w:sz w:val="20"/>
                          </w:rPr>
                          <w:t xml:space="preserve"> </w:t>
                        </w:r>
                        <w:r>
                          <w:rPr>
                            <w:color w:val="333333"/>
                            <w:sz w:val="20"/>
                          </w:rPr>
                          <w:t>category</w:t>
                        </w:r>
                        <w:r>
                          <w:rPr>
                            <w:color w:val="333333"/>
                            <w:spacing w:val="-1"/>
                            <w:sz w:val="20"/>
                          </w:rPr>
                          <w:t xml:space="preserve"> </w:t>
                        </w:r>
                        <w:r>
                          <w:rPr>
                            <w:color w:val="333333"/>
                            <w:sz w:val="20"/>
                          </w:rPr>
                          <w:t>of</w:t>
                        </w:r>
                        <w:r>
                          <w:rPr>
                            <w:color w:val="333333"/>
                            <w:spacing w:val="-2"/>
                            <w:sz w:val="20"/>
                          </w:rPr>
                          <w:t xml:space="preserve"> </w:t>
                        </w:r>
                        <w:r>
                          <w:rPr>
                            <w:color w:val="333333"/>
                            <w:sz w:val="20"/>
                          </w:rPr>
                          <w:t>likelihood</w:t>
                        </w:r>
                        <w:r>
                          <w:rPr>
                            <w:color w:val="333333"/>
                            <w:spacing w:val="-1"/>
                            <w:sz w:val="20"/>
                          </w:rPr>
                          <w:t xml:space="preserve"> </w:t>
                        </w:r>
                        <w:r>
                          <w:rPr>
                            <w:color w:val="333333"/>
                            <w:sz w:val="20"/>
                          </w:rPr>
                          <w:t>and</w:t>
                        </w:r>
                        <w:r>
                          <w:rPr>
                            <w:color w:val="333333"/>
                            <w:spacing w:val="-1"/>
                            <w:sz w:val="20"/>
                          </w:rPr>
                          <w:t xml:space="preserve"> </w:t>
                        </w:r>
                        <w:r>
                          <w:rPr>
                            <w:color w:val="333333"/>
                            <w:spacing w:val="-2"/>
                            <w:sz w:val="20"/>
                          </w:rPr>
                          <w:t>severity,</w:t>
                        </w:r>
                      </w:p>
                      <w:p w14:paraId="7B2FFC2C" w14:textId="77777777" w:rsidR="00814875" w:rsidRDefault="00EA5180">
                        <w:pPr>
                          <w:spacing w:before="2" w:line="230" w:lineRule="auto"/>
                          <w:rPr>
                            <w:sz w:val="20"/>
                          </w:rPr>
                        </w:pPr>
                        <w:r>
                          <w:rPr>
                            <w:color w:val="333333"/>
                            <w:sz w:val="20"/>
                          </w:rPr>
                          <w:t>and</w:t>
                        </w:r>
                        <w:r>
                          <w:rPr>
                            <w:color w:val="333333"/>
                            <w:spacing w:val="-3"/>
                            <w:sz w:val="20"/>
                          </w:rPr>
                          <w:t xml:space="preserve"> </w:t>
                        </w:r>
                        <w:r>
                          <w:rPr>
                            <w:color w:val="333333"/>
                            <w:sz w:val="20"/>
                          </w:rPr>
                          <w:t>what</w:t>
                        </w:r>
                        <w:r>
                          <w:rPr>
                            <w:color w:val="333333"/>
                            <w:spacing w:val="-3"/>
                            <w:sz w:val="20"/>
                          </w:rPr>
                          <w:t xml:space="preserve"> </w:t>
                        </w:r>
                        <w:r>
                          <w:rPr>
                            <w:color w:val="333333"/>
                            <w:sz w:val="20"/>
                          </w:rPr>
                          <w:t>will</w:t>
                        </w:r>
                        <w:r>
                          <w:rPr>
                            <w:color w:val="333333"/>
                            <w:spacing w:val="-3"/>
                            <w:sz w:val="20"/>
                          </w:rPr>
                          <w:t xml:space="preserve"> </w:t>
                        </w:r>
                        <w:r>
                          <w:rPr>
                            <w:color w:val="333333"/>
                            <w:sz w:val="20"/>
                          </w:rPr>
                          <w:t>be</w:t>
                        </w:r>
                        <w:r>
                          <w:rPr>
                            <w:color w:val="333333"/>
                            <w:spacing w:val="-3"/>
                            <w:sz w:val="20"/>
                          </w:rPr>
                          <w:t xml:space="preserve"> </w:t>
                        </w:r>
                        <w:r>
                          <w:rPr>
                            <w:color w:val="333333"/>
                            <w:sz w:val="20"/>
                          </w:rPr>
                          <w:t>done</w:t>
                        </w:r>
                        <w:r>
                          <w:rPr>
                            <w:color w:val="333333"/>
                            <w:spacing w:val="-3"/>
                            <w:sz w:val="20"/>
                          </w:rPr>
                          <w:t xml:space="preserve"> </w:t>
                        </w:r>
                        <w:r>
                          <w:rPr>
                            <w:color w:val="333333"/>
                            <w:sz w:val="20"/>
                          </w:rPr>
                          <w:t>to</w:t>
                        </w:r>
                        <w:r>
                          <w:rPr>
                            <w:color w:val="333333"/>
                            <w:spacing w:val="-3"/>
                            <w:sz w:val="20"/>
                          </w:rPr>
                          <w:t xml:space="preserve"> </w:t>
                        </w:r>
                        <w:r>
                          <w:rPr>
                            <w:color w:val="333333"/>
                            <w:sz w:val="20"/>
                          </w:rPr>
                          <w:t>minimize</w:t>
                        </w:r>
                        <w:r>
                          <w:rPr>
                            <w:color w:val="333333"/>
                            <w:spacing w:val="-3"/>
                            <w:sz w:val="20"/>
                          </w:rPr>
                          <w:t xml:space="preserve"> </w:t>
                        </w:r>
                        <w:r>
                          <w:rPr>
                            <w:color w:val="333333"/>
                            <w:sz w:val="20"/>
                          </w:rPr>
                          <w:t>these</w:t>
                        </w:r>
                        <w:r>
                          <w:rPr>
                            <w:color w:val="333333"/>
                            <w:spacing w:val="-3"/>
                            <w:sz w:val="20"/>
                          </w:rPr>
                          <w:t xml:space="preserve"> </w:t>
                        </w:r>
                        <w:r>
                          <w:rPr>
                            <w:color w:val="333333"/>
                            <w:sz w:val="20"/>
                          </w:rPr>
                          <w:t>risks.</w:t>
                        </w:r>
                        <w:r>
                          <w:rPr>
                            <w:color w:val="333333"/>
                            <w:spacing w:val="-3"/>
                            <w:sz w:val="20"/>
                          </w:rPr>
                          <w:t xml:space="preserve"> </w:t>
                        </w:r>
                        <w:r>
                          <w:rPr>
                            <w:color w:val="333333"/>
                            <w:sz w:val="20"/>
                          </w:rPr>
                          <w:t>Where</w:t>
                        </w:r>
                        <w:r>
                          <w:rPr>
                            <w:color w:val="333333"/>
                            <w:spacing w:val="-3"/>
                            <w:sz w:val="20"/>
                          </w:rPr>
                          <w:t xml:space="preserve"> </w:t>
                        </w:r>
                        <w:r>
                          <w:rPr>
                            <w:color w:val="333333"/>
                            <w:sz w:val="20"/>
                          </w:rPr>
                          <w:t>possible,</w:t>
                        </w:r>
                        <w:r>
                          <w:rPr>
                            <w:color w:val="333333"/>
                            <w:spacing w:val="-3"/>
                            <w:sz w:val="20"/>
                          </w:rPr>
                          <w:t xml:space="preserve"> </w:t>
                        </w:r>
                        <w:r>
                          <w:rPr>
                            <w:color w:val="333333"/>
                            <w:sz w:val="20"/>
                          </w:rPr>
                          <w:t>describe</w:t>
                        </w:r>
                        <w:r>
                          <w:rPr>
                            <w:color w:val="333333"/>
                            <w:spacing w:val="-3"/>
                            <w:sz w:val="20"/>
                          </w:rPr>
                          <w:t xml:space="preserve"> </w:t>
                        </w:r>
                        <w:r>
                          <w:rPr>
                            <w:color w:val="333333"/>
                            <w:sz w:val="20"/>
                          </w:rPr>
                          <w:t>the</w:t>
                        </w:r>
                        <w:r>
                          <w:rPr>
                            <w:color w:val="333333"/>
                            <w:spacing w:val="-3"/>
                            <w:sz w:val="20"/>
                          </w:rPr>
                          <w:t xml:space="preserve"> </w:t>
                        </w:r>
                        <w:r>
                          <w:rPr>
                            <w:color w:val="333333"/>
                            <w:sz w:val="20"/>
                          </w:rPr>
                          <w:t>likelihood</w:t>
                        </w:r>
                        <w:r>
                          <w:rPr>
                            <w:color w:val="333333"/>
                            <w:spacing w:val="-3"/>
                            <w:sz w:val="20"/>
                          </w:rPr>
                          <w:t xml:space="preserve"> </w:t>
                        </w:r>
                        <w:r>
                          <w:rPr>
                            <w:color w:val="333333"/>
                            <w:sz w:val="20"/>
                          </w:rPr>
                          <w:t>of</w:t>
                        </w:r>
                        <w:r>
                          <w:rPr>
                            <w:color w:val="333333"/>
                            <w:spacing w:val="-3"/>
                            <w:sz w:val="20"/>
                          </w:rPr>
                          <w:t xml:space="preserve"> </w:t>
                        </w:r>
                        <w:r>
                          <w:rPr>
                            <w:color w:val="333333"/>
                            <w:sz w:val="20"/>
                          </w:rPr>
                          <w:t>the</w:t>
                        </w:r>
                        <w:r>
                          <w:rPr>
                            <w:color w:val="333333"/>
                            <w:spacing w:val="-3"/>
                            <w:sz w:val="20"/>
                          </w:rPr>
                          <w:t xml:space="preserve"> </w:t>
                        </w:r>
                        <w:r>
                          <w:rPr>
                            <w:color w:val="333333"/>
                            <w:sz w:val="20"/>
                          </w:rPr>
                          <w:t>risks occurring, using the following terms:</w:t>
                        </w:r>
                      </w:p>
                      <w:p w14:paraId="7AEA2DA0" w14:textId="77777777" w:rsidR="00814875" w:rsidRDefault="00EA5180">
                        <w:pPr>
                          <w:spacing w:before="139" w:line="230" w:lineRule="auto"/>
                          <w:ind w:left="620" w:right="3958"/>
                          <w:rPr>
                            <w:sz w:val="20"/>
                          </w:rPr>
                        </w:pPr>
                        <w:r>
                          <w:rPr>
                            <w:color w:val="333333"/>
                            <w:sz w:val="20"/>
                          </w:rPr>
                          <w:t>Very Common (approximate incidence &gt; 50%) Common (approximate incidence &gt; 25 - 50%) Likely (approximate incidence of &gt; 10 - 25%) Infrequent</w:t>
                        </w:r>
                        <w:r>
                          <w:rPr>
                            <w:color w:val="333333"/>
                            <w:spacing w:val="-6"/>
                            <w:sz w:val="20"/>
                          </w:rPr>
                          <w:t xml:space="preserve"> </w:t>
                        </w:r>
                        <w:r>
                          <w:rPr>
                            <w:color w:val="333333"/>
                            <w:sz w:val="20"/>
                          </w:rPr>
                          <w:t>(approximate</w:t>
                        </w:r>
                        <w:r>
                          <w:rPr>
                            <w:color w:val="333333"/>
                            <w:spacing w:val="-6"/>
                            <w:sz w:val="20"/>
                          </w:rPr>
                          <w:t xml:space="preserve"> </w:t>
                        </w:r>
                        <w:r>
                          <w:rPr>
                            <w:color w:val="333333"/>
                            <w:sz w:val="20"/>
                          </w:rPr>
                          <w:t>incidence</w:t>
                        </w:r>
                        <w:r>
                          <w:rPr>
                            <w:color w:val="333333"/>
                            <w:spacing w:val="-6"/>
                            <w:sz w:val="20"/>
                          </w:rPr>
                          <w:t xml:space="preserve"> </w:t>
                        </w:r>
                        <w:r>
                          <w:rPr>
                            <w:color w:val="333333"/>
                            <w:sz w:val="20"/>
                          </w:rPr>
                          <w:t>of</w:t>
                        </w:r>
                        <w:r>
                          <w:rPr>
                            <w:color w:val="333333"/>
                            <w:spacing w:val="-6"/>
                            <w:sz w:val="20"/>
                          </w:rPr>
                          <w:t xml:space="preserve"> </w:t>
                        </w:r>
                        <w:r>
                          <w:rPr>
                            <w:color w:val="333333"/>
                            <w:sz w:val="20"/>
                          </w:rPr>
                          <w:t>&gt;</w:t>
                        </w:r>
                        <w:r>
                          <w:rPr>
                            <w:color w:val="333333"/>
                            <w:spacing w:val="-6"/>
                            <w:sz w:val="20"/>
                          </w:rPr>
                          <w:t xml:space="preserve"> </w:t>
                        </w:r>
                        <w:r>
                          <w:rPr>
                            <w:color w:val="333333"/>
                            <w:sz w:val="20"/>
                          </w:rPr>
                          <w:t>1</w:t>
                        </w:r>
                        <w:r>
                          <w:rPr>
                            <w:color w:val="333333"/>
                            <w:spacing w:val="-6"/>
                            <w:sz w:val="20"/>
                          </w:rPr>
                          <w:t xml:space="preserve"> </w:t>
                        </w:r>
                        <w:r>
                          <w:rPr>
                            <w:color w:val="333333"/>
                            <w:sz w:val="20"/>
                          </w:rPr>
                          <w:t>-</w:t>
                        </w:r>
                        <w:r>
                          <w:rPr>
                            <w:color w:val="333333"/>
                            <w:spacing w:val="-6"/>
                            <w:sz w:val="20"/>
                          </w:rPr>
                          <w:t xml:space="preserve"> </w:t>
                        </w:r>
                        <w:r>
                          <w:rPr>
                            <w:color w:val="333333"/>
                            <w:sz w:val="20"/>
                          </w:rPr>
                          <w:t>10%) Rare (approximate incidence &lt; 1%)</w:t>
                        </w:r>
                      </w:p>
                      <w:p w14:paraId="04E546E5" w14:textId="77777777" w:rsidR="00814875" w:rsidRDefault="00EA5180">
                        <w:pPr>
                          <w:spacing w:before="128"/>
                          <w:rPr>
                            <w:sz w:val="20"/>
                          </w:rPr>
                        </w:pPr>
                        <w:r>
                          <w:rPr>
                            <w:color w:val="333333"/>
                            <w:sz w:val="20"/>
                          </w:rPr>
                          <w:t>Describe</w:t>
                        </w:r>
                        <w:r>
                          <w:rPr>
                            <w:color w:val="333333"/>
                            <w:spacing w:val="-2"/>
                            <w:sz w:val="20"/>
                          </w:rPr>
                          <w:t xml:space="preserve"> </w:t>
                        </w:r>
                        <w:r>
                          <w:rPr>
                            <w:color w:val="333333"/>
                            <w:sz w:val="20"/>
                          </w:rPr>
                          <w:t>severity</w:t>
                        </w:r>
                        <w:r>
                          <w:rPr>
                            <w:color w:val="333333"/>
                            <w:spacing w:val="-1"/>
                            <w:sz w:val="20"/>
                          </w:rPr>
                          <w:t xml:space="preserve"> </w:t>
                        </w:r>
                        <w:r>
                          <w:rPr>
                            <w:color w:val="333333"/>
                            <w:sz w:val="20"/>
                          </w:rPr>
                          <w:t>of</w:t>
                        </w:r>
                        <w:r>
                          <w:rPr>
                            <w:color w:val="333333"/>
                            <w:spacing w:val="-1"/>
                            <w:sz w:val="20"/>
                          </w:rPr>
                          <w:t xml:space="preserve"> </w:t>
                        </w:r>
                        <w:r>
                          <w:rPr>
                            <w:color w:val="333333"/>
                            <w:sz w:val="20"/>
                          </w:rPr>
                          <w:t>risks</w:t>
                        </w:r>
                        <w:r>
                          <w:rPr>
                            <w:color w:val="333333"/>
                            <w:spacing w:val="-1"/>
                            <w:sz w:val="20"/>
                          </w:rPr>
                          <w:t xml:space="preserve"> </w:t>
                        </w:r>
                        <w:r>
                          <w:rPr>
                            <w:color w:val="333333"/>
                            <w:sz w:val="20"/>
                          </w:rPr>
                          <w:t>using</w:t>
                        </w:r>
                        <w:r>
                          <w:rPr>
                            <w:color w:val="333333"/>
                            <w:spacing w:val="-1"/>
                            <w:sz w:val="20"/>
                          </w:rPr>
                          <w:t xml:space="preserve"> </w:t>
                        </w:r>
                        <w:r>
                          <w:rPr>
                            <w:color w:val="333333"/>
                            <w:sz w:val="20"/>
                          </w:rPr>
                          <w:t>the</w:t>
                        </w:r>
                        <w:r>
                          <w:rPr>
                            <w:color w:val="333333"/>
                            <w:spacing w:val="-1"/>
                            <w:sz w:val="20"/>
                          </w:rPr>
                          <w:t xml:space="preserve"> </w:t>
                        </w:r>
                        <w:r>
                          <w:rPr>
                            <w:color w:val="333333"/>
                            <w:sz w:val="20"/>
                          </w:rPr>
                          <w:t>following</w:t>
                        </w:r>
                        <w:r>
                          <w:rPr>
                            <w:color w:val="333333"/>
                            <w:spacing w:val="-1"/>
                            <w:sz w:val="20"/>
                          </w:rPr>
                          <w:t xml:space="preserve"> </w:t>
                        </w:r>
                        <w:r>
                          <w:rPr>
                            <w:color w:val="333333"/>
                            <w:sz w:val="20"/>
                          </w:rPr>
                          <w:t>grading</w:t>
                        </w:r>
                        <w:r>
                          <w:rPr>
                            <w:color w:val="333333"/>
                            <w:spacing w:val="-1"/>
                            <w:sz w:val="20"/>
                          </w:rPr>
                          <w:t xml:space="preserve"> </w:t>
                        </w:r>
                        <w:r>
                          <w:rPr>
                            <w:color w:val="333333"/>
                            <w:spacing w:val="-2"/>
                            <w:sz w:val="20"/>
                          </w:rPr>
                          <w:t>scale:</w:t>
                        </w:r>
                      </w:p>
                      <w:p w14:paraId="6ADD64BA" w14:textId="77777777" w:rsidR="00814875" w:rsidRDefault="00EA5180">
                        <w:pPr>
                          <w:spacing w:before="138" w:line="230" w:lineRule="auto"/>
                          <w:ind w:left="620" w:right="1420"/>
                          <w:rPr>
                            <w:sz w:val="20"/>
                          </w:rPr>
                        </w:pPr>
                        <w:r>
                          <w:rPr>
                            <w:color w:val="333333"/>
                            <w:sz w:val="20"/>
                          </w:rPr>
                          <w:t>Mild-</w:t>
                        </w:r>
                        <w:r>
                          <w:rPr>
                            <w:color w:val="333333"/>
                            <w:spacing w:val="-4"/>
                            <w:sz w:val="20"/>
                          </w:rPr>
                          <w:t xml:space="preserve"> </w:t>
                        </w:r>
                        <w:r>
                          <w:rPr>
                            <w:color w:val="333333"/>
                            <w:sz w:val="20"/>
                          </w:rPr>
                          <w:t>No</w:t>
                        </w:r>
                        <w:r>
                          <w:rPr>
                            <w:color w:val="333333"/>
                            <w:spacing w:val="-4"/>
                            <w:sz w:val="20"/>
                          </w:rPr>
                          <w:t xml:space="preserve"> </w:t>
                        </w:r>
                        <w:r>
                          <w:rPr>
                            <w:color w:val="333333"/>
                            <w:sz w:val="20"/>
                          </w:rPr>
                          <w:t>disruption</w:t>
                        </w:r>
                        <w:r>
                          <w:rPr>
                            <w:color w:val="333333"/>
                            <w:spacing w:val="-4"/>
                            <w:sz w:val="20"/>
                          </w:rPr>
                          <w:t xml:space="preserve"> </w:t>
                        </w:r>
                        <w:r>
                          <w:rPr>
                            <w:color w:val="333333"/>
                            <w:sz w:val="20"/>
                          </w:rPr>
                          <w:t>to</w:t>
                        </w:r>
                        <w:r>
                          <w:rPr>
                            <w:color w:val="333333"/>
                            <w:spacing w:val="-4"/>
                            <w:sz w:val="20"/>
                          </w:rPr>
                          <w:t xml:space="preserve"> </w:t>
                        </w:r>
                        <w:r>
                          <w:rPr>
                            <w:color w:val="333333"/>
                            <w:sz w:val="20"/>
                          </w:rPr>
                          <w:t>the</w:t>
                        </w:r>
                        <w:r>
                          <w:rPr>
                            <w:color w:val="333333"/>
                            <w:spacing w:val="-4"/>
                            <w:sz w:val="20"/>
                          </w:rPr>
                          <w:t xml:space="preserve"> </w:t>
                        </w:r>
                        <w:r>
                          <w:rPr>
                            <w:color w:val="333333"/>
                            <w:sz w:val="20"/>
                          </w:rPr>
                          <w:t>subject’s</w:t>
                        </w:r>
                        <w:r>
                          <w:rPr>
                            <w:color w:val="333333"/>
                            <w:spacing w:val="-4"/>
                            <w:sz w:val="20"/>
                          </w:rPr>
                          <w:t xml:space="preserve"> </w:t>
                        </w:r>
                        <w:r>
                          <w:rPr>
                            <w:color w:val="333333"/>
                            <w:sz w:val="20"/>
                          </w:rPr>
                          <w:t>ability</w:t>
                        </w:r>
                        <w:r>
                          <w:rPr>
                            <w:color w:val="333333"/>
                            <w:spacing w:val="-4"/>
                            <w:sz w:val="20"/>
                          </w:rPr>
                          <w:t xml:space="preserve"> </w:t>
                        </w:r>
                        <w:r>
                          <w:rPr>
                            <w:color w:val="333333"/>
                            <w:sz w:val="20"/>
                          </w:rPr>
                          <w:t>to</w:t>
                        </w:r>
                        <w:r>
                          <w:rPr>
                            <w:color w:val="333333"/>
                            <w:spacing w:val="-4"/>
                            <w:sz w:val="20"/>
                          </w:rPr>
                          <w:t xml:space="preserve"> </w:t>
                        </w:r>
                        <w:r>
                          <w:rPr>
                            <w:color w:val="333333"/>
                            <w:sz w:val="20"/>
                          </w:rPr>
                          <w:t>perform</w:t>
                        </w:r>
                        <w:r>
                          <w:rPr>
                            <w:color w:val="333333"/>
                            <w:spacing w:val="-4"/>
                            <w:sz w:val="20"/>
                          </w:rPr>
                          <w:t xml:space="preserve"> </w:t>
                        </w:r>
                        <w:r>
                          <w:rPr>
                            <w:color w:val="333333"/>
                            <w:sz w:val="20"/>
                          </w:rPr>
                          <w:t>daily</w:t>
                        </w:r>
                        <w:r>
                          <w:rPr>
                            <w:color w:val="333333"/>
                            <w:spacing w:val="-4"/>
                            <w:sz w:val="20"/>
                          </w:rPr>
                          <w:t xml:space="preserve"> </w:t>
                        </w:r>
                        <w:r>
                          <w:rPr>
                            <w:color w:val="333333"/>
                            <w:sz w:val="20"/>
                          </w:rPr>
                          <w:t>activities;</w:t>
                        </w:r>
                        <w:r>
                          <w:rPr>
                            <w:color w:val="333333"/>
                            <w:spacing w:val="-4"/>
                            <w:sz w:val="20"/>
                          </w:rPr>
                          <w:t xml:space="preserve"> </w:t>
                        </w:r>
                        <w:r>
                          <w:rPr>
                            <w:color w:val="333333"/>
                            <w:sz w:val="20"/>
                          </w:rPr>
                          <w:t>may</w:t>
                        </w:r>
                        <w:r>
                          <w:rPr>
                            <w:color w:val="333333"/>
                            <w:spacing w:val="-4"/>
                            <w:sz w:val="20"/>
                          </w:rPr>
                          <w:t xml:space="preserve"> </w:t>
                        </w:r>
                        <w:r>
                          <w:rPr>
                            <w:color w:val="333333"/>
                            <w:sz w:val="20"/>
                          </w:rPr>
                          <w:t>include non-prescription intervention only</w:t>
                        </w:r>
                      </w:p>
                      <w:p w14:paraId="4A6E33D9" w14:textId="77777777" w:rsidR="00814875" w:rsidRDefault="00EA5180">
                        <w:pPr>
                          <w:spacing w:line="230" w:lineRule="auto"/>
                          <w:ind w:left="620" w:right="374"/>
                          <w:rPr>
                            <w:sz w:val="20"/>
                          </w:rPr>
                        </w:pPr>
                        <w:r>
                          <w:rPr>
                            <w:color w:val="333333"/>
                            <w:sz w:val="20"/>
                          </w:rPr>
                          <w:t>Moderate-</w:t>
                        </w:r>
                        <w:r>
                          <w:rPr>
                            <w:color w:val="333333"/>
                            <w:spacing w:val="-5"/>
                            <w:sz w:val="20"/>
                          </w:rPr>
                          <w:t xml:space="preserve"> </w:t>
                        </w:r>
                        <w:r>
                          <w:rPr>
                            <w:color w:val="333333"/>
                            <w:sz w:val="20"/>
                          </w:rPr>
                          <w:t>Temporary</w:t>
                        </w:r>
                        <w:r>
                          <w:rPr>
                            <w:color w:val="333333"/>
                            <w:spacing w:val="-5"/>
                            <w:sz w:val="20"/>
                          </w:rPr>
                          <w:t xml:space="preserve"> </w:t>
                        </w:r>
                        <w:r>
                          <w:rPr>
                            <w:color w:val="333333"/>
                            <w:sz w:val="20"/>
                          </w:rPr>
                          <w:t>interference</w:t>
                        </w:r>
                        <w:r>
                          <w:rPr>
                            <w:color w:val="333333"/>
                            <w:spacing w:val="-5"/>
                            <w:sz w:val="20"/>
                          </w:rPr>
                          <w:t xml:space="preserve"> </w:t>
                        </w:r>
                        <w:r>
                          <w:rPr>
                            <w:color w:val="333333"/>
                            <w:sz w:val="20"/>
                          </w:rPr>
                          <w:t>with</w:t>
                        </w:r>
                        <w:r>
                          <w:rPr>
                            <w:color w:val="333333"/>
                            <w:spacing w:val="-5"/>
                            <w:sz w:val="20"/>
                          </w:rPr>
                          <w:t xml:space="preserve"> </w:t>
                        </w:r>
                        <w:r>
                          <w:rPr>
                            <w:color w:val="333333"/>
                            <w:sz w:val="20"/>
                          </w:rPr>
                          <w:t>daily</w:t>
                        </w:r>
                        <w:r>
                          <w:rPr>
                            <w:color w:val="333333"/>
                            <w:spacing w:val="-5"/>
                            <w:sz w:val="20"/>
                          </w:rPr>
                          <w:t xml:space="preserve"> </w:t>
                        </w:r>
                        <w:r>
                          <w:rPr>
                            <w:color w:val="333333"/>
                            <w:sz w:val="20"/>
                          </w:rPr>
                          <w:t>activities;</w:t>
                        </w:r>
                        <w:r>
                          <w:rPr>
                            <w:color w:val="333333"/>
                            <w:spacing w:val="-5"/>
                            <w:sz w:val="20"/>
                          </w:rPr>
                          <w:t xml:space="preserve"> </w:t>
                        </w:r>
                        <w:r>
                          <w:rPr>
                            <w:color w:val="333333"/>
                            <w:sz w:val="20"/>
                          </w:rPr>
                          <w:t>may</w:t>
                        </w:r>
                        <w:r>
                          <w:rPr>
                            <w:color w:val="333333"/>
                            <w:spacing w:val="-5"/>
                            <w:sz w:val="20"/>
                          </w:rPr>
                          <w:t xml:space="preserve"> </w:t>
                        </w:r>
                        <w:r>
                          <w:rPr>
                            <w:color w:val="333333"/>
                            <w:sz w:val="20"/>
                          </w:rPr>
                          <w:t>include</w:t>
                        </w:r>
                        <w:r>
                          <w:rPr>
                            <w:color w:val="333333"/>
                            <w:spacing w:val="-5"/>
                            <w:sz w:val="20"/>
                          </w:rPr>
                          <w:t xml:space="preserve"> </w:t>
                        </w:r>
                        <w:r>
                          <w:rPr>
                            <w:color w:val="333333"/>
                            <w:sz w:val="20"/>
                          </w:rPr>
                          <w:t>prescription</w:t>
                        </w:r>
                        <w:r>
                          <w:rPr>
                            <w:color w:val="333333"/>
                            <w:spacing w:val="-5"/>
                            <w:sz w:val="20"/>
                          </w:rPr>
                          <w:t xml:space="preserve"> </w:t>
                        </w:r>
                        <w:r>
                          <w:rPr>
                            <w:color w:val="333333"/>
                            <w:sz w:val="20"/>
                          </w:rPr>
                          <w:t>intervention Severe- Interference with daily activities; medically significant but not life threatening</w:t>
                        </w:r>
                      </w:p>
                      <w:p w14:paraId="00C7E47A" w14:textId="77777777" w:rsidR="00814875" w:rsidRDefault="00EA5180">
                        <w:pPr>
                          <w:spacing w:line="376" w:lineRule="auto"/>
                          <w:ind w:left="55" w:right="7096" w:firstLine="564"/>
                          <w:rPr>
                            <w:sz w:val="20"/>
                          </w:rPr>
                        </w:pPr>
                        <w:r>
                          <w:rPr>
                            <w:color w:val="333333"/>
                            <w:sz w:val="20"/>
                          </w:rPr>
                          <w:t>Life</w:t>
                        </w:r>
                        <w:r>
                          <w:rPr>
                            <w:color w:val="333333"/>
                            <w:spacing w:val="-14"/>
                            <w:sz w:val="20"/>
                          </w:rPr>
                          <w:t xml:space="preserve"> </w:t>
                        </w:r>
                        <w:r>
                          <w:rPr>
                            <w:color w:val="333333"/>
                            <w:sz w:val="20"/>
                          </w:rPr>
                          <w:t xml:space="preserve">threatening </w:t>
                        </w:r>
                        <w:r>
                          <w:rPr>
                            <w:color w:val="333333"/>
                            <w:spacing w:val="-2"/>
                            <w:sz w:val="20"/>
                          </w:rPr>
                          <w:t>Examples:</w:t>
                        </w:r>
                      </w:p>
                      <w:p w14:paraId="0F94CB3B" w14:textId="77777777" w:rsidR="00814875" w:rsidRDefault="00EA5180">
                        <w:pPr>
                          <w:spacing w:line="223" w:lineRule="exact"/>
                          <w:rPr>
                            <w:sz w:val="20"/>
                          </w:rPr>
                        </w:pPr>
                        <w:r>
                          <w:rPr>
                            <w:color w:val="333333"/>
                            <w:sz w:val="20"/>
                          </w:rPr>
                          <w:t>Rare</w:t>
                        </w:r>
                        <w:r>
                          <w:rPr>
                            <w:color w:val="333333"/>
                            <w:spacing w:val="-2"/>
                            <w:sz w:val="20"/>
                          </w:rPr>
                          <w:t xml:space="preserve"> </w:t>
                        </w:r>
                        <w:proofErr w:type="gramStart"/>
                        <w:r>
                          <w:rPr>
                            <w:color w:val="333333"/>
                            <w:sz w:val="20"/>
                          </w:rPr>
                          <w:t>(</w:t>
                        </w:r>
                        <w:r>
                          <w:rPr>
                            <w:color w:val="333333"/>
                            <w:spacing w:val="-2"/>
                            <w:sz w:val="20"/>
                          </w:rPr>
                          <w:t xml:space="preserve"> </w:t>
                        </w:r>
                        <w:r>
                          <w:rPr>
                            <w:color w:val="333333"/>
                            <w:sz w:val="20"/>
                          </w:rPr>
                          <w:t>&lt;</w:t>
                        </w:r>
                        <w:proofErr w:type="gramEnd"/>
                        <w:r>
                          <w:rPr>
                            <w:color w:val="333333"/>
                            <w:spacing w:val="-2"/>
                            <w:sz w:val="20"/>
                          </w:rPr>
                          <w:t xml:space="preserve"> </w:t>
                        </w:r>
                        <w:r>
                          <w:rPr>
                            <w:color w:val="333333"/>
                            <w:sz w:val="20"/>
                          </w:rPr>
                          <w:t>1%)</w:t>
                        </w:r>
                        <w:r>
                          <w:rPr>
                            <w:color w:val="333333"/>
                            <w:spacing w:val="-2"/>
                            <w:sz w:val="20"/>
                          </w:rPr>
                          <w:t xml:space="preserve"> </w:t>
                        </w:r>
                        <w:r>
                          <w:rPr>
                            <w:color w:val="333333"/>
                            <w:sz w:val="20"/>
                          </w:rPr>
                          <w:t>and</w:t>
                        </w:r>
                        <w:r>
                          <w:rPr>
                            <w:color w:val="333333"/>
                            <w:spacing w:val="-2"/>
                            <w:sz w:val="20"/>
                          </w:rPr>
                          <w:t xml:space="preserve"> </w:t>
                        </w:r>
                        <w:r>
                          <w:rPr>
                            <w:color w:val="333333"/>
                            <w:sz w:val="20"/>
                          </w:rPr>
                          <w:t>Severe:</w:t>
                        </w:r>
                        <w:r>
                          <w:rPr>
                            <w:color w:val="333333"/>
                            <w:spacing w:val="-2"/>
                            <w:sz w:val="20"/>
                          </w:rPr>
                          <w:t xml:space="preserve"> blindness</w:t>
                        </w:r>
                      </w:p>
                      <w:p w14:paraId="5A453EAC" w14:textId="77777777" w:rsidR="00814875" w:rsidRDefault="00EA5180">
                        <w:pPr>
                          <w:spacing w:line="225" w:lineRule="exact"/>
                          <w:rPr>
                            <w:sz w:val="20"/>
                          </w:rPr>
                        </w:pPr>
                        <w:r>
                          <w:rPr>
                            <w:color w:val="333333"/>
                            <w:sz w:val="20"/>
                          </w:rPr>
                          <w:t>Rare</w:t>
                        </w:r>
                        <w:r>
                          <w:rPr>
                            <w:color w:val="333333"/>
                            <w:spacing w:val="-3"/>
                            <w:sz w:val="20"/>
                          </w:rPr>
                          <w:t xml:space="preserve"> </w:t>
                        </w:r>
                        <w:proofErr w:type="gramStart"/>
                        <w:r>
                          <w:rPr>
                            <w:color w:val="333333"/>
                            <w:sz w:val="20"/>
                          </w:rPr>
                          <w:t>(</w:t>
                        </w:r>
                        <w:r>
                          <w:rPr>
                            <w:color w:val="333333"/>
                            <w:spacing w:val="-3"/>
                            <w:sz w:val="20"/>
                          </w:rPr>
                          <w:t xml:space="preserve"> </w:t>
                        </w:r>
                        <w:r>
                          <w:rPr>
                            <w:color w:val="333333"/>
                            <w:sz w:val="20"/>
                          </w:rPr>
                          <w:t>&lt;</w:t>
                        </w:r>
                        <w:proofErr w:type="gramEnd"/>
                        <w:r>
                          <w:rPr>
                            <w:color w:val="333333"/>
                            <w:spacing w:val="-3"/>
                            <w:sz w:val="20"/>
                          </w:rPr>
                          <w:t xml:space="preserve"> </w:t>
                        </w:r>
                        <w:r>
                          <w:rPr>
                            <w:color w:val="333333"/>
                            <w:sz w:val="20"/>
                          </w:rPr>
                          <w:t>1%)</w:t>
                        </w:r>
                        <w:r>
                          <w:rPr>
                            <w:color w:val="333333"/>
                            <w:spacing w:val="-3"/>
                            <w:sz w:val="20"/>
                          </w:rPr>
                          <w:t xml:space="preserve"> </w:t>
                        </w:r>
                        <w:r>
                          <w:rPr>
                            <w:color w:val="333333"/>
                            <w:sz w:val="20"/>
                          </w:rPr>
                          <w:t>and</w:t>
                        </w:r>
                        <w:r>
                          <w:rPr>
                            <w:color w:val="333333"/>
                            <w:spacing w:val="-3"/>
                            <w:sz w:val="20"/>
                          </w:rPr>
                          <w:t xml:space="preserve"> </w:t>
                        </w:r>
                        <w:r>
                          <w:rPr>
                            <w:color w:val="333333"/>
                            <w:sz w:val="20"/>
                          </w:rPr>
                          <w:t>Mild:</w:t>
                        </w:r>
                        <w:r>
                          <w:rPr>
                            <w:color w:val="333333"/>
                            <w:spacing w:val="-3"/>
                            <w:sz w:val="20"/>
                          </w:rPr>
                          <w:t xml:space="preserve"> </w:t>
                        </w:r>
                        <w:r>
                          <w:rPr>
                            <w:color w:val="333333"/>
                            <w:sz w:val="20"/>
                          </w:rPr>
                          <w:t>dry</w:t>
                        </w:r>
                        <w:r>
                          <w:rPr>
                            <w:color w:val="333333"/>
                            <w:spacing w:val="-3"/>
                            <w:sz w:val="20"/>
                          </w:rPr>
                          <w:t xml:space="preserve"> </w:t>
                        </w:r>
                        <w:r>
                          <w:rPr>
                            <w:color w:val="333333"/>
                            <w:sz w:val="20"/>
                          </w:rPr>
                          <w:t>skin,</w:t>
                        </w:r>
                        <w:r>
                          <w:rPr>
                            <w:color w:val="333333"/>
                            <w:spacing w:val="-3"/>
                            <w:sz w:val="20"/>
                          </w:rPr>
                          <w:t xml:space="preserve"> </w:t>
                        </w:r>
                        <w:r>
                          <w:rPr>
                            <w:color w:val="333333"/>
                            <w:sz w:val="20"/>
                          </w:rPr>
                          <w:t>dry</w:t>
                        </w:r>
                        <w:r>
                          <w:rPr>
                            <w:color w:val="333333"/>
                            <w:spacing w:val="-3"/>
                            <w:sz w:val="20"/>
                          </w:rPr>
                          <w:t xml:space="preserve"> </w:t>
                        </w:r>
                        <w:r>
                          <w:rPr>
                            <w:color w:val="333333"/>
                            <w:sz w:val="20"/>
                          </w:rPr>
                          <w:t>mouth,</w:t>
                        </w:r>
                        <w:r>
                          <w:rPr>
                            <w:color w:val="333333"/>
                            <w:spacing w:val="-3"/>
                            <w:sz w:val="20"/>
                          </w:rPr>
                          <w:t xml:space="preserve"> </w:t>
                        </w:r>
                        <w:r>
                          <w:rPr>
                            <w:color w:val="333333"/>
                            <w:sz w:val="20"/>
                          </w:rPr>
                          <w:t>transient</w:t>
                        </w:r>
                        <w:r>
                          <w:rPr>
                            <w:color w:val="333333"/>
                            <w:spacing w:val="-2"/>
                            <w:sz w:val="20"/>
                          </w:rPr>
                          <w:t xml:space="preserve"> headache</w:t>
                        </w:r>
                      </w:p>
                      <w:p w14:paraId="2D822038" w14:textId="77777777" w:rsidR="00814875" w:rsidRDefault="00EA5180">
                        <w:pPr>
                          <w:spacing w:before="127" w:line="230" w:lineRule="auto"/>
                          <w:rPr>
                            <w:sz w:val="20"/>
                          </w:rPr>
                        </w:pPr>
                        <w:r>
                          <w:rPr>
                            <w:color w:val="333333"/>
                            <w:sz w:val="20"/>
                          </w:rPr>
                          <w:t>If</w:t>
                        </w:r>
                        <w:r>
                          <w:rPr>
                            <w:color w:val="333333"/>
                            <w:spacing w:val="-3"/>
                            <w:sz w:val="20"/>
                          </w:rPr>
                          <w:t xml:space="preserve"> </w:t>
                        </w:r>
                        <w:r>
                          <w:rPr>
                            <w:color w:val="333333"/>
                            <w:sz w:val="20"/>
                          </w:rPr>
                          <w:t>you</w:t>
                        </w:r>
                        <w:r>
                          <w:rPr>
                            <w:color w:val="333333"/>
                            <w:spacing w:val="-3"/>
                            <w:sz w:val="20"/>
                          </w:rPr>
                          <w:t xml:space="preserve"> </w:t>
                        </w:r>
                        <w:r>
                          <w:rPr>
                            <w:color w:val="333333"/>
                            <w:sz w:val="20"/>
                          </w:rPr>
                          <w:t>are</w:t>
                        </w:r>
                        <w:r>
                          <w:rPr>
                            <w:color w:val="333333"/>
                            <w:spacing w:val="-3"/>
                            <w:sz w:val="20"/>
                          </w:rPr>
                          <w:t xml:space="preserve"> </w:t>
                        </w:r>
                        <w:r>
                          <w:rPr>
                            <w:color w:val="333333"/>
                            <w:sz w:val="20"/>
                          </w:rPr>
                          <w:t>using</w:t>
                        </w:r>
                        <w:r>
                          <w:rPr>
                            <w:color w:val="333333"/>
                            <w:spacing w:val="-3"/>
                            <w:sz w:val="20"/>
                          </w:rPr>
                          <w:t xml:space="preserve"> </w:t>
                        </w:r>
                        <w:r>
                          <w:rPr>
                            <w:color w:val="333333"/>
                            <w:sz w:val="20"/>
                          </w:rPr>
                          <w:t>these</w:t>
                        </w:r>
                        <w:r>
                          <w:rPr>
                            <w:color w:val="333333"/>
                            <w:spacing w:val="-3"/>
                            <w:sz w:val="20"/>
                          </w:rPr>
                          <w:t xml:space="preserve"> </w:t>
                        </w:r>
                        <w:r>
                          <w:rPr>
                            <w:color w:val="333333"/>
                            <w:sz w:val="20"/>
                          </w:rPr>
                          <w:t>terms</w:t>
                        </w:r>
                        <w:r>
                          <w:rPr>
                            <w:color w:val="333333"/>
                            <w:spacing w:val="-3"/>
                            <w:sz w:val="20"/>
                          </w:rPr>
                          <w:t xml:space="preserve"> </w:t>
                        </w:r>
                        <w:r>
                          <w:rPr>
                            <w:color w:val="333333"/>
                            <w:sz w:val="20"/>
                          </w:rPr>
                          <w:t>differently</w:t>
                        </w:r>
                        <w:r>
                          <w:rPr>
                            <w:color w:val="333333"/>
                            <w:spacing w:val="-3"/>
                            <w:sz w:val="20"/>
                          </w:rPr>
                          <w:t xml:space="preserve"> </w:t>
                        </w:r>
                        <w:r>
                          <w:rPr>
                            <w:color w:val="333333"/>
                            <w:sz w:val="20"/>
                          </w:rPr>
                          <w:t>than</w:t>
                        </w:r>
                        <w:r>
                          <w:rPr>
                            <w:color w:val="333333"/>
                            <w:spacing w:val="-3"/>
                            <w:sz w:val="20"/>
                          </w:rPr>
                          <w:t xml:space="preserve"> </w:t>
                        </w:r>
                        <w:r>
                          <w:rPr>
                            <w:color w:val="333333"/>
                            <w:sz w:val="20"/>
                          </w:rPr>
                          <w:t>described</w:t>
                        </w:r>
                        <w:r>
                          <w:rPr>
                            <w:color w:val="333333"/>
                            <w:spacing w:val="-3"/>
                            <w:sz w:val="20"/>
                          </w:rPr>
                          <w:t xml:space="preserve"> </w:t>
                        </w:r>
                        <w:r>
                          <w:rPr>
                            <w:color w:val="333333"/>
                            <w:sz w:val="20"/>
                          </w:rPr>
                          <w:t>above,</w:t>
                        </w:r>
                        <w:r>
                          <w:rPr>
                            <w:color w:val="333333"/>
                            <w:spacing w:val="-3"/>
                            <w:sz w:val="20"/>
                          </w:rPr>
                          <w:t xml:space="preserve"> </w:t>
                        </w:r>
                        <w:r>
                          <w:rPr>
                            <w:color w:val="333333"/>
                            <w:sz w:val="20"/>
                          </w:rPr>
                          <w:t>please</w:t>
                        </w:r>
                        <w:r>
                          <w:rPr>
                            <w:color w:val="333333"/>
                            <w:spacing w:val="-3"/>
                            <w:sz w:val="20"/>
                          </w:rPr>
                          <w:t xml:space="preserve"> </w:t>
                        </w:r>
                        <w:r>
                          <w:rPr>
                            <w:color w:val="333333"/>
                            <w:sz w:val="20"/>
                          </w:rPr>
                          <w:t>provide</w:t>
                        </w:r>
                        <w:r>
                          <w:rPr>
                            <w:color w:val="333333"/>
                            <w:spacing w:val="-3"/>
                            <w:sz w:val="20"/>
                          </w:rPr>
                          <w:t xml:space="preserve"> </w:t>
                        </w:r>
                        <w:r>
                          <w:rPr>
                            <w:color w:val="333333"/>
                            <w:sz w:val="20"/>
                          </w:rPr>
                          <w:t>your</w:t>
                        </w:r>
                        <w:r>
                          <w:rPr>
                            <w:color w:val="333333"/>
                            <w:spacing w:val="-3"/>
                            <w:sz w:val="20"/>
                          </w:rPr>
                          <w:t xml:space="preserve"> </w:t>
                        </w:r>
                        <w:r>
                          <w:rPr>
                            <w:color w:val="333333"/>
                            <w:sz w:val="20"/>
                          </w:rPr>
                          <w:t xml:space="preserve">study-specific </w:t>
                        </w:r>
                        <w:r>
                          <w:rPr>
                            <w:color w:val="333333"/>
                            <w:spacing w:val="-2"/>
                            <w:sz w:val="20"/>
                          </w:rPr>
                          <w:t>definitions.</w:t>
                        </w:r>
                      </w:p>
                      <w:p w14:paraId="741ACA53" w14:textId="77777777" w:rsidR="00814875" w:rsidRDefault="00EA5180">
                        <w:pPr>
                          <w:spacing w:before="138" w:line="230" w:lineRule="auto"/>
                          <w:rPr>
                            <w:sz w:val="20"/>
                          </w:rPr>
                        </w:pPr>
                        <w:r>
                          <w:rPr>
                            <w:color w:val="333333"/>
                            <w:sz w:val="20"/>
                          </w:rPr>
                          <w:t>Phase</w:t>
                        </w:r>
                        <w:r>
                          <w:rPr>
                            <w:color w:val="333333"/>
                            <w:spacing w:val="-3"/>
                            <w:sz w:val="20"/>
                          </w:rPr>
                          <w:t xml:space="preserve"> </w:t>
                        </w:r>
                        <w:r>
                          <w:rPr>
                            <w:color w:val="333333"/>
                            <w:sz w:val="20"/>
                          </w:rPr>
                          <w:t>1</w:t>
                        </w:r>
                        <w:r>
                          <w:rPr>
                            <w:color w:val="333333"/>
                            <w:spacing w:val="-3"/>
                            <w:sz w:val="20"/>
                          </w:rPr>
                          <w:t xml:space="preserve"> </w:t>
                        </w:r>
                        <w:r>
                          <w:rPr>
                            <w:color w:val="333333"/>
                            <w:sz w:val="20"/>
                          </w:rPr>
                          <w:t>trials:</w:t>
                        </w:r>
                        <w:r>
                          <w:rPr>
                            <w:color w:val="333333"/>
                            <w:spacing w:val="-3"/>
                            <w:sz w:val="20"/>
                          </w:rPr>
                          <w:t xml:space="preserve"> </w:t>
                        </w:r>
                        <w:r>
                          <w:rPr>
                            <w:color w:val="333333"/>
                            <w:sz w:val="20"/>
                          </w:rPr>
                          <w:t>Due</w:t>
                        </w:r>
                        <w:r>
                          <w:rPr>
                            <w:color w:val="333333"/>
                            <w:spacing w:val="-3"/>
                            <w:sz w:val="20"/>
                          </w:rPr>
                          <w:t xml:space="preserve"> </w:t>
                        </w:r>
                        <w:r>
                          <w:rPr>
                            <w:color w:val="333333"/>
                            <w:sz w:val="20"/>
                          </w:rPr>
                          <w:t>to</w:t>
                        </w:r>
                        <w:r>
                          <w:rPr>
                            <w:color w:val="333333"/>
                            <w:spacing w:val="-3"/>
                            <w:sz w:val="20"/>
                          </w:rPr>
                          <w:t xml:space="preserve"> </w:t>
                        </w:r>
                        <w:r>
                          <w:rPr>
                            <w:color w:val="333333"/>
                            <w:sz w:val="20"/>
                          </w:rPr>
                          <w:t>limited</w:t>
                        </w:r>
                        <w:r>
                          <w:rPr>
                            <w:color w:val="333333"/>
                            <w:spacing w:val="-3"/>
                            <w:sz w:val="20"/>
                          </w:rPr>
                          <w:t xml:space="preserve"> </w:t>
                        </w:r>
                        <w:r>
                          <w:rPr>
                            <w:color w:val="333333"/>
                            <w:sz w:val="20"/>
                          </w:rPr>
                          <w:t>experience,</w:t>
                        </w:r>
                        <w:r>
                          <w:rPr>
                            <w:color w:val="333333"/>
                            <w:spacing w:val="-3"/>
                            <w:sz w:val="20"/>
                          </w:rPr>
                          <w:t xml:space="preserve"> </w:t>
                        </w:r>
                        <w:r>
                          <w:rPr>
                            <w:color w:val="333333"/>
                            <w:sz w:val="20"/>
                          </w:rPr>
                          <w:t>incidence</w:t>
                        </w:r>
                        <w:r>
                          <w:rPr>
                            <w:color w:val="333333"/>
                            <w:spacing w:val="-3"/>
                            <w:sz w:val="20"/>
                          </w:rPr>
                          <w:t xml:space="preserve"> </w:t>
                        </w:r>
                        <w:r>
                          <w:rPr>
                            <w:color w:val="333333"/>
                            <w:sz w:val="20"/>
                          </w:rPr>
                          <w:t>may</w:t>
                        </w:r>
                        <w:r>
                          <w:rPr>
                            <w:color w:val="333333"/>
                            <w:spacing w:val="-3"/>
                            <w:sz w:val="20"/>
                          </w:rPr>
                          <w:t xml:space="preserve"> </w:t>
                        </w:r>
                        <w:r>
                          <w:rPr>
                            <w:color w:val="333333"/>
                            <w:sz w:val="20"/>
                          </w:rPr>
                          <w:t>be</w:t>
                        </w:r>
                        <w:r>
                          <w:rPr>
                            <w:color w:val="333333"/>
                            <w:spacing w:val="-3"/>
                            <w:sz w:val="20"/>
                          </w:rPr>
                          <w:t xml:space="preserve"> </w:t>
                        </w:r>
                        <w:r>
                          <w:rPr>
                            <w:color w:val="333333"/>
                            <w:sz w:val="20"/>
                          </w:rPr>
                          <w:t>better</w:t>
                        </w:r>
                        <w:r>
                          <w:rPr>
                            <w:color w:val="333333"/>
                            <w:spacing w:val="-3"/>
                            <w:sz w:val="20"/>
                          </w:rPr>
                          <w:t xml:space="preserve"> </w:t>
                        </w:r>
                        <w:r>
                          <w:rPr>
                            <w:color w:val="333333"/>
                            <w:sz w:val="20"/>
                          </w:rPr>
                          <w:t>described</w:t>
                        </w:r>
                        <w:r>
                          <w:rPr>
                            <w:color w:val="333333"/>
                            <w:spacing w:val="-3"/>
                            <w:sz w:val="20"/>
                          </w:rPr>
                          <w:t xml:space="preserve"> </w:t>
                        </w:r>
                        <w:r>
                          <w:rPr>
                            <w:color w:val="333333"/>
                            <w:sz w:val="20"/>
                          </w:rPr>
                          <w:t>as</w:t>
                        </w:r>
                        <w:r>
                          <w:rPr>
                            <w:color w:val="333333"/>
                            <w:spacing w:val="-3"/>
                            <w:sz w:val="20"/>
                          </w:rPr>
                          <w:t xml:space="preserve"> </w:t>
                        </w:r>
                        <w:r>
                          <w:rPr>
                            <w:color w:val="333333"/>
                            <w:sz w:val="20"/>
                          </w:rPr>
                          <w:t>the</w:t>
                        </w:r>
                        <w:r>
                          <w:rPr>
                            <w:color w:val="333333"/>
                            <w:spacing w:val="-3"/>
                            <w:sz w:val="20"/>
                          </w:rPr>
                          <w:t xml:space="preserve"> </w:t>
                        </w:r>
                        <w:r>
                          <w:rPr>
                            <w:color w:val="333333"/>
                            <w:sz w:val="20"/>
                          </w:rPr>
                          <w:t>number</w:t>
                        </w:r>
                        <w:r>
                          <w:rPr>
                            <w:color w:val="333333"/>
                            <w:spacing w:val="-3"/>
                            <w:sz w:val="20"/>
                          </w:rPr>
                          <w:t xml:space="preserve"> </w:t>
                        </w:r>
                        <w:r>
                          <w:rPr>
                            <w:color w:val="333333"/>
                            <w:sz w:val="20"/>
                          </w:rPr>
                          <w:t>of</w:t>
                        </w:r>
                        <w:r>
                          <w:rPr>
                            <w:color w:val="333333"/>
                            <w:spacing w:val="-3"/>
                            <w:sz w:val="20"/>
                          </w:rPr>
                          <w:t xml:space="preserve"> </w:t>
                        </w:r>
                        <w:r>
                          <w:rPr>
                            <w:color w:val="333333"/>
                            <w:sz w:val="20"/>
                          </w:rPr>
                          <w:t>events that have occurred in the total number of animals/humans studied.</w:t>
                        </w:r>
                      </w:p>
                    </w:txbxContent>
                  </v:textbox>
                </v:shape>
                <w10:wrap anchorx="page"/>
              </v:group>
            </w:pict>
          </mc:Fallback>
        </mc:AlternateContent>
      </w:r>
      <w:r>
        <w:rPr>
          <w:color w:val="333333"/>
          <w:spacing w:val="-2"/>
          <w:sz w:val="20"/>
        </w:rPr>
        <w:t>A.6.11.</w:t>
      </w:r>
    </w:p>
    <w:p w14:paraId="185A3E7B" w14:textId="77777777" w:rsidR="00814875" w:rsidRDefault="00814875">
      <w:pPr>
        <w:pStyle w:val="BodyText"/>
        <w:rPr>
          <w:sz w:val="24"/>
        </w:rPr>
      </w:pPr>
    </w:p>
    <w:p w14:paraId="591BB220" w14:textId="77777777" w:rsidR="00814875" w:rsidRDefault="00814875">
      <w:pPr>
        <w:pStyle w:val="BodyText"/>
        <w:rPr>
          <w:sz w:val="24"/>
        </w:rPr>
      </w:pPr>
    </w:p>
    <w:p w14:paraId="168D4D5E" w14:textId="77777777" w:rsidR="00814875" w:rsidRDefault="00814875">
      <w:pPr>
        <w:pStyle w:val="BodyText"/>
        <w:rPr>
          <w:sz w:val="24"/>
        </w:rPr>
      </w:pPr>
    </w:p>
    <w:p w14:paraId="45DDDD86" w14:textId="77777777" w:rsidR="00814875" w:rsidRDefault="00814875">
      <w:pPr>
        <w:pStyle w:val="BodyText"/>
        <w:rPr>
          <w:sz w:val="24"/>
        </w:rPr>
      </w:pPr>
    </w:p>
    <w:p w14:paraId="6B88375E" w14:textId="77777777" w:rsidR="00814875" w:rsidRDefault="00814875">
      <w:pPr>
        <w:pStyle w:val="BodyText"/>
        <w:rPr>
          <w:sz w:val="24"/>
        </w:rPr>
      </w:pPr>
    </w:p>
    <w:p w14:paraId="63C0FB3F" w14:textId="77777777" w:rsidR="00814875" w:rsidRDefault="00814875">
      <w:pPr>
        <w:pStyle w:val="BodyText"/>
        <w:rPr>
          <w:sz w:val="24"/>
        </w:rPr>
      </w:pPr>
    </w:p>
    <w:p w14:paraId="7D738184" w14:textId="77777777" w:rsidR="00814875" w:rsidRDefault="00814875">
      <w:pPr>
        <w:pStyle w:val="BodyText"/>
        <w:rPr>
          <w:sz w:val="24"/>
        </w:rPr>
      </w:pPr>
    </w:p>
    <w:p w14:paraId="533C98CB" w14:textId="77777777" w:rsidR="00814875" w:rsidRDefault="00814875">
      <w:pPr>
        <w:pStyle w:val="BodyText"/>
        <w:rPr>
          <w:sz w:val="24"/>
        </w:rPr>
      </w:pPr>
    </w:p>
    <w:p w14:paraId="56BE76B1" w14:textId="77777777" w:rsidR="00814875" w:rsidRDefault="00814875">
      <w:pPr>
        <w:pStyle w:val="BodyText"/>
        <w:rPr>
          <w:sz w:val="24"/>
        </w:rPr>
      </w:pPr>
    </w:p>
    <w:p w14:paraId="63DC410F" w14:textId="77777777" w:rsidR="00814875" w:rsidRDefault="00814875">
      <w:pPr>
        <w:pStyle w:val="BodyText"/>
        <w:rPr>
          <w:sz w:val="24"/>
        </w:rPr>
      </w:pPr>
    </w:p>
    <w:p w14:paraId="13B8D7B6" w14:textId="77777777" w:rsidR="00814875" w:rsidRDefault="00814875">
      <w:pPr>
        <w:pStyle w:val="BodyText"/>
        <w:rPr>
          <w:sz w:val="24"/>
        </w:rPr>
      </w:pPr>
    </w:p>
    <w:p w14:paraId="35380CE0" w14:textId="77777777" w:rsidR="00814875" w:rsidRDefault="00814875">
      <w:pPr>
        <w:pStyle w:val="BodyText"/>
        <w:rPr>
          <w:sz w:val="24"/>
        </w:rPr>
      </w:pPr>
    </w:p>
    <w:p w14:paraId="4252CA36" w14:textId="77777777" w:rsidR="00814875" w:rsidRDefault="00814875">
      <w:pPr>
        <w:pStyle w:val="BodyText"/>
        <w:rPr>
          <w:sz w:val="24"/>
        </w:rPr>
      </w:pPr>
    </w:p>
    <w:p w14:paraId="7D24557A" w14:textId="77777777" w:rsidR="00814875" w:rsidRDefault="00814875">
      <w:pPr>
        <w:pStyle w:val="BodyText"/>
        <w:rPr>
          <w:sz w:val="24"/>
        </w:rPr>
      </w:pPr>
    </w:p>
    <w:p w14:paraId="75F01DAE" w14:textId="77777777" w:rsidR="00814875" w:rsidRDefault="00814875">
      <w:pPr>
        <w:pStyle w:val="BodyText"/>
        <w:rPr>
          <w:sz w:val="24"/>
        </w:rPr>
      </w:pPr>
    </w:p>
    <w:p w14:paraId="17AF9FDD" w14:textId="77777777" w:rsidR="00814875" w:rsidRDefault="00814875">
      <w:pPr>
        <w:pStyle w:val="BodyText"/>
        <w:rPr>
          <w:sz w:val="24"/>
        </w:rPr>
      </w:pPr>
    </w:p>
    <w:p w14:paraId="47949A4E" w14:textId="77777777" w:rsidR="00814875" w:rsidRDefault="00814875">
      <w:pPr>
        <w:pStyle w:val="BodyText"/>
        <w:rPr>
          <w:sz w:val="24"/>
        </w:rPr>
      </w:pPr>
    </w:p>
    <w:p w14:paraId="2AF084F1" w14:textId="77777777" w:rsidR="00814875" w:rsidRDefault="00814875">
      <w:pPr>
        <w:pStyle w:val="BodyText"/>
        <w:rPr>
          <w:sz w:val="24"/>
        </w:rPr>
      </w:pPr>
    </w:p>
    <w:p w14:paraId="6828ECE3" w14:textId="77777777" w:rsidR="00814875" w:rsidRDefault="00814875">
      <w:pPr>
        <w:pStyle w:val="BodyText"/>
        <w:rPr>
          <w:sz w:val="24"/>
        </w:rPr>
      </w:pPr>
    </w:p>
    <w:p w14:paraId="0514AA6B" w14:textId="77777777" w:rsidR="00814875" w:rsidRDefault="00814875">
      <w:pPr>
        <w:pStyle w:val="BodyText"/>
        <w:spacing w:before="54"/>
        <w:rPr>
          <w:sz w:val="24"/>
        </w:rPr>
      </w:pPr>
    </w:p>
    <w:p w14:paraId="04DA7835" w14:textId="77777777" w:rsidR="00814875" w:rsidRDefault="00EA5180">
      <w:pPr>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4C42389C" w14:textId="77777777" w:rsidR="00814875" w:rsidRDefault="00814875">
      <w:pPr>
        <w:pStyle w:val="BodyText"/>
        <w:spacing w:before="10"/>
        <w:rPr>
          <w:rFonts w:ascii="Times New Roman"/>
        </w:rPr>
      </w:pPr>
    </w:p>
    <w:p w14:paraId="23828AB8" w14:textId="77777777" w:rsidR="00814875" w:rsidRDefault="00EA5180">
      <w:pPr>
        <w:spacing w:before="1"/>
        <w:ind w:left="380"/>
        <w:rPr>
          <w:sz w:val="20"/>
        </w:rPr>
      </w:pPr>
      <w:r>
        <w:rPr>
          <w:noProof/>
          <w:sz w:val="20"/>
        </w:rPr>
        <mc:AlternateContent>
          <mc:Choice Requires="wps">
            <w:drawing>
              <wp:anchor distT="0" distB="0" distL="0" distR="0" simplePos="0" relativeHeight="15758848" behindDoc="0" locked="0" layoutInCell="1" allowOverlap="1" wp14:anchorId="51AAB721" wp14:editId="1D4052BE">
                <wp:simplePos x="0" y="0"/>
                <wp:positionH relativeFrom="page">
                  <wp:posOffset>1155700</wp:posOffset>
                </wp:positionH>
                <wp:positionV relativeFrom="paragraph">
                  <wp:posOffset>18129</wp:posOffset>
                </wp:positionV>
                <wp:extent cx="5778500" cy="27940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5E2315D3" w14:textId="77777777" w:rsidR="00814875" w:rsidRDefault="00EA5180">
                            <w:pPr>
                              <w:pStyle w:val="BodyText"/>
                              <w:spacing w:line="197" w:lineRule="exact"/>
                              <w:rPr>
                                <w:color w:val="000000"/>
                              </w:rPr>
                            </w:pPr>
                            <w:r>
                              <w:rPr>
                                <w:color w:val="333333"/>
                              </w:rPr>
                              <w:t>Unless</w:t>
                            </w:r>
                            <w:r>
                              <w:rPr>
                                <w:color w:val="333333"/>
                                <w:spacing w:val="-2"/>
                              </w:rPr>
                              <w:t xml:space="preserve"> </w:t>
                            </w:r>
                            <w:r>
                              <w:rPr>
                                <w:color w:val="333333"/>
                              </w:rPr>
                              <w:t>already</w:t>
                            </w:r>
                            <w:r>
                              <w:rPr>
                                <w:color w:val="333333"/>
                                <w:spacing w:val="-2"/>
                              </w:rPr>
                              <w:t xml:space="preserve"> </w:t>
                            </w:r>
                            <w:r>
                              <w:rPr>
                                <w:color w:val="333333"/>
                              </w:rPr>
                              <w:t>addressed</w:t>
                            </w:r>
                            <w:r>
                              <w:rPr>
                                <w:color w:val="333333"/>
                                <w:spacing w:val="-2"/>
                              </w:rPr>
                              <w:t xml:space="preserve"> </w:t>
                            </w:r>
                            <w:r>
                              <w:rPr>
                                <w:color w:val="333333"/>
                              </w:rPr>
                              <w:t>above,</w:t>
                            </w:r>
                            <w:r>
                              <w:rPr>
                                <w:color w:val="333333"/>
                                <w:spacing w:val="-2"/>
                              </w:rPr>
                              <w:t xml:space="preserve"> </w:t>
                            </w:r>
                            <w:r>
                              <w:rPr>
                                <w:color w:val="333333"/>
                              </w:rPr>
                              <w:t>describe</w:t>
                            </w:r>
                            <w:r>
                              <w:rPr>
                                <w:color w:val="333333"/>
                                <w:spacing w:val="-1"/>
                              </w:rPr>
                              <w:t xml:space="preserve"> </w:t>
                            </w:r>
                            <w:r>
                              <w:rPr>
                                <w:color w:val="333333"/>
                              </w:rPr>
                              <w:t>procedures</w:t>
                            </w:r>
                            <w:r>
                              <w:rPr>
                                <w:color w:val="333333"/>
                                <w:spacing w:val="-2"/>
                              </w:rPr>
                              <w:t xml:space="preserve"> </w:t>
                            </w:r>
                            <w:r>
                              <w:rPr>
                                <w:color w:val="333333"/>
                              </w:rPr>
                              <w:t>for</w:t>
                            </w:r>
                            <w:r>
                              <w:rPr>
                                <w:color w:val="333333"/>
                                <w:spacing w:val="-2"/>
                              </w:rPr>
                              <w:t xml:space="preserve"> </w:t>
                            </w:r>
                            <w:r>
                              <w:rPr>
                                <w:color w:val="333333"/>
                              </w:rPr>
                              <w:t>referring</w:t>
                            </w:r>
                            <w:r>
                              <w:rPr>
                                <w:color w:val="333333"/>
                                <w:spacing w:val="-2"/>
                              </w:rPr>
                              <w:t xml:space="preserve"> </w:t>
                            </w:r>
                            <w:r>
                              <w:rPr>
                                <w:color w:val="333333"/>
                              </w:rPr>
                              <w:t>subjects</w:t>
                            </w:r>
                            <w:r>
                              <w:rPr>
                                <w:color w:val="333333"/>
                                <w:spacing w:val="-1"/>
                              </w:rPr>
                              <w:t xml:space="preserve"> </w:t>
                            </w:r>
                            <w:r>
                              <w:rPr>
                                <w:color w:val="333333"/>
                              </w:rPr>
                              <w:t>who</w:t>
                            </w:r>
                            <w:r>
                              <w:rPr>
                                <w:color w:val="333333"/>
                                <w:spacing w:val="-2"/>
                              </w:rPr>
                              <w:t xml:space="preserve"> </w:t>
                            </w:r>
                            <w:r>
                              <w:rPr>
                                <w:color w:val="333333"/>
                              </w:rPr>
                              <w:t>are</w:t>
                            </w:r>
                            <w:r>
                              <w:rPr>
                                <w:color w:val="333333"/>
                                <w:spacing w:val="-2"/>
                              </w:rPr>
                              <w:t xml:space="preserve"> </w:t>
                            </w:r>
                            <w:r>
                              <w:rPr>
                                <w:color w:val="333333"/>
                              </w:rPr>
                              <w:t>found,</w:t>
                            </w:r>
                            <w:r>
                              <w:rPr>
                                <w:color w:val="333333"/>
                                <w:spacing w:val="-2"/>
                              </w:rPr>
                              <w:t xml:space="preserve"> </w:t>
                            </w:r>
                            <w:r>
                              <w:rPr>
                                <w:color w:val="333333"/>
                              </w:rPr>
                              <w:t>during</w:t>
                            </w:r>
                            <w:r>
                              <w:rPr>
                                <w:color w:val="333333"/>
                                <w:spacing w:val="-1"/>
                              </w:rPr>
                              <w:t xml:space="preserve"> </w:t>
                            </w:r>
                            <w:r>
                              <w:rPr>
                                <w:color w:val="333333"/>
                                <w:spacing w:val="-5"/>
                              </w:rPr>
                              <w:t>the</w:t>
                            </w:r>
                          </w:p>
                          <w:p w14:paraId="030924A9" w14:textId="77777777" w:rsidR="00814875" w:rsidRDefault="00EA5180">
                            <w:pPr>
                              <w:pStyle w:val="BodyText"/>
                              <w:spacing w:line="225" w:lineRule="exact"/>
                              <w:rPr>
                                <w:color w:val="000000"/>
                              </w:rPr>
                            </w:pPr>
                            <w:r>
                              <w:rPr>
                                <w:color w:val="333333"/>
                              </w:rPr>
                              <w:t>course</w:t>
                            </w:r>
                            <w:r>
                              <w:rPr>
                                <w:color w:val="333333"/>
                                <w:spacing w:val="-4"/>
                              </w:rPr>
                              <w:t xml:space="preserve"> </w:t>
                            </w:r>
                            <w:r>
                              <w:rPr>
                                <w:color w:val="333333"/>
                              </w:rPr>
                              <w:t>of</w:t>
                            </w:r>
                            <w:r>
                              <w:rPr>
                                <w:color w:val="333333"/>
                                <w:spacing w:val="-2"/>
                              </w:rPr>
                              <w:t xml:space="preserve"> </w:t>
                            </w:r>
                            <w:r>
                              <w:rPr>
                                <w:color w:val="333333"/>
                              </w:rPr>
                              <w:t>this</w:t>
                            </w:r>
                            <w:r>
                              <w:rPr>
                                <w:color w:val="333333"/>
                                <w:spacing w:val="-1"/>
                              </w:rPr>
                              <w:t xml:space="preserve"> </w:t>
                            </w:r>
                            <w:r>
                              <w:rPr>
                                <w:color w:val="333333"/>
                              </w:rPr>
                              <w:t>study,</w:t>
                            </w:r>
                            <w:r>
                              <w:rPr>
                                <w:color w:val="333333"/>
                                <w:spacing w:val="-2"/>
                              </w:rPr>
                              <w:t xml:space="preserve"> </w:t>
                            </w:r>
                            <w:r>
                              <w:rPr>
                                <w:color w:val="333333"/>
                              </w:rPr>
                              <w:t>to</w:t>
                            </w:r>
                            <w:r>
                              <w:rPr>
                                <w:color w:val="333333"/>
                                <w:spacing w:val="-1"/>
                              </w:rPr>
                              <w:t xml:space="preserve"> </w:t>
                            </w:r>
                            <w:proofErr w:type="gramStart"/>
                            <w:r>
                              <w:rPr>
                                <w:color w:val="333333"/>
                              </w:rPr>
                              <w:t>be</w:t>
                            </w:r>
                            <w:r>
                              <w:rPr>
                                <w:color w:val="333333"/>
                                <w:spacing w:val="-2"/>
                              </w:rPr>
                              <w:t xml:space="preserve"> </w:t>
                            </w:r>
                            <w:r>
                              <w:rPr>
                                <w:color w:val="333333"/>
                              </w:rPr>
                              <w:t>in</w:t>
                            </w:r>
                            <w:r>
                              <w:rPr>
                                <w:color w:val="333333"/>
                                <w:spacing w:val="-1"/>
                              </w:rPr>
                              <w:t xml:space="preserve"> </w:t>
                            </w:r>
                            <w:r>
                              <w:rPr>
                                <w:color w:val="333333"/>
                              </w:rPr>
                              <w:t>need</w:t>
                            </w:r>
                            <w:r>
                              <w:rPr>
                                <w:color w:val="333333"/>
                                <w:spacing w:val="-2"/>
                              </w:rPr>
                              <w:t xml:space="preserve"> </w:t>
                            </w:r>
                            <w:r>
                              <w:rPr>
                                <w:color w:val="333333"/>
                              </w:rPr>
                              <w:t>of</w:t>
                            </w:r>
                            <w:proofErr w:type="gramEnd"/>
                            <w:r>
                              <w:rPr>
                                <w:color w:val="333333"/>
                                <w:spacing w:val="-1"/>
                              </w:rPr>
                              <w:t xml:space="preserve"> </w:t>
                            </w:r>
                            <w:r>
                              <w:rPr>
                                <w:color w:val="333333"/>
                              </w:rPr>
                              <w:t>medical</w:t>
                            </w:r>
                            <w:r>
                              <w:rPr>
                                <w:color w:val="333333"/>
                                <w:spacing w:val="-2"/>
                              </w:rPr>
                              <w:t xml:space="preserve"> </w:t>
                            </w:r>
                            <w:r>
                              <w:rPr>
                                <w:color w:val="333333"/>
                              </w:rPr>
                              <w:t>follow-up</w:t>
                            </w:r>
                            <w:r>
                              <w:rPr>
                                <w:color w:val="333333"/>
                                <w:spacing w:val="-1"/>
                              </w:rPr>
                              <w:t xml:space="preserve"> </w:t>
                            </w:r>
                            <w:r>
                              <w:rPr>
                                <w:color w:val="333333"/>
                              </w:rPr>
                              <w:t>or</w:t>
                            </w:r>
                            <w:r>
                              <w:rPr>
                                <w:color w:val="333333"/>
                                <w:spacing w:val="-2"/>
                              </w:rPr>
                              <w:t xml:space="preserve"> </w:t>
                            </w:r>
                            <w:r>
                              <w:rPr>
                                <w:color w:val="333333"/>
                              </w:rPr>
                              <w:t>psychological</w:t>
                            </w:r>
                            <w:r>
                              <w:rPr>
                                <w:color w:val="333333"/>
                                <w:spacing w:val="-1"/>
                              </w:rPr>
                              <w:t xml:space="preserve"> </w:t>
                            </w:r>
                            <w:r>
                              <w:rPr>
                                <w:color w:val="333333"/>
                                <w:spacing w:val="-2"/>
                              </w:rPr>
                              <w:t>counseling</w:t>
                            </w:r>
                          </w:p>
                        </w:txbxContent>
                      </wps:txbx>
                      <wps:bodyPr wrap="square" lIns="0" tIns="0" rIns="0" bIns="0" rtlCol="0">
                        <a:noAutofit/>
                      </wps:bodyPr>
                    </wps:wsp>
                  </a:graphicData>
                </a:graphic>
              </wp:anchor>
            </w:drawing>
          </mc:Choice>
          <mc:Fallback>
            <w:pict>
              <v:shape w14:anchorId="51AAB721" id="Textbox 172" o:spid="_x0000_s1077" type="#_x0000_t202" style="position:absolute;left:0;text-align:left;margin-left:91pt;margin-top:1.45pt;width:455pt;height:22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" fillcolor="#dfebf4" stroked="f">
                <v:textbox inset="0,0,0,0">
                  <w:txbxContent>
                    <w:p w14:paraId="5E2315D3" w14:textId="77777777" w:rsidR="00814875" w:rsidRDefault="00EA5180">
                      <w:pPr>
                        <w:pStyle w:val="BodyText"/>
                        <w:spacing w:line="197" w:lineRule="exact"/>
                        <w:rPr>
                          <w:color w:val="000000"/>
                        </w:rPr>
                      </w:pPr>
                      <w:r>
                        <w:rPr>
                          <w:color w:val="333333"/>
                        </w:rPr>
                        <w:t>Unless</w:t>
                      </w:r>
                      <w:r>
                        <w:rPr>
                          <w:color w:val="333333"/>
                          <w:spacing w:val="-2"/>
                        </w:rPr>
                        <w:t xml:space="preserve"> </w:t>
                      </w:r>
                      <w:r>
                        <w:rPr>
                          <w:color w:val="333333"/>
                        </w:rPr>
                        <w:t>already</w:t>
                      </w:r>
                      <w:r>
                        <w:rPr>
                          <w:color w:val="333333"/>
                          <w:spacing w:val="-2"/>
                        </w:rPr>
                        <w:t xml:space="preserve"> </w:t>
                      </w:r>
                      <w:r>
                        <w:rPr>
                          <w:color w:val="333333"/>
                        </w:rPr>
                        <w:t>addressed</w:t>
                      </w:r>
                      <w:r>
                        <w:rPr>
                          <w:color w:val="333333"/>
                          <w:spacing w:val="-2"/>
                        </w:rPr>
                        <w:t xml:space="preserve"> </w:t>
                      </w:r>
                      <w:r>
                        <w:rPr>
                          <w:color w:val="333333"/>
                        </w:rPr>
                        <w:t>above,</w:t>
                      </w:r>
                      <w:r>
                        <w:rPr>
                          <w:color w:val="333333"/>
                          <w:spacing w:val="-2"/>
                        </w:rPr>
                        <w:t xml:space="preserve"> </w:t>
                      </w:r>
                      <w:r>
                        <w:rPr>
                          <w:color w:val="333333"/>
                        </w:rPr>
                        <w:t>describe</w:t>
                      </w:r>
                      <w:r>
                        <w:rPr>
                          <w:color w:val="333333"/>
                          <w:spacing w:val="-1"/>
                        </w:rPr>
                        <w:t xml:space="preserve"> </w:t>
                      </w:r>
                      <w:r>
                        <w:rPr>
                          <w:color w:val="333333"/>
                        </w:rPr>
                        <w:t>procedures</w:t>
                      </w:r>
                      <w:r>
                        <w:rPr>
                          <w:color w:val="333333"/>
                          <w:spacing w:val="-2"/>
                        </w:rPr>
                        <w:t xml:space="preserve"> </w:t>
                      </w:r>
                      <w:r>
                        <w:rPr>
                          <w:color w:val="333333"/>
                        </w:rPr>
                        <w:t>for</w:t>
                      </w:r>
                      <w:r>
                        <w:rPr>
                          <w:color w:val="333333"/>
                          <w:spacing w:val="-2"/>
                        </w:rPr>
                        <w:t xml:space="preserve"> </w:t>
                      </w:r>
                      <w:r>
                        <w:rPr>
                          <w:color w:val="333333"/>
                        </w:rPr>
                        <w:t>referring</w:t>
                      </w:r>
                      <w:r>
                        <w:rPr>
                          <w:color w:val="333333"/>
                          <w:spacing w:val="-2"/>
                        </w:rPr>
                        <w:t xml:space="preserve"> </w:t>
                      </w:r>
                      <w:r>
                        <w:rPr>
                          <w:color w:val="333333"/>
                        </w:rPr>
                        <w:t>subjects</w:t>
                      </w:r>
                      <w:r>
                        <w:rPr>
                          <w:color w:val="333333"/>
                          <w:spacing w:val="-1"/>
                        </w:rPr>
                        <w:t xml:space="preserve"> </w:t>
                      </w:r>
                      <w:r>
                        <w:rPr>
                          <w:color w:val="333333"/>
                        </w:rPr>
                        <w:t>who</w:t>
                      </w:r>
                      <w:r>
                        <w:rPr>
                          <w:color w:val="333333"/>
                          <w:spacing w:val="-2"/>
                        </w:rPr>
                        <w:t xml:space="preserve"> </w:t>
                      </w:r>
                      <w:r>
                        <w:rPr>
                          <w:color w:val="333333"/>
                        </w:rPr>
                        <w:t>are</w:t>
                      </w:r>
                      <w:r>
                        <w:rPr>
                          <w:color w:val="333333"/>
                          <w:spacing w:val="-2"/>
                        </w:rPr>
                        <w:t xml:space="preserve"> </w:t>
                      </w:r>
                      <w:r>
                        <w:rPr>
                          <w:color w:val="333333"/>
                        </w:rPr>
                        <w:t>found,</w:t>
                      </w:r>
                      <w:r>
                        <w:rPr>
                          <w:color w:val="333333"/>
                          <w:spacing w:val="-2"/>
                        </w:rPr>
                        <w:t xml:space="preserve"> </w:t>
                      </w:r>
                      <w:r>
                        <w:rPr>
                          <w:color w:val="333333"/>
                        </w:rPr>
                        <w:t>during</w:t>
                      </w:r>
                      <w:r>
                        <w:rPr>
                          <w:color w:val="333333"/>
                          <w:spacing w:val="-1"/>
                        </w:rPr>
                        <w:t xml:space="preserve"> </w:t>
                      </w:r>
                      <w:r>
                        <w:rPr>
                          <w:color w:val="333333"/>
                          <w:spacing w:val="-5"/>
                        </w:rPr>
                        <w:t>the</w:t>
                      </w:r>
                    </w:p>
                    <w:p w14:paraId="030924A9" w14:textId="77777777" w:rsidR="00814875" w:rsidRDefault="00EA5180">
                      <w:pPr>
                        <w:pStyle w:val="BodyText"/>
                        <w:spacing w:line="225" w:lineRule="exact"/>
                        <w:rPr>
                          <w:color w:val="000000"/>
                        </w:rPr>
                      </w:pPr>
                      <w:r>
                        <w:rPr>
                          <w:color w:val="333333"/>
                        </w:rPr>
                        <w:t>course</w:t>
                      </w:r>
                      <w:r>
                        <w:rPr>
                          <w:color w:val="333333"/>
                          <w:spacing w:val="-4"/>
                        </w:rPr>
                        <w:t xml:space="preserve"> </w:t>
                      </w:r>
                      <w:r>
                        <w:rPr>
                          <w:color w:val="333333"/>
                        </w:rPr>
                        <w:t>of</w:t>
                      </w:r>
                      <w:r>
                        <w:rPr>
                          <w:color w:val="333333"/>
                          <w:spacing w:val="-2"/>
                        </w:rPr>
                        <w:t xml:space="preserve"> </w:t>
                      </w:r>
                      <w:r>
                        <w:rPr>
                          <w:color w:val="333333"/>
                        </w:rPr>
                        <w:t>this</w:t>
                      </w:r>
                      <w:r>
                        <w:rPr>
                          <w:color w:val="333333"/>
                          <w:spacing w:val="-1"/>
                        </w:rPr>
                        <w:t xml:space="preserve"> </w:t>
                      </w:r>
                      <w:r>
                        <w:rPr>
                          <w:color w:val="333333"/>
                        </w:rPr>
                        <w:t>study,</w:t>
                      </w:r>
                      <w:r>
                        <w:rPr>
                          <w:color w:val="333333"/>
                          <w:spacing w:val="-2"/>
                        </w:rPr>
                        <w:t xml:space="preserve"> </w:t>
                      </w:r>
                      <w:r>
                        <w:rPr>
                          <w:color w:val="333333"/>
                        </w:rPr>
                        <w:t>to</w:t>
                      </w:r>
                      <w:r>
                        <w:rPr>
                          <w:color w:val="333333"/>
                          <w:spacing w:val="-1"/>
                        </w:rPr>
                        <w:t xml:space="preserve"> </w:t>
                      </w:r>
                      <w:proofErr w:type="gramStart"/>
                      <w:r>
                        <w:rPr>
                          <w:color w:val="333333"/>
                        </w:rPr>
                        <w:t>be</w:t>
                      </w:r>
                      <w:r>
                        <w:rPr>
                          <w:color w:val="333333"/>
                          <w:spacing w:val="-2"/>
                        </w:rPr>
                        <w:t xml:space="preserve"> </w:t>
                      </w:r>
                      <w:r>
                        <w:rPr>
                          <w:color w:val="333333"/>
                        </w:rPr>
                        <w:t>in</w:t>
                      </w:r>
                      <w:r>
                        <w:rPr>
                          <w:color w:val="333333"/>
                          <w:spacing w:val="-1"/>
                        </w:rPr>
                        <w:t xml:space="preserve"> </w:t>
                      </w:r>
                      <w:r>
                        <w:rPr>
                          <w:color w:val="333333"/>
                        </w:rPr>
                        <w:t>need</w:t>
                      </w:r>
                      <w:r>
                        <w:rPr>
                          <w:color w:val="333333"/>
                          <w:spacing w:val="-2"/>
                        </w:rPr>
                        <w:t xml:space="preserve"> </w:t>
                      </w:r>
                      <w:r>
                        <w:rPr>
                          <w:color w:val="333333"/>
                        </w:rPr>
                        <w:t>of</w:t>
                      </w:r>
                      <w:proofErr w:type="gramEnd"/>
                      <w:r>
                        <w:rPr>
                          <w:color w:val="333333"/>
                          <w:spacing w:val="-1"/>
                        </w:rPr>
                        <w:t xml:space="preserve"> </w:t>
                      </w:r>
                      <w:r>
                        <w:rPr>
                          <w:color w:val="333333"/>
                        </w:rPr>
                        <w:t>medical</w:t>
                      </w:r>
                      <w:r>
                        <w:rPr>
                          <w:color w:val="333333"/>
                          <w:spacing w:val="-2"/>
                        </w:rPr>
                        <w:t xml:space="preserve"> </w:t>
                      </w:r>
                      <w:r>
                        <w:rPr>
                          <w:color w:val="333333"/>
                        </w:rPr>
                        <w:t>follow-up</w:t>
                      </w:r>
                      <w:r>
                        <w:rPr>
                          <w:color w:val="333333"/>
                          <w:spacing w:val="-1"/>
                        </w:rPr>
                        <w:t xml:space="preserve"> </w:t>
                      </w:r>
                      <w:r>
                        <w:rPr>
                          <w:color w:val="333333"/>
                        </w:rPr>
                        <w:t>or</w:t>
                      </w:r>
                      <w:r>
                        <w:rPr>
                          <w:color w:val="333333"/>
                          <w:spacing w:val="-2"/>
                        </w:rPr>
                        <w:t xml:space="preserve"> </w:t>
                      </w:r>
                      <w:r>
                        <w:rPr>
                          <w:color w:val="333333"/>
                        </w:rPr>
                        <w:t>psychological</w:t>
                      </w:r>
                      <w:r>
                        <w:rPr>
                          <w:color w:val="333333"/>
                          <w:spacing w:val="-1"/>
                        </w:rPr>
                        <w:t xml:space="preserve"> </w:t>
                      </w:r>
                      <w:r>
                        <w:rPr>
                          <w:color w:val="333333"/>
                          <w:spacing w:val="-2"/>
                        </w:rPr>
                        <w:t>counseling</w:t>
                      </w:r>
                    </w:p>
                  </w:txbxContent>
                </v:textbox>
                <w10:wrap anchorx="page"/>
              </v:shape>
            </w:pict>
          </mc:Fallback>
        </mc:AlternateContent>
      </w:r>
      <w:r>
        <w:rPr>
          <w:color w:val="333333"/>
          <w:spacing w:val="-2"/>
          <w:sz w:val="20"/>
        </w:rPr>
        <w:t>A.6.12.</w:t>
      </w:r>
    </w:p>
    <w:p w14:paraId="62108AB6" w14:textId="77777777" w:rsidR="00814875" w:rsidRDefault="00EA5180">
      <w:pPr>
        <w:spacing w:before="273"/>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2FA6481A" w14:textId="77777777" w:rsidR="00814875" w:rsidRDefault="00814875">
      <w:pPr>
        <w:pStyle w:val="BodyText"/>
        <w:spacing w:before="11"/>
        <w:rPr>
          <w:rFonts w:ascii="Times New Roman"/>
        </w:rPr>
      </w:pPr>
    </w:p>
    <w:p w14:paraId="1928DB13" w14:textId="77777777" w:rsidR="00814875" w:rsidRDefault="00EA5180">
      <w:pPr>
        <w:ind w:left="380"/>
        <w:rPr>
          <w:sz w:val="20"/>
        </w:rPr>
      </w:pPr>
      <w:r>
        <w:rPr>
          <w:noProof/>
          <w:sz w:val="20"/>
        </w:rPr>
        <mc:AlternateContent>
          <mc:Choice Requires="wps">
            <w:drawing>
              <wp:anchor distT="0" distB="0" distL="0" distR="0" simplePos="0" relativeHeight="15758336" behindDoc="0" locked="0" layoutInCell="1" allowOverlap="1" wp14:anchorId="47B31020" wp14:editId="3B7E71F1">
                <wp:simplePos x="0" y="0"/>
                <wp:positionH relativeFrom="page">
                  <wp:posOffset>1155700</wp:posOffset>
                </wp:positionH>
                <wp:positionV relativeFrom="paragraph">
                  <wp:posOffset>17534</wp:posOffset>
                </wp:positionV>
                <wp:extent cx="5778500" cy="27940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9C93884" w14:textId="77777777" w:rsidR="00814875" w:rsidRDefault="00EA5180">
                            <w:pPr>
                              <w:pStyle w:val="BodyText"/>
                              <w:spacing w:line="197" w:lineRule="exact"/>
                              <w:rPr>
                                <w:color w:val="000000"/>
                              </w:rPr>
                            </w:pPr>
                            <w:r>
                              <w:rPr>
                                <w:color w:val="333333"/>
                              </w:rPr>
                              <w:t>Are</w:t>
                            </w:r>
                            <w:r>
                              <w:rPr>
                                <w:color w:val="333333"/>
                                <w:spacing w:val="-4"/>
                              </w:rPr>
                              <w:t xml:space="preserve"> </w:t>
                            </w:r>
                            <w:r>
                              <w:rPr>
                                <w:color w:val="333333"/>
                              </w:rPr>
                              <w:t>there</w:t>
                            </w:r>
                            <w:r>
                              <w:rPr>
                                <w:color w:val="333333"/>
                                <w:spacing w:val="-2"/>
                              </w:rPr>
                              <w:t xml:space="preserve"> </w:t>
                            </w:r>
                            <w:r>
                              <w:rPr>
                                <w:color w:val="333333"/>
                              </w:rPr>
                              <w:t>plans</w:t>
                            </w:r>
                            <w:r>
                              <w:rPr>
                                <w:color w:val="333333"/>
                                <w:spacing w:val="-1"/>
                              </w:rPr>
                              <w:t xml:space="preserve"> </w:t>
                            </w:r>
                            <w:r>
                              <w:rPr>
                                <w:color w:val="333333"/>
                              </w:rPr>
                              <w:t>to</w:t>
                            </w:r>
                            <w:r>
                              <w:rPr>
                                <w:color w:val="333333"/>
                                <w:spacing w:val="-2"/>
                              </w:rPr>
                              <w:t xml:space="preserve"> </w:t>
                            </w:r>
                            <w:r>
                              <w:rPr>
                                <w:color w:val="333333"/>
                              </w:rPr>
                              <w:t>withdraw</w:t>
                            </w:r>
                            <w:r>
                              <w:rPr>
                                <w:color w:val="333333"/>
                                <w:spacing w:val="-1"/>
                              </w:rPr>
                              <w:t xml:space="preserve"> </w:t>
                            </w:r>
                            <w:r>
                              <w:rPr>
                                <w:color w:val="333333"/>
                              </w:rPr>
                              <w:t>or</w:t>
                            </w:r>
                            <w:r>
                              <w:rPr>
                                <w:color w:val="333333"/>
                                <w:spacing w:val="-2"/>
                              </w:rPr>
                              <w:t xml:space="preserve"> </w:t>
                            </w:r>
                            <w:r>
                              <w:rPr>
                                <w:color w:val="333333"/>
                              </w:rPr>
                              <w:t>follow</w:t>
                            </w:r>
                            <w:r>
                              <w:rPr>
                                <w:color w:val="333333"/>
                                <w:spacing w:val="-1"/>
                              </w:rPr>
                              <w:t xml:space="preserve"> </w:t>
                            </w:r>
                            <w:r>
                              <w:rPr>
                                <w:color w:val="333333"/>
                              </w:rPr>
                              <w:t>subjects</w:t>
                            </w:r>
                            <w:r>
                              <w:rPr>
                                <w:color w:val="333333"/>
                                <w:spacing w:val="-2"/>
                              </w:rPr>
                              <w:t xml:space="preserve"> </w:t>
                            </w:r>
                            <w:r>
                              <w:rPr>
                                <w:color w:val="333333"/>
                              </w:rPr>
                              <w:t>(or</w:t>
                            </w:r>
                            <w:r>
                              <w:rPr>
                                <w:color w:val="333333"/>
                                <w:spacing w:val="-1"/>
                              </w:rPr>
                              <w:t xml:space="preserve"> </w:t>
                            </w:r>
                            <w:r>
                              <w:rPr>
                                <w:color w:val="333333"/>
                              </w:rPr>
                              <w:t>partners</w:t>
                            </w:r>
                            <w:r>
                              <w:rPr>
                                <w:color w:val="333333"/>
                                <w:spacing w:val="-2"/>
                              </w:rPr>
                              <w:t xml:space="preserve"> </w:t>
                            </w:r>
                            <w:r>
                              <w:rPr>
                                <w:color w:val="333333"/>
                              </w:rPr>
                              <w:t>of</w:t>
                            </w:r>
                            <w:r>
                              <w:rPr>
                                <w:color w:val="333333"/>
                                <w:spacing w:val="-1"/>
                              </w:rPr>
                              <w:t xml:space="preserve"> </w:t>
                            </w:r>
                            <w:r>
                              <w:rPr>
                                <w:color w:val="333333"/>
                              </w:rPr>
                              <w:t>subjects)</w:t>
                            </w:r>
                            <w:r>
                              <w:rPr>
                                <w:color w:val="333333"/>
                                <w:spacing w:val="-2"/>
                              </w:rPr>
                              <w:t xml:space="preserve"> </w:t>
                            </w:r>
                            <w:r>
                              <w:rPr>
                                <w:color w:val="333333"/>
                              </w:rPr>
                              <w:t>who</w:t>
                            </w:r>
                            <w:r>
                              <w:rPr>
                                <w:color w:val="333333"/>
                                <w:spacing w:val="-1"/>
                              </w:rPr>
                              <w:t xml:space="preserve"> </w:t>
                            </w:r>
                            <w:r>
                              <w:rPr>
                                <w:color w:val="333333"/>
                              </w:rPr>
                              <w:t>become</w:t>
                            </w:r>
                            <w:r>
                              <w:rPr>
                                <w:color w:val="333333"/>
                                <w:spacing w:val="-2"/>
                              </w:rPr>
                              <w:t xml:space="preserve"> </w:t>
                            </w:r>
                            <w:r>
                              <w:rPr>
                                <w:color w:val="333333"/>
                              </w:rPr>
                              <w:t>pregnant</w:t>
                            </w:r>
                            <w:r>
                              <w:rPr>
                                <w:color w:val="333333"/>
                                <w:spacing w:val="-1"/>
                              </w:rPr>
                              <w:t xml:space="preserve"> </w:t>
                            </w:r>
                            <w:r>
                              <w:rPr>
                                <w:color w:val="333333"/>
                                <w:spacing w:val="-2"/>
                              </w:rPr>
                              <w:t>while</w:t>
                            </w:r>
                          </w:p>
                          <w:p w14:paraId="5789F046" w14:textId="77777777" w:rsidR="00814875" w:rsidRDefault="00EA5180">
                            <w:pPr>
                              <w:pStyle w:val="BodyText"/>
                              <w:spacing w:line="225" w:lineRule="exact"/>
                              <w:rPr>
                                <w:color w:val="000000"/>
                              </w:rPr>
                            </w:pPr>
                            <w:r>
                              <w:rPr>
                                <w:color w:val="333333"/>
                              </w:rPr>
                              <w:t>enrolled</w:t>
                            </w:r>
                            <w:r>
                              <w:rPr>
                                <w:color w:val="333333"/>
                                <w:spacing w:val="-1"/>
                              </w:rPr>
                              <w:t xml:space="preserve"> </w:t>
                            </w:r>
                            <w:r>
                              <w:rPr>
                                <w:color w:val="333333"/>
                              </w:rPr>
                              <w:t>in</w:t>
                            </w:r>
                            <w:r>
                              <w:rPr>
                                <w:color w:val="333333"/>
                                <w:spacing w:val="-1"/>
                              </w:rPr>
                              <w:t xml:space="preserve"> </w:t>
                            </w:r>
                            <w:r>
                              <w:rPr>
                                <w:color w:val="333333"/>
                              </w:rPr>
                              <w:t>this</w:t>
                            </w:r>
                            <w:r>
                              <w:rPr>
                                <w:color w:val="333333"/>
                                <w:spacing w:val="-1"/>
                              </w:rPr>
                              <w:t xml:space="preserve"> </w:t>
                            </w:r>
                            <w:r>
                              <w:rPr>
                                <w:color w:val="333333"/>
                                <w:spacing w:val="-2"/>
                              </w:rPr>
                              <w:t>study?</w:t>
                            </w:r>
                          </w:p>
                        </w:txbxContent>
                      </wps:txbx>
                      <wps:bodyPr wrap="square" lIns="0" tIns="0" rIns="0" bIns="0" rtlCol="0">
                        <a:noAutofit/>
                      </wps:bodyPr>
                    </wps:wsp>
                  </a:graphicData>
                </a:graphic>
              </wp:anchor>
            </w:drawing>
          </mc:Choice>
          <mc:Fallback>
            <w:pict>
              <v:shape w14:anchorId="47B31020" id="Textbox 173" o:spid="_x0000_s1078" type="#_x0000_t202" style="position:absolute;left:0;text-align:left;margin-left:91pt;margin-top:1.4pt;width:455pt;height:22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" fillcolor="#dfebf4" stroked="f">
                <v:textbox inset="0,0,0,0">
                  <w:txbxContent>
                    <w:p w14:paraId="19C93884" w14:textId="77777777" w:rsidR="00814875" w:rsidRDefault="00EA5180">
                      <w:pPr>
                        <w:pStyle w:val="BodyText"/>
                        <w:spacing w:line="197" w:lineRule="exact"/>
                        <w:rPr>
                          <w:color w:val="000000"/>
                        </w:rPr>
                      </w:pPr>
                      <w:r>
                        <w:rPr>
                          <w:color w:val="333333"/>
                        </w:rPr>
                        <w:t>Are</w:t>
                      </w:r>
                      <w:r>
                        <w:rPr>
                          <w:color w:val="333333"/>
                          <w:spacing w:val="-4"/>
                        </w:rPr>
                        <w:t xml:space="preserve"> </w:t>
                      </w:r>
                      <w:r>
                        <w:rPr>
                          <w:color w:val="333333"/>
                        </w:rPr>
                        <w:t>there</w:t>
                      </w:r>
                      <w:r>
                        <w:rPr>
                          <w:color w:val="333333"/>
                          <w:spacing w:val="-2"/>
                        </w:rPr>
                        <w:t xml:space="preserve"> </w:t>
                      </w:r>
                      <w:r>
                        <w:rPr>
                          <w:color w:val="333333"/>
                        </w:rPr>
                        <w:t>plans</w:t>
                      </w:r>
                      <w:r>
                        <w:rPr>
                          <w:color w:val="333333"/>
                          <w:spacing w:val="-1"/>
                        </w:rPr>
                        <w:t xml:space="preserve"> </w:t>
                      </w:r>
                      <w:r>
                        <w:rPr>
                          <w:color w:val="333333"/>
                        </w:rPr>
                        <w:t>to</w:t>
                      </w:r>
                      <w:r>
                        <w:rPr>
                          <w:color w:val="333333"/>
                          <w:spacing w:val="-2"/>
                        </w:rPr>
                        <w:t xml:space="preserve"> </w:t>
                      </w:r>
                      <w:r>
                        <w:rPr>
                          <w:color w:val="333333"/>
                        </w:rPr>
                        <w:t>withdraw</w:t>
                      </w:r>
                      <w:r>
                        <w:rPr>
                          <w:color w:val="333333"/>
                          <w:spacing w:val="-1"/>
                        </w:rPr>
                        <w:t xml:space="preserve"> </w:t>
                      </w:r>
                      <w:r>
                        <w:rPr>
                          <w:color w:val="333333"/>
                        </w:rPr>
                        <w:t>or</w:t>
                      </w:r>
                      <w:r>
                        <w:rPr>
                          <w:color w:val="333333"/>
                          <w:spacing w:val="-2"/>
                        </w:rPr>
                        <w:t xml:space="preserve"> </w:t>
                      </w:r>
                      <w:r>
                        <w:rPr>
                          <w:color w:val="333333"/>
                        </w:rPr>
                        <w:t>follow</w:t>
                      </w:r>
                      <w:r>
                        <w:rPr>
                          <w:color w:val="333333"/>
                          <w:spacing w:val="-1"/>
                        </w:rPr>
                        <w:t xml:space="preserve"> </w:t>
                      </w:r>
                      <w:r>
                        <w:rPr>
                          <w:color w:val="333333"/>
                        </w:rPr>
                        <w:t>subjects</w:t>
                      </w:r>
                      <w:r>
                        <w:rPr>
                          <w:color w:val="333333"/>
                          <w:spacing w:val="-2"/>
                        </w:rPr>
                        <w:t xml:space="preserve"> </w:t>
                      </w:r>
                      <w:r>
                        <w:rPr>
                          <w:color w:val="333333"/>
                        </w:rPr>
                        <w:t>(or</w:t>
                      </w:r>
                      <w:r>
                        <w:rPr>
                          <w:color w:val="333333"/>
                          <w:spacing w:val="-1"/>
                        </w:rPr>
                        <w:t xml:space="preserve"> </w:t>
                      </w:r>
                      <w:r>
                        <w:rPr>
                          <w:color w:val="333333"/>
                        </w:rPr>
                        <w:t>partners</w:t>
                      </w:r>
                      <w:r>
                        <w:rPr>
                          <w:color w:val="333333"/>
                          <w:spacing w:val="-2"/>
                        </w:rPr>
                        <w:t xml:space="preserve"> </w:t>
                      </w:r>
                      <w:r>
                        <w:rPr>
                          <w:color w:val="333333"/>
                        </w:rPr>
                        <w:t>of</w:t>
                      </w:r>
                      <w:r>
                        <w:rPr>
                          <w:color w:val="333333"/>
                          <w:spacing w:val="-1"/>
                        </w:rPr>
                        <w:t xml:space="preserve"> </w:t>
                      </w:r>
                      <w:r>
                        <w:rPr>
                          <w:color w:val="333333"/>
                        </w:rPr>
                        <w:t>subjects)</w:t>
                      </w:r>
                      <w:r>
                        <w:rPr>
                          <w:color w:val="333333"/>
                          <w:spacing w:val="-2"/>
                        </w:rPr>
                        <w:t xml:space="preserve"> </w:t>
                      </w:r>
                      <w:r>
                        <w:rPr>
                          <w:color w:val="333333"/>
                        </w:rPr>
                        <w:t>who</w:t>
                      </w:r>
                      <w:r>
                        <w:rPr>
                          <w:color w:val="333333"/>
                          <w:spacing w:val="-1"/>
                        </w:rPr>
                        <w:t xml:space="preserve"> </w:t>
                      </w:r>
                      <w:r>
                        <w:rPr>
                          <w:color w:val="333333"/>
                        </w:rPr>
                        <w:t>become</w:t>
                      </w:r>
                      <w:r>
                        <w:rPr>
                          <w:color w:val="333333"/>
                          <w:spacing w:val="-2"/>
                        </w:rPr>
                        <w:t xml:space="preserve"> </w:t>
                      </w:r>
                      <w:r>
                        <w:rPr>
                          <w:color w:val="333333"/>
                        </w:rPr>
                        <w:t>pregnant</w:t>
                      </w:r>
                      <w:r>
                        <w:rPr>
                          <w:color w:val="333333"/>
                          <w:spacing w:val="-1"/>
                        </w:rPr>
                        <w:t xml:space="preserve"> </w:t>
                      </w:r>
                      <w:r>
                        <w:rPr>
                          <w:color w:val="333333"/>
                          <w:spacing w:val="-2"/>
                        </w:rPr>
                        <w:t>while</w:t>
                      </w:r>
                    </w:p>
                    <w:p w14:paraId="5789F046" w14:textId="77777777" w:rsidR="00814875" w:rsidRDefault="00EA5180">
                      <w:pPr>
                        <w:pStyle w:val="BodyText"/>
                        <w:spacing w:line="225" w:lineRule="exact"/>
                        <w:rPr>
                          <w:color w:val="000000"/>
                        </w:rPr>
                      </w:pPr>
                      <w:r>
                        <w:rPr>
                          <w:color w:val="333333"/>
                        </w:rPr>
                        <w:t>enrolled</w:t>
                      </w:r>
                      <w:r>
                        <w:rPr>
                          <w:color w:val="333333"/>
                          <w:spacing w:val="-1"/>
                        </w:rPr>
                        <w:t xml:space="preserve"> </w:t>
                      </w:r>
                      <w:r>
                        <w:rPr>
                          <w:color w:val="333333"/>
                        </w:rPr>
                        <w:t>in</w:t>
                      </w:r>
                      <w:r>
                        <w:rPr>
                          <w:color w:val="333333"/>
                          <w:spacing w:val="-1"/>
                        </w:rPr>
                        <w:t xml:space="preserve"> </w:t>
                      </w:r>
                      <w:r>
                        <w:rPr>
                          <w:color w:val="333333"/>
                        </w:rPr>
                        <w:t>this</w:t>
                      </w:r>
                      <w:r>
                        <w:rPr>
                          <w:color w:val="333333"/>
                          <w:spacing w:val="-1"/>
                        </w:rPr>
                        <w:t xml:space="preserve"> </w:t>
                      </w:r>
                      <w:r>
                        <w:rPr>
                          <w:color w:val="333333"/>
                          <w:spacing w:val="-2"/>
                        </w:rPr>
                        <w:t>study?</w:t>
                      </w:r>
                    </w:p>
                  </w:txbxContent>
                </v:textbox>
                <w10:wrap anchorx="page"/>
              </v:shape>
            </w:pict>
          </mc:Fallback>
        </mc:AlternateContent>
      </w:r>
      <w:r>
        <w:rPr>
          <w:color w:val="333333"/>
          <w:spacing w:val="-2"/>
          <w:sz w:val="20"/>
        </w:rPr>
        <w:t>A.6.13.</w:t>
      </w:r>
    </w:p>
    <w:p w14:paraId="4F692245" w14:textId="77777777" w:rsidR="00814875" w:rsidRDefault="00EA5180">
      <w:pPr>
        <w:spacing w:before="273"/>
        <w:ind w:left="680"/>
        <w:rPr>
          <w:rFonts w:ascii="Times New Roman"/>
          <w:sz w:val="24"/>
        </w:rPr>
      </w:pPr>
      <w:r>
        <w:rPr>
          <w:rFonts w:ascii="Times New Roman"/>
          <w:color w:val="333333"/>
          <w:spacing w:val="-5"/>
          <w:sz w:val="24"/>
        </w:rPr>
        <w:t>No</w:t>
      </w:r>
    </w:p>
    <w:p w14:paraId="0F549E04" w14:textId="77777777" w:rsidR="00814875" w:rsidRDefault="00814875">
      <w:pPr>
        <w:pStyle w:val="BodyText"/>
        <w:spacing w:before="45"/>
        <w:rPr>
          <w:rFonts w:ascii="Times New Roman"/>
          <w:sz w:val="26"/>
        </w:rPr>
      </w:pPr>
    </w:p>
    <w:p w14:paraId="3C3EB6FA" w14:textId="77777777" w:rsidR="00814875" w:rsidRDefault="00EA5180">
      <w:pPr>
        <w:pStyle w:val="Heading2"/>
        <w:numPr>
          <w:ilvl w:val="1"/>
          <w:numId w:val="4"/>
        </w:numPr>
        <w:tabs>
          <w:tab w:val="left" w:pos="897"/>
        </w:tabs>
        <w:spacing w:before="1"/>
        <w:ind w:left="897" w:hanging="545"/>
      </w:pPr>
      <w:r>
        <w:rPr>
          <w:color w:val="333333"/>
        </w:rPr>
        <w:t>Data</w:t>
      </w:r>
      <w:r>
        <w:rPr>
          <w:color w:val="333333"/>
          <w:spacing w:val="-1"/>
        </w:rPr>
        <w:t xml:space="preserve"> </w:t>
      </w:r>
      <w:r>
        <w:rPr>
          <w:color w:val="333333"/>
        </w:rPr>
        <w:t>and</w:t>
      </w:r>
      <w:r>
        <w:rPr>
          <w:color w:val="333333"/>
          <w:spacing w:val="-2"/>
        </w:rPr>
        <w:t xml:space="preserve"> </w:t>
      </w:r>
      <w:r>
        <w:rPr>
          <w:color w:val="333333"/>
        </w:rPr>
        <w:t xml:space="preserve">safety </w:t>
      </w:r>
      <w:r>
        <w:rPr>
          <w:color w:val="333333"/>
          <w:spacing w:val="-2"/>
        </w:rPr>
        <w:t>monitoring</w:t>
      </w:r>
    </w:p>
    <w:p w14:paraId="4CFE5F26" w14:textId="77777777" w:rsidR="00814875" w:rsidRDefault="00EA5180">
      <w:pPr>
        <w:pStyle w:val="ListParagraph"/>
        <w:numPr>
          <w:ilvl w:val="2"/>
          <w:numId w:val="4"/>
        </w:numPr>
        <w:tabs>
          <w:tab w:val="left" w:pos="896"/>
        </w:tabs>
        <w:spacing w:before="77"/>
        <w:ind w:left="896" w:hanging="516"/>
        <w:rPr>
          <w:sz w:val="20"/>
        </w:rPr>
      </w:pPr>
      <w:r>
        <w:rPr>
          <w:noProof/>
          <w:sz w:val="20"/>
        </w:rPr>
        <mc:AlternateContent>
          <mc:Choice Requires="wps">
            <w:drawing>
              <wp:anchor distT="0" distB="0" distL="0" distR="0" simplePos="0" relativeHeight="15759360" behindDoc="0" locked="0" layoutInCell="1" allowOverlap="1" wp14:anchorId="7CE60DFA" wp14:editId="20B33173">
                <wp:simplePos x="0" y="0"/>
                <wp:positionH relativeFrom="page">
                  <wp:posOffset>1079500</wp:posOffset>
                </wp:positionH>
                <wp:positionV relativeFrom="paragraph">
                  <wp:posOffset>66488</wp:posOffset>
                </wp:positionV>
                <wp:extent cx="5778500" cy="69850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698500"/>
                        </a:xfrm>
                        <a:prstGeom prst="rect">
                          <a:avLst/>
                        </a:prstGeom>
                        <a:solidFill>
                          <a:srgbClr val="DFEBF4"/>
                        </a:solidFill>
                      </wps:spPr>
                      <wps:txbx>
                        <w:txbxContent>
                          <w:p w14:paraId="0F1B0426" w14:textId="77777777" w:rsidR="00814875" w:rsidRDefault="00EA5180">
                            <w:pPr>
                              <w:pStyle w:val="BodyText"/>
                              <w:spacing w:line="197" w:lineRule="exact"/>
                              <w:rPr>
                                <w:color w:val="000000"/>
                              </w:rPr>
                            </w:pPr>
                            <w:r>
                              <w:rPr>
                                <w:color w:val="333333"/>
                              </w:rPr>
                              <w:t>When</w:t>
                            </w:r>
                            <w:r>
                              <w:rPr>
                                <w:color w:val="333333"/>
                                <w:spacing w:val="-2"/>
                              </w:rPr>
                              <w:t xml:space="preserve"> </w:t>
                            </w:r>
                            <w:r>
                              <w:rPr>
                                <w:color w:val="333333"/>
                              </w:rPr>
                              <w:t>appropriate,</w:t>
                            </w:r>
                            <w:r>
                              <w:rPr>
                                <w:color w:val="333333"/>
                                <w:spacing w:val="-2"/>
                              </w:rPr>
                              <w:t xml:space="preserve"> </w:t>
                            </w:r>
                            <w:r>
                              <w:rPr>
                                <w:color w:val="333333"/>
                              </w:rPr>
                              <w:t>describe</w:t>
                            </w:r>
                            <w:r>
                              <w:rPr>
                                <w:color w:val="333333"/>
                                <w:spacing w:val="-2"/>
                              </w:rPr>
                              <w:t xml:space="preserve"> </w:t>
                            </w:r>
                            <w:r>
                              <w:rPr>
                                <w:color w:val="333333"/>
                              </w:rPr>
                              <w:t>the</w:t>
                            </w:r>
                            <w:r>
                              <w:rPr>
                                <w:color w:val="333333"/>
                                <w:spacing w:val="-2"/>
                              </w:rPr>
                              <w:t xml:space="preserve"> </w:t>
                            </w:r>
                            <w:r>
                              <w:rPr>
                                <w:color w:val="333333"/>
                              </w:rPr>
                              <w:t>plan</w:t>
                            </w:r>
                            <w:r>
                              <w:rPr>
                                <w:color w:val="333333"/>
                                <w:spacing w:val="-2"/>
                              </w:rPr>
                              <w:t xml:space="preserve"> </w:t>
                            </w:r>
                            <w:r>
                              <w:rPr>
                                <w:color w:val="333333"/>
                              </w:rPr>
                              <w:t>for</w:t>
                            </w:r>
                            <w:r>
                              <w:rPr>
                                <w:color w:val="333333"/>
                                <w:spacing w:val="-2"/>
                              </w:rPr>
                              <w:t xml:space="preserve"> </w:t>
                            </w:r>
                            <w:r>
                              <w:rPr>
                                <w:color w:val="333333"/>
                              </w:rPr>
                              <w:t>monitoring</w:t>
                            </w:r>
                            <w:r>
                              <w:rPr>
                                <w:color w:val="333333"/>
                                <w:spacing w:val="-1"/>
                              </w:rPr>
                              <w:t xml:space="preserve"> </w:t>
                            </w:r>
                            <w:r>
                              <w:rPr>
                                <w:color w:val="333333"/>
                              </w:rPr>
                              <w:t>the</w:t>
                            </w:r>
                            <w:r>
                              <w:rPr>
                                <w:color w:val="333333"/>
                                <w:spacing w:val="-2"/>
                              </w:rPr>
                              <w:t xml:space="preserve"> </w:t>
                            </w:r>
                            <w:r>
                              <w:rPr>
                                <w:color w:val="333333"/>
                              </w:rPr>
                              <w:t>data</w:t>
                            </w:r>
                            <w:r>
                              <w:rPr>
                                <w:color w:val="333333"/>
                                <w:spacing w:val="-2"/>
                              </w:rPr>
                              <w:t xml:space="preserve"> </w:t>
                            </w:r>
                            <w:r>
                              <w:rPr>
                                <w:color w:val="333333"/>
                              </w:rPr>
                              <w:t>to</w:t>
                            </w:r>
                            <w:r>
                              <w:rPr>
                                <w:color w:val="333333"/>
                                <w:spacing w:val="-2"/>
                              </w:rPr>
                              <w:t xml:space="preserve"> </w:t>
                            </w:r>
                            <w:r>
                              <w:rPr>
                                <w:color w:val="333333"/>
                              </w:rPr>
                              <w:t>ensure</w:t>
                            </w:r>
                            <w:r>
                              <w:rPr>
                                <w:color w:val="333333"/>
                                <w:spacing w:val="-2"/>
                              </w:rPr>
                              <w:t xml:space="preserve"> </w:t>
                            </w:r>
                            <w:r>
                              <w:rPr>
                                <w:color w:val="333333"/>
                              </w:rPr>
                              <w:t>the</w:t>
                            </w:r>
                            <w:r>
                              <w:rPr>
                                <w:color w:val="333333"/>
                                <w:spacing w:val="-2"/>
                              </w:rPr>
                              <w:t xml:space="preserve"> </w:t>
                            </w:r>
                            <w:r>
                              <w:rPr>
                                <w:color w:val="333333"/>
                              </w:rPr>
                              <w:t>safety</w:t>
                            </w:r>
                            <w:r>
                              <w:rPr>
                                <w:color w:val="333333"/>
                                <w:spacing w:val="-2"/>
                              </w:rPr>
                              <w:t xml:space="preserve"> </w:t>
                            </w:r>
                            <w:r>
                              <w:rPr>
                                <w:color w:val="333333"/>
                              </w:rPr>
                              <w:t>of</w:t>
                            </w:r>
                            <w:r>
                              <w:rPr>
                                <w:color w:val="333333"/>
                                <w:spacing w:val="-1"/>
                              </w:rPr>
                              <w:t xml:space="preserve"> </w:t>
                            </w:r>
                            <w:r>
                              <w:rPr>
                                <w:color w:val="333333"/>
                                <w:spacing w:val="-2"/>
                              </w:rPr>
                              <w:t>participants.</w:t>
                            </w:r>
                          </w:p>
                          <w:p w14:paraId="1A7AEAD1" w14:textId="77777777" w:rsidR="00814875" w:rsidRDefault="00EA5180">
                            <w:pPr>
                              <w:pStyle w:val="BodyText"/>
                              <w:spacing w:before="2" w:line="230" w:lineRule="auto"/>
                              <w:ind w:right="205"/>
                              <w:rPr>
                                <w:color w:val="000000"/>
                              </w:rPr>
                            </w:pPr>
                            <w:r>
                              <w:rPr>
                                <w:color w:val="333333"/>
                              </w:rPr>
                              <w:t>These plans could range from the investigator monitoring subject data for any safety concerns to a sponsor-based</w:t>
                            </w:r>
                            <w:r>
                              <w:rPr>
                                <w:color w:val="333333"/>
                                <w:spacing w:val="-2"/>
                              </w:rPr>
                              <w:t xml:space="preserve"> </w:t>
                            </w:r>
                            <w:r>
                              <w:rPr>
                                <w:color w:val="333333"/>
                              </w:rPr>
                              <w:t>data</w:t>
                            </w:r>
                            <w:r>
                              <w:rPr>
                                <w:color w:val="333333"/>
                                <w:spacing w:val="-2"/>
                              </w:rPr>
                              <w:t xml:space="preserve"> </w:t>
                            </w:r>
                            <w:r>
                              <w:rPr>
                                <w:color w:val="333333"/>
                              </w:rPr>
                              <w:t>and</w:t>
                            </w:r>
                            <w:r>
                              <w:rPr>
                                <w:color w:val="333333"/>
                                <w:spacing w:val="-2"/>
                              </w:rPr>
                              <w:t xml:space="preserve"> </w:t>
                            </w:r>
                            <w:r>
                              <w:rPr>
                                <w:color w:val="333333"/>
                              </w:rPr>
                              <w:t>safety</w:t>
                            </w:r>
                            <w:r>
                              <w:rPr>
                                <w:color w:val="333333"/>
                                <w:spacing w:val="-2"/>
                              </w:rPr>
                              <w:t xml:space="preserve"> </w:t>
                            </w:r>
                            <w:r>
                              <w:rPr>
                                <w:color w:val="333333"/>
                              </w:rPr>
                              <w:t>monitoring</w:t>
                            </w:r>
                            <w:r>
                              <w:rPr>
                                <w:color w:val="333333"/>
                                <w:spacing w:val="-2"/>
                              </w:rPr>
                              <w:t xml:space="preserve"> </w:t>
                            </w:r>
                            <w:r>
                              <w:rPr>
                                <w:color w:val="333333"/>
                              </w:rPr>
                              <w:t>board</w:t>
                            </w:r>
                            <w:r>
                              <w:rPr>
                                <w:color w:val="333333"/>
                                <w:spacing w:val="-2"/>
                              </w:rPr>
                              <w:t xml:space="preserve"> </w:t>
                            </w:r>
                            <w:r>
                              <w:rPr>
                                <w:color w:val="333333"/>
                              </w:rPr>
                              <w:t>or</w:t>
                            </w:r>
                            <w:r>
                              <w:rPr>
                                <w:color w:val="333333"/>
                                <w:spacing w:val="-2"/>
                              </w:rPr>
                              <w:t xml:space="preserve"> </w:t>
                            </w:r>
                            <w:r>
                              <w:rPr>
                                <w:color w:val="333333"/>
                              </w:rPr>
                              <w:t>committee</w:t>
                            </w:r>
                            <w:r>
                              <w:rPr>
                                <w:color w:val="333333"/>
                                <w:spacing w:val="-2"/>
                              </w:rPr>
                              <w:t xml:space="preserve"> </w:t>
                            </w:r>
                            <w:r>
                              <w:rPr>
                                <w:color w:val="333333"/>
                              </w:rPr>
                              <w:t>(DSMB,</w:t>
                            </w:r>
                            <w:r>
                              <w:rPr>
                                <w:color w:val="333333"/>
                                <w:spacing w:val="-2"/>
                              </w:rPr>
                              <w:t xml:space="preserve"> </w:t>
                            </w:r>
                            <w:r>
                              <w:rPr>
                                <w:color w:val="333333"/>
                              </w:rPr>
                              <w:t>DSMC,</w:t>
                            </w:r>
                            <w:r>
                              <w:rPr>
                                <w:color w:val="333333"/>
                                <w:spacing w:val="-2"/>
                              </w:rPr>
                              <w:t xml:space="preserve"> </w:t>
                            </w:r>
                            <w:r>
                              <w:rPr>
                                <w:color w:val="333333"/>
                              </w:rPr>
                              <w:t>DMC),</w:t>
                            </w:r>
                            <w:r>
                              <w:rPr>
                                <w:color w:val="333333"/>
                                <w:spacing w:val="-2"/>
                              </w:rPr>
                              <w:t xml:space="preserve"> </w:t>
                            </w:r>
                            <w:r>
                              <w:rPr>
                                <w:color w:val="333333"/>
                              </w:rPr>
                              <w:t>depending</w:t>
                            </w:r>
                            <w:r>
                              <w:rPr>
                                <w:color w:val="333333"/>
                                <w:spacing w:val="-2"/>
                              </w:rPr>
                              <w:t xml:space="preserve"> </w:t>
                            </w:r>
                            <w:r>
                              <w:rPr>
                                <w:color w:val="333333"/>
                              </w:rPr>
                              <w:t>on the</w:t>
                            </w:r>
                            <w:r>
                              <w:rPr>
                                <w:color w:val="333333"/>
                                <w:spacing w:val="-3"/>
                              </w:rPr>
                              <w:t xml:space="preserve"> </w:t>
                            </w:r>
                            <w:r>
                              <w:rPr>
                                <w:color w:val="333333"/>
                              </w:rPr>
                              <w:t>study.</w:t>
                            </w:r>
                            <w:r>
                              <w:rPr>
                                <w:color w:val="333333"/>
                                <w:spacing w:val="-3"/>
                              </w:rPr>
                              <w:t xml:space="preserve"> </w:t>
                            </w:r>
                            <w:r>
                              <w:rPr>
                                <w:color w:val="333333"/>
                              </w:rPr>
                              <w:t>For</w:t>
                            </w:r>
                            <w:r>
                              <w:rPr>
                                <w:color w:val="333333"/>
                                <w:spacing w:val="-3"/>
                              </w:rPr>
                              <w:t xml:space="preserve"> </w:t>
                            </w:r>
                            <w:r>
                              <w:rPr>
                                <w:color w:val="333333"/>
                              </w:rPr>
                              <w:t>studies</w:t>
                            </w:r>
                            <w:r>
                              <w:rPr>
                                <w:color w:val="333333"/>
                                <w:spacing w:val="-3"/>
                              </w:rPr>
                              <w:t xml:space="preserve"> </w:t>
                            </w:r>
                            <w:r>
                              <w:rPr>
                                <w:color w:val="333333"/>
                              </w:rPr>
                              <w:t>that</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raise</w:t>
                            </w:r>
                            <w:r>
                              <w:rPr>
                                <w:color w:val="333333"/>
                                <w:spacing w:val="-3"/>
                              </w:rPr>
                              <w:t xml:space="preserve"> </w:t>
                            </w:r>
                            <w:r>
                              <w:rPr>
                                <w:color w:val="333333"/>
                              </w:rPr>
                              <w:t>obvious</w:t>
                            </w:r>
                            <w:r>
                              <w:rPr>
                                <w:color w:val="333333"/>
                                <w:spacing w:val="-3"/>
                              </w:rPr>
                              <w:t xml:space="preserve"> </w:t>
                            </w:r>
                            <w:r>
                              <w:rPr>
                                <w:color w:val="333333"/>
                              </w:rPr>
                              <w:t>safety</w:t>
                            </w:r>
                            <w:r>
                              <w:rPr>
                                <w:color w:val="333333"/>
                                <w:spacing w:val="-3"/>
                              </w:rPr>
                              <w:t xml:space="preserve"> </w:t>
                            </w:r>
                            <w:r>
                              <w:rPr>
                                <w:color w:val="333333"/>
                              </w:rPr>
                              <w:t>concerns,</w:t>
                            </w:r>
                            <w:r>
                              <w:rPr>
                                <w:color w:val="333333"/>
                                <w:spacing w:val="-3"/>
                              </w:rPr>
                              <w:t xml:space="preserve"> </w:t>
                            </w:r>
                            <w:r>
                              <w:rPr>
                                <w:color w:val="333333"/>
                              </w:rPr>
                              <w:t>you</w:t>
                            </w:r>
                            <w:r>
                              <w:rPr>
                                <w:color w:val="333333"/>
                                <w:spacing w:val="-3"/>
                              </w:rPr>
                              <w:t xml:space="preserve"> </w:t>
                            </w:r>
                            <w:r>
                              <w:rPr>
                                <w:color w:val="333333"/>
                              </w:rPr>
                              <w:t>may</w:t>
                            </w:r>
                            <w:r>
                              <w:rPr>
                                <w:color w:val="333333"/>
                                <w:spacing w:val="-3"/>
                              </w:rPr>
                              <w:t xml:space="preserve"> </w:t>
                            </w:r>
                            <w:r>
                              <w:rPr>
                                <w:color w:val="333333"/>
                              </w:rPr>
                              <w:t>still</w:t>
                            </w:r>
                            <w:r>
                              <w:rPr>
                                <w:color w:val="333333"/>
                                <w:spacing w:val="-3"/>
                              </w:rPr>
                              <w:t xml:space="preserve"> </w:t>
                            </w:r>
                            <w:r>
                              <w:rPr>
                                <w:color w:val="333333"/>
                              </w:rPr>
                              <w:t>describe</w:t>
                            </w:r>
                            <w:r>
                              <w:rPr>
                                <w:color w:val="333333"/>
                                <w:spacing w:val="-3"/>
                              </w:rPr>
                              <w:t xml:space="preserve"> </w:t>
                            </w:r>
                            <w:r>
                              <w:rPr>
                                <w:color w:val="333333"/>
                              </w:rPr>
                              <w:t>your</w:t>
                            </w:r>
                            <w:r>
                              <w:rPr>
                                <w:color w:val="333333"/>
                                <w:spacing w:val="-3"/>
                              </w:rPr>
                              <w:t xml:space="preserve"> </w:t>
                            </w:r>
                            <w:r>
                              <w:rPr>
                                <w:color w:val="333333"/>
                              </w:rPr>
                              <w:t>plans</w:t>
                            </w:r>
                            <w:r>
                              <w:rPr>
                                <w:color w:val="333333"/>
                                <w:spacing w:val="-3"/>
                              </w:rPr>
                              <w:t xml:space="preserve"> </w:t>
                            </w:r>
                            <w:r>
                              <w:rPr>
                                <w:color w:val="333333"/>
                              </w:rPr>
                              <w:t>for monitoring the study as it progresses.</w:t>
                            </w:r>
                          </w:p>
                        </w:txbxContent>
                      </wps:txbx>
                      <wps:bodyPr wrap="square" lIns="0" tIns="0" rIns="0" bIns="0" rtlCol="0">
                        <a:noAutofit/>
                      </wps:bodyPr>
                    </wps:wsp>
                  </a:graphicData>
                </a:graphic>
              </wp:anchor>
            </w:drawing>
          </mc:Choice>
          <mc:Fallback>
            <w:pict>
              <v:shape w14:anchorId="7CE60DFA" id="Textbox 174" o:spid="_x0000_s1079" type="#_x0000_t202" style="position:absolute;left:0;text-align:left;margin-left:85pt;margin-top:5.25pt;width:455pt;height:5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" fillcolor="#dfebf4" stroked="f">
                <v:textbox inset="0,0,0,0">
                  <w:txbxContent>
                    <w:p w14:paraId="0F1B0426" w14:textId="77777777" w:rsidR="00814875" w:rsidRDefault="00EA5180">
                      <w:pPr>
                        <w:pStyle w:val="BodyText"/>
                        <w:spacing w:line="197" w:lineRule="exact"/>
                        <w:rPr>
                          <w:color w:val="000000"/>
                        </w:rPr>
                      </w:pPr>
                      <w:r>
                        <w:rPr>
                          <w:color w:val="333333"/>
                        </w:rPr>
                        <w:t>When</w:t>
                      </w:r>
                      <w:r>
                        <w:rPr>
                          <w:color w:val="333333"/>
                          <w:spacing w:val="-2"/>
                        </w:rPr>
                        <w:t xml:space="preserve"> </w:t>
                      </w:r>
                      <w:r>
                        <w:rPr>
                          <w:color w:val="333333"/>
                        </w:rPr>
                        <w:t>appropriate,</w:t>
                      </w:r>
                      <w:r>
                        <w:rPr>
                          <w:color w:val="333333"/>
                          <w:spacing w:val="-2"/>
                        </w:rPr>
                        <w:t xml:space="preserve"> </w:t>
                      </w:r>
                      <w:r>
                        <w:rPr>
                          <w:color w:val="333333"/>
                        </w:rPr>
                        <w:t>describe</w:t>
                      </w:r>
                      <w:r>
                        <w:rPr>
                          <w:color w:val="333333"/>
                          <w:spacing w:val="-2"/>
                        </w:rPr>
                        <w:t xml:space="preserve"> </w:t>
                      </w:r>
                      <w:r>
                        <w:rPr>
                          <w:color w:val="333333"/>
                        </w:rPr>
                        <w:t>the</w:t>
                      </w:r>
                      <w:r>
                        <w:rPr>
                          <w:color w:val="333333"/>
                          <w:spacing w:val="-2"/>
                        </w:rPr>
                        <w:t xml:space="preserve"> </w:t>
                      </w:r>
                      <w:r>
                        <w:rPr>
                          <w:color w:val="333333"/>
                        </w:rPr>
                        <w:t>plan</w:t>
                      </w:r>
                      <w:r>
                        <w:rPr>
                          <w:color w:val="333333"/>
                          <w:spacing w:val="-2"/>
                        </w:rPr>
                        <w:t xml:space="preserve"> </w:t>
                      </w:r>
                      <w:r>
                        <w:rPr>
                          <w:color w:val="333333"/>
                        </w:rPr>
                        <w:t>for</w:t>
                      </w:r>
                      <w:r>
                        <w:rPr>
                          <w:color w:val="333333"/>
                          <w:spacing w:val="-2"/>
                        </w:rPr>
                        <w:t xml:space="preserve"> </w:t>
                      </w:r>
                      <w:r>
                        <w:rPr>
                          <w:color w:val="333333"/>
                        </w:rPr>
                        <w:t>monitoring</w:t>
                      </w:r>
                      <w:r>
                        <w:rPr>
                          <w:color w:val="333333"/>
                          <w:spacing w:val="-1"/>
                        </w:rPr>
                        <w:t xml:space="preserve"> </w:t>
                      </w:r>
                      <w:r>
                        <w:rPr>
                          <w:color w:val="333333"/>
                        </w:rPr>
                        <w:t>the</w:t>
                      </w:r>
                      <w:r>
                        <w:rPr>
                          <w:color w:val="333333"/>
                          <w:spacing w:val="-2"/>
                        </w:rPr>
                        <w:t xml:space="preserve"> </w:t>
                      </w:r>
                      <w:r>
                        <w:rPr>
                          <w:color w:val="333333"/>
                        </w:rPr>
                        <w:t>data</w:t>
                      </w:r>
                      <w:r>
                        <w:rPr>
                          <w:color w:val="333333"/>
                          <w:spacing w:val="-2"/>
                        </w:rPr>
                        <w:t xml:space="preserve"> </w:t>
                      </w:r>
                      <w:r>
                        <w:rPr>
                          <w:color w:val="333333"/>
                        </w:rPr>
                        <w:t>to</w:t>
                      </w:r>
                      <w:r>
                        <w:rPr>
                          <w:color w:val="333333"/>
                          <w:spacing w:val="-2"/>
                        </w:rPr>
                        <w:t xml:space="preserve"> </w:t>
                      </w:r>
                      <w:r>
                        <w:rPr>
                          <w:color w:val="333333"/>
                        </w:rPr>
                        <w:t>ensure</w:t>
                      </w:r>
                      <w:r>
                        <w:rPr>
                          <w:color w:val="333333"/>
                          <w:spacing w:val="-2"/>
                        </w:rPr>
                        <w:t xml:space="preserve"> </w:t>
                      </w:r>
                      <w:r>
                        <w:rPr>
                          <w:color w:val="333333"/>
                        </w:rPr>
                        <w:t>the</w:t>
                      </w:r>
                      <w:r>
                        <w:rPr>
                          <w:color w:val="333333"/>
                          <w:spacing w:val="-2"/>
                        </w:rPr>
                        <w:t xml:space="preserve"> </w:t>
                      </w:r>
                      <w:r>
                        <w:rPr>
                          <w:color w:val="333333"/>
                        </w:rPr>
                        <w:t>safety</w:t>
                      </w:r>
                      <w:r>
                        <w:rPr>
                          <w:color w:val="333333"/>
                          <w:spacing w:val="-2"/>
                        </w:rPr>
                        <w:t xml:space="preserve"> </w:t>
                      </w:r>
                      <w:r>
                        <w:rPr>
                          <w:color w:val="333333"/>
                        </w:rPr>
                        <w:t>of</w:t>
                      </w:r>
                      <w:r>
                        <w:rPr>
                          <w:color w:val="333333"/>
                          <w:spacing w:val="-1"/>
                        </w:rPr>
                        <w:t xml:space="preserve"> </w:t>
                      </w:r>
                      <w:r>
                        <w:rPr>
                          <w:color w:val="333333"/>
                          <w:spacing w:val="-2"/>
                        </w:rPr>
                        <w:t>participants.</w:t>
                      </w:r>
                    </w:p>
                    <w:p w14:paraId="1A7AEAD1" w14:textId="77777777" w:rsidR="00814875" w:rsidRDefault="00EA5180">
                      <w:pPr>
                        <w:pStyle w:val="BodyText"/>
                        <w:spacing w:before="2" w:line="230" w:lineRule="auto"/>
                        <w:ind w:right="205"/>
                        <w:rPr>
                          <w:color w:val="000000"/>
                        </w:rPr>
                      </w:pPr>
                      <w:r>
                        <w:rPr>
                          <w:color w:val="333333"/>
                        </w:rPr>
                        <w:t>These plans could range from the investigator monitoring subject data for any safety concerns to a sponsor-based</w:t>
                      </w:r>
                      <w:r>
                        <w:rPr>
                          <w:color w:val="333333"/>
                          <w:spacing w:val="-2"/>
                        </w:rPr>
                        <w:t xml:space="preserve"> </w:t>
                      </w:r>
                      <w:r>
                        <w:rPr>
                          <w:color w:val="333333"/>
                        </w:rPr>
                        <w:t>data</w:t>
                      </w:r>
                      <w:r>
                        <w:rPr>
                          <w:color w:val="333333"/>
                          <w:spacing w:val="-2"/>
                        </w:rPr>
                        <w:t xml:space="preserve"> </w:t>
                      </w:r>
                      <w:r>
                        <w:rPr>
                          <w:color w:val="333333"/>
                        </w:rPr>
                        <w:t>and</w:t>
                      </w:r>
                      <w:r>
                        <w:rPr>
                          <w:color w:val="333333"/>
                          <w:spacing w:val="-2"/>
                        </w:rPr>
                        <w:t xml:space="preserve"> </w:t>
                      </w:r>
                      <w:r>
                        <w:rPr>
                          <w:color w:val="333333"/>
                        </w:rPr>
                        <w:t>safety</w:t>
                      </w:r>
                      <w:r>
                        <w:rPr>
                          <w:color w:val="333333"/>
                          <w:spacing w:val="-2"/>
                        </w:rPr>
                        <w:t xml:space="preserve"> </w:t>
                      </w:r>
                      <w:r>
                        <w:rPr>
                          <w:color w:val="333333"/>
                        </w:rPr>
                        <w:t>monitoring</w:t>
                      </w:r>
                      <w:r>
                        <w:rPr>
                          <w:color w:val="333333"/>
                          <w:spacing w:val="-2"/>
                        </w:rPr>
                        <w:t xml:space="preserve"> </w:t>
                      </w:r>
                      <w:r>
                        <w:rPr>
                          <w:color w:val="333333"/>
                        </w:rPr>
                        <w:t>board</w:t>
                      </w:r>
                      <w:r>
                        <w:rPr>
                          <w:color w:val="333333"/>
                          <w:spacing w:val="-2"/>
                        </w:rPr>
                        <w:t xml:space="preserve"> </w:t>
                      </w:r>
                      <w:r>
                        <w:rPr>
                          <w:color w:val="333333"/>
                        </w:rPr>
                        <w:t>or</w:t>
                      </w:r>
                      <w:r>
                        <w:rPr>
                          <w:color w:val="333333"/>
                          <w:spacing w:val="-2"/>
                        </w:rPr>
                        <w:t xml:space="preserve"> </w:t>
                      </w:r>
                      <w:r>
                        <w:rPr>
                          <w:color w:val="333333"/>
                        </w:rPr>
                        <w:t>committee</w:t>
                      </w:r>
                      <w:r>
                        <w:rPr>
                          <w:color w:val="333333"/>
                          <w:spacing w:val="-2"/>
                        </w:rPr>
                        <w:t xml:space="preserve"> </w:t>
                      </w:r>
                      <w:r>
                        <w:rPr>
                          <w:color w:val="333333"/>
                        </w:rPr>
                        <w:t>(DSMB,</w:t>
                      </w:r>
                      <w:r>
                        <w:rPr>
                          <w:color w:val="333333"/>
                          <w:spacing w:val="-2"/>
                        </w:rPr>
                        <w:t xml:space="preserve"> </w:t>
                      </w:r>
                      <w:r>
                        <w:rPr>
                          <w:color w:val="333333"/>
                        </w:rPr>
                        <w:t>DSMC,</w:t>
                      </w:r>
                      <w:r>
                        <w:rPr>
                          <w:color w:val="333333"/>
                          <w:spacing w:val="-2"/>
                        </w:rPr>
                        <w:t xml:space="preserve"> </w:t>
                      </w:r>
                      <w:r>
                        <w:rPr>
                          <w:color w:val="333333"/>
                        </w:rPr>
                        <w:t>DMC),</w:t>
                      </w:r>
                      <w:r>
                        <w:rPr>
                          <w:color w:val="333333"/>
                          <w:spacing w:val="-2"/>
                        </w:rPr>
                        <w:t xml:space="preserve"> </w:t>
                      </w:r>
                      <w:r>
                        <w:rPr>
                          <w:color w:val="333333"/>
                        </w:rPr>
                        <w:t>depending</w:t>
                      </w:r>
                      <w:r>
                        <w:rPr>
                          <w:color w:val="333333"/>
                          <w:spacing w:val="-2"/>
                        </w:rPr>
                        <w:t xml:space="preserve"> </w:t>
                      </w:r>
                      <w:r>
                        <w:rPr>
                          <w:color w:val="333333"/>
                        </w:rPr>
                        <w:t>on the</w:t>
                      </w:r>
                      <w:r>
                        <w:rPr>
                          <w:color w:val="333333"/>
                          <w:spacing w:val="-3"/>
                        </w:rPr>
                        <w:t xml:space="preserve"> </w:t>
                      </w:r>
                      <w:r>
                        <w:rPr>
                          <w:color w:val="333333"/>
                        </w:rPr>
                        <w:t>study.</w:t>
                      </w:r>
                      <w:r>
                        <w:rPr>
                          <w:color w:val="333333"/>
                          <w:spacing w:val="-3"/>
                        </w:rPr>
                        <w:t xml:space="preserve"> </w:t>
                      </w:r>
                      <w:r>
                        <w:rPr>
                          <w:color w:val="333333"/>
                        </w:rPr>
                        <w:t>For</w:t>
                      </w:r>
                      <w:r>
                        <w:rPr>
                          <w:color w:val="333333"/>
                          <w:spacing w:val="-3"/>
                        </w:rPr>
                        <w:t xml:space="preserve"> </w:t>
                      </w:r>
                      <w:r>
                        <w:rPr>
                          <w:color w:val="333333"/>
                        </w:rPr>
                        <w:t>studies</w:t>
                      </w:r>
                      <w:r>
                        <w:rPr>
                          <w:color w:val="333333"/>
                          <w:spacing w:val="-3"/>
                        </w:rPr>
                        <w:t xml:space="preserve"> </w:t>
                      </w:r>
                      <w:r>
                        <w:rPr>
                          <w:color w:val="333333"/>
                        </w:rPr>
                        <w:t>that</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raise</w:t>
                      </w:r>
                      <w:r>
                        <w:rPr>
                          <w:color w:val="333333"/>
                          <w:spacing w:val="-3"/>
                        </w:rPr>
                        <w:t xml:space="preserve"> </w:t>
                      </w:r>
                      <w:r>
                        <w:rPr>
                          <w:color w:val="333333"/>
                        </w:rPr>
                        <w:t>obvious</w:t>
                      </w:r>
                      <w:r>
                        <w:rPr>
                          <w:color w:val="333333"/>
                          <w:spacing w:val="-3"/>
                        </w:rPr>
                        <w:t xml:space="preserve"> </w:t>
                      </w:r>
                      <w:r>
                        <w:rPr>
                          <w:color w:val="333333"/>
                        </w:rPr>
                        <w:t>safety</w:t>
                      </w:r>
                      <w:r>
                        <w:rPr>
                          <w:color w:val="333333"/>
                          <w:spacing w:val="-3"/>
                        </w:rPr>
                        <w:t xml:space="preserve"> </w:t>
                      </w:r>
                      <w:r>
                        <w:rPr>
                          <w:color w:val="333333"/>
                        </w:rPr>
                        <w:t>concerns,</w:t>
                      </w:r>
                      <w:r>
                        <w:rPr>
                          <w:color w:val="333333"/>
                          <w:spacing w:val="-3"/>
                        </w:rPr>
                        <w:t xml:space="preserve"> </w:t>
                      </w:r>
                      <w:r>
                        <w:rPr>
                          <w:color w:val="333333"/>
                        </w:rPr>
                        <w:t>you</w:t>
                      </w:r>
                      <w:r>
                        <w:rPr>
                          <w:color w:val="333333"/>
                          <w:spacing w:val="-3"/>
                        </w:rPr>
                        <w:t xml:space="preserve"> </w:t>
                      </w:r>
                      <w:r>
                        <w:rPr>
                          <w:color w:val="333333"/>
                        </w:rPr>
                        <w:t>may</w:t>
                      </w:r>
                      <w:r>
                        <w:rPr>
                          <w:color w:val="333333"/>
                          <w:spacing w:val="-3"/>
                        </w:rPr>
                        <w:t xml:space="preserve"> </w:t>
                      </w:r>
                      <w:r>
                        <w:rPr>
                          <w:color w:val="333333"/>
                        </w:rPr>
                        <w:t>still</w:t>
                      </w:r>
                      <w:r>
                        <w:rPr>
                          <w:color w:val="333333"/>
                          <w:spacing w:val="-3"/>
                        </w:rPr>
                        <w:t xml:space="preserve"> </w:t>
                      </w:r>
                      <w:r>
                        <w:rPr>
                          <w:color w:val="333333"/>
                        </w:rPr>
                        <w:t>describe</w:t>
                      </w:r>
                      <w:r>
                        <w:rPr>
                          <w:color w:val="333333"/>
                          <w:spacing w:val="-3"/>
                        </w:rPr>
                        <w:t xml:space="preserve"> </w:t>
                      </w:r>
                      <w:r>
                        <w:rPr>
                          <w:color w:val="333333"/>
                        </w:rPr>
                        <w:t>your</w:t>
                      </w:r>
                      <w:r>
                        <w:rPr>
                          <w:color w:val="333333"/>
                          <w:spacing w:val="-3"/>
                        </w:rPr>
                        <w:t xml:space="preserve"> </w:t>
                      </w:r>
                      <w:r>
                        <w:rPr>
                          <w:color w:val="333333"/>
                        </w:rPr>
                        <w:t>plans</w:t>
                      </w:r>
                      <w:r>
                        <w:rPr>
                          <w:color w:val="333333"/>
                          <w:spacing w:val="-3"/>
                        </w:rPr>
                        <w:t xml:space="preserve"> </w:t>
                      </w:r>
                      <w:r>
                        <w:rPr>
                          <w:color w:val="333333"/>
                        </w:rPr>
                        <w:t>for monitoring the study as it progresses.</w:t>
                      </w:r>
                    </w:p>
                  </w:txbxContent>
                </v:textbox>
                <w10:wrap anchorx="page"/>
              </v:shape>
            </w:pict>
          </mc:Fallback>
        </mc:AlternateContent>
      </w:r>
    </w:p>
    <w:p w14:paraId="559515D6" w14:textId="77777777" w:rsidR="00814875" w:rsidRDefault="00814875">
      <w:pPr>
        <w:pStyle w:val="BodyText"/>
        <w:rPr>
          <w:sz w:val="24"/>
        </w:rPr>
      </w:pPr>
    </w:p>
    <w:p w14:paraId="53739532" w14:textId="77777777" w:rsidR="00814875" w:rsidRDefault="00814875">
      <w:pPr>
        <w:pStyle w:val="BodyText"/>
        <w:rPr>
          <w:sz w:val="24"/>
        </w:rPr>
      </w:pPr>
    </w:p>
    <w:p w14:paraId="142F92EE" w14:textId="77777777" w:rsidR="00814875" w:rsidRDefault="00814875">
      <w:pPr>
        <w:pStyle w:val="BodyText"/>
        <w:rPr>
          <w:sz w:val="24"/>
        </w:rPr>
      </w:pPr>
    </w:p>
    <w:p w14:paraId="0024804B" w14:textId="77777777" w:rsidR="00814875" w:rsidRDefault="00814875">
      <w:pPr>
        <w:pStyle w:val="BodyText"/>
        <w:spacing w:before="9"/>
        <w:rPr>
          <w:sz w:val="24"/>
        </w:rPr>
      </w:pPr>
    </w:p>
    <w:p w14:paraId="135A69D5" w14:textId="77777777" w:rsidR="00814875" w:rsidRDefault="00EA5180">
      <w:pPr>
        <w:ind w:left="680"/>
        <w:rPr>
          <w:rFonts w:ascii="Times New Roman"/>
          <w:sz w:val="24"/>
        </w:rPr>
      </w:pPr>
      <w:r>
        <w:rPr>
          <w:rFonts w:ascii="Times New Roman"/>
          <w:color w:val="333333"/>
          <w:spacing w:val="-5"/>
          <w:sz w:val="24"/>
        </w:rPr>
        <w:t>N/A</w:t>
      </w:r>
    </w:p>
    <w:p w14:paraId="0E9AC6C8" w14:textId="77777777" w:rsidR="00814875" w:rsidRDefault="00814875">
      <w:pPr>
        <w:pStyle w:val="BodyText"/>
        <w:spacing w:before="191"/>
        <w:rPr>
          <w:rFonts w:ascii="Times New Roman"/>
        </w:rPr>
      </w:pPr>
    </w:p>
    <w:p w14:paraId="62C8A38D"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57824" behindDoc="0" locked="0" layoutInCell="1" allowOverlap="1" wp14:anchorId="157CC58C" wp14:editId="6EB34B3F">
                <wp:simplePos x="0" y="0"/>
                <wp:positionH relativeFrom="page">
                  <wp:posOffset>1079500</wp:posOffset>
                </wp:positionH>
                <wp:positionV relativeFrom="paragraph">
                  <wp:posOffset>17693</wp:posOffset>
                </wp:positionV>
                <wp:extent cx="5778500" cy="27940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23C818D3"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not</w:t>
                            </w:r>
                            <w:r>
                              <w:rPr>
                                <w:color w:val="333333"/>
                                <w:spacing w:val="-2"/>
                              </w:rPr>
                              <w:t xml:space="preserve"> </w:t>
                            </w:r>
                            <w:r>
                              <w:rPr>
                                <w:color w:val="333333"/>
                              </w:rPr>
                              <w:t>already</w:t>
                            </w:r>
                            <w:r>
                              <w:rPr>
                                <w:color w:val="333333"/>
                                <w:spacing w:val="-2"/>
                              </w:rPr>
                              <w:t xml:space="preserve"> </w:t>
                            </w:r>
                            <w:r>
                              <w:rPr>
                                <w:color w:val="333333"/>
                              </w:rPr>
                              <w:t>addressed</w:t>
                            </w:r>
                            <w:r>
                              <w:rPr>
                                <w:color w:val="333333"/>
                                <w:spacing w:val="-1"/>
                              </w:rPr>
                              <w:t xml:space="preserve"> </w:t>
                            </w:r>
                            <w:r>
                              <w:rPr>
                                <w:color w:val="333333"/>
                              </w:rPr>
                              <w:t>above,</w:t>
                            </w:r>
                            <w:r>
                              <w:rPr>
                                <w:color w:val="333333"/>
                                <w:spacing w:val="-2"/>
                              </w:rPr>
                              <w:t xml:space="preserve"> </w:t>
                            </w:r>
                            <w:r>
                              <w:rPr>
                                <w:color w:val="333333"/>
                              </w:rPr>
                              <w:t>describe</w:t>
                            </w:r>
                            <w:r>
                              <w:rPr>
                                <w:color w:val="333333"/>
                                <w:spacing w:val="-2"/>
                              </w:rPr>
                              <w:t xml:space="preserve"> </w:t>
                            </w:r>
                            <w:r>
                              <w:rPr>
                                <w:color w:val="333333"/>
                              </w:rPr>
                              <w:t>the</w:t>
                            </w:r>
                            <w:r>
                              <w:rPr>
                                <w:color w:val="333333"/>
                                <w:spacing w:val="-1"/>
                              </w:rPr>
                              <w:t xml:space="preserve"> </w:t>
                            </w:r>
                            <w:r>
                              <w:rPr>
                                <w:color w:val="333333"/>
                              </w:rPr>
                              <w:t>plans</w:t>
                            </w:r>
                            <w:r>
                              <w:rPr>
                                <w:color w:val="333333"/>
                                <w:spacing w:val="-2"/>
                              </w:rPr>
                              <w:t xml:space="preserve"> </w:t>
                            </w:r>
                            <w:r>
                              <w:rPr>
                                <w:color w:val="333333"/>
                              </w:rPr>
                              <w:t>for</w:t>
                            </w:r>
                            <w:r>
                              <w:rPr>
                                <w:color w:val="333333"/>
                                <w:spacing w:val="-2"/>
                              </w:rPr>
                              <w:t xml:space="preserve"> </w:t>
                            </w:r>
                            <w:r>
                              <w:rPr>
                                <w:color w:val="333333"/>
                              </w:rPr>
                              <w:t>aggregate</w:t>
                            </w:r>
                            <w:r>
                              <w:rPr>
                                <w:color w:val="333333"/>
                                <w:spacing w:val="-1"/>
                              </w:rPr>
                              <w:t xml:space="preserve"> </w:t>
                            </w:r>
                            <w:r>
                              <w:rPr>
                                <w:color w:val="333333"/>
                              </w:rPr>
                              <w:t>review</w:t>
                            </w:r>
                            <w:r>
                              <w:rPr>
                                <w:color w:val="333333"/>
                                <w:spacing w:val="-2"/>
                              </w:rPr>
                              <w:t xml:space="preserve"> </w:t>
                            </w:r>
                            <w:r>
                              <w:rPr>
                                <w:color w:val="333333"/>
                              </w:rPr>
                              <w:t>of</w:t>
                            </w:r>
                            <w:r>
                              <w:rPr>
                                <w:color w:val="333333"/>
                                <w:spacing w:val="-2"/>
                              </w:rPr>
                              <w:t xml:space="preserve"> </w:t>
                            </w:r>
                            <w:r>
                              <w:rPr>
                                <w:color w:val="333333"/>
                              </w:rPr>
                              <w:t>unanticipated</w:t>
                            </w:r>
                            <w:r>
                              <w:rPr>
                                <w:color w:val="333333"/>
                                <w:spacing w:val="-1"/>
                              </w:rPr>
                              <w:t xml:space="preserve"> </w:t>
                            </w:r>
                            <w:r>
                              <w:rPr>
                                <w:color w:val="333333"/>
                                <w:spacing w:val="-2"/>
                              </w:rPr>
                              <w:t>problems</w:t>
                            </w:r>
                          </w:p>
                          <w:p w14:paraId="4E6D0987" w14:textId="77777777" w:rsidR="00814875" w:rsidRDefault="00EA5180">
                            <w:pPr>
                              <w:pStyle w:val="BodyText"/>
                              <w:spacing w:line="225" w:lineRule="exact"/>
                              <w:rPr>
                                <w:color w:val="000000"/>
                              </w:rPr>
                            </w:pPr>
                            <w:r>
                              <w:rPr>
                                <w:color w:val="333333"/>
                              </w:rPr>
                              <w:t>(including</w:t>
                            </w:r>
                            <w:r>
                              <w:rPr>
                                <w:color w:val="333333"/>
                                <w:spacing w:val="-2"/>
                              </w:rPr>
                              <w:t xml:space="preserve"> </w:t>
                            </w:r>
                            <w:r>
                              <w:rPr>
                                <w:color w:val="333333"/>
                              </w:rPr>
                              <w:t>but</w:t>
                            </w:r>
                            <w:r>
                              <w:rPr>
                                <w:color w:val="333333"/>
                                <w:spacing w:val="-2"/>
                              </w:rPr>
                              <w:t xml:space="preserve"> </w:t>
                            </w:r>
                            <w:r>
                              <w:rPr>
                                <w:color w:val="333333"/>
                              </w:rPr>
                              <w:t>not</w:t>
                            </w:r>
                            <w:r>
                              <w:rPr>
                                <w:color w:val="333333"/>
                                <w:spacing w:val="-2"/>
                              </w:rPr>
                              <w:t xml:space="preserve"> </w:t>
                            </w:r>
                            <w:r>
                              <w:rPr>
                                <w:color w:val="333333"/>
                              </w:rPr>
                              <w:t>limited</w:t>
                            </w:r>
                            <w:r>
                              <w:rPr>
                                <w:color w:val="333333"/>
                                <w:spacing w:val="-2"/>
                              </w:rPr>
                              <w:t xml:space="preserve"> </w:t>
                            </w:r>
                            <w:r>
                              <w:rPr>
                                <w:color w:val="333333"/>
                              </w:rPr>
                              <w:t>to</w:t>
                            </w:r>
                            <w:r>
                              <w:rPr>
                                <w:color w:val="333333"/>
                                <w:spacing w:val="-2"/>
                              </w:rPr>
                              <w:t xml:space="preserve"> </w:t>
                            </w:r>
                            <w:r>
                              <w:rPr>
                                <w:color w:val="333333"/>
                              </w:rPr>
                              <w:t>adverse</w:t>
                            </w:r>
                            <w:r>
                              <w:rPr>
                                <w:color w:val="333333"/>
                                <w:spacing w:val="-2"/>
                              </w:rPr>
                              <w:t xml:space="preserve"> </w:t>
                            </w:r>
                            <w:r>
                              <w:rPr>
                                <w:color w:val="333333"/>
                              </w:rPr>
                              <w:t>events)</w:t>
                            </w:r>
                            <w:r>
                              <w:rPr>
                                <w:color w:val="333333"/>
                                <w:spacing w:val="-2"/>
                              </w:rPr>
                              <w:t xml:space="preserve"> </w:t>
                            </w:r>
                            <w:r>
                              <w:rPr>
                                <w:color w:val="333333"/>
                              </w:rPr>
                              <w:t>across</w:t>
                            </w:r>
                            <w:r>
                              <w:rPr>
                                <w:color w:val="333333"/>
                                <w:spacing w:val="-2"/>
                              </w:rPr>
                              <w:t xml:space="preserve"> </w:t>
                            </w:r>
                            <w:r>
                              <w:rPr>
                                <w:color w:val="333333"/>
                              </w:rPr>
                              <w:t>all</w:t>
                            </w:r>
                            <w:r>
                              <w:rPr>
                                <w:color w:val="333333"/>
                                <w:spacing w:val="-2"/>
                              </w:rPr>
                              <w:t xml:space="preserve"> </w:t>
                            </w:r>
                            <w:r>
                              <w:rPr>
                                <w:color w:val="333333"/>
                              </w:rPr>
                              <w:t>sites,</w:t>
                            </w:r>
                            <w:r>
                              <w:rPr>
                                <w:color w:val="333333"/>
                                <w:spacing w:val="-2"/>
                              </w:rPr>
                              <w:t xml:space="preserve"> </w:t>
                            </w:r>
                            <w:proofErr w:type="gramStart"/>
                            <w:r>
                              <w:rPr>
                                <w:color w:val="333333"/>
                              </w:rPr>
                              <w:t>in</w:t>
                            </w:r>
                            <w:r>
                              <w:rPr>
                                <w:color w:val="333333"/>
                                <w:spacing w:val="-2"/>
                              </w:rPr>
                              <w:t xml:space="preserve"> </w:t>
                            </w:r>
                            <w:r>
                              <w:rPr>
                                <w:color w:val="333333"/>
                              </w:rPr>
                              <w:t>order</w:t>
                            </w:r>
                            <w:r>
                              <w:rPr>
                                <w:color w:val="333333"/>
                                <w:spacing w:val="-2"/>
                              </w:rPr>
                              <w:t xml:space="preserve"> </w:t>
                            </w:r>
                            <w:r>
                              <w:rPr>
                                <w:color w:val="333333"/>
                              </w:rPr>
                              <w:t>to</w:t>
                            </w:r>
                            <w:proofErr w:type="gramEnd"/>
                            <w:r>
                              <w:rPr>
                                <w:color w:val="333333"/>
                                <w:spacing w:val="-2"/>
                              </w:rPr>
                              <w:t xml:space="preserve"> </w:t>
                            </w:r>
                            <w:r>
                              <w:rPr>
                                <w:color w:val="333333"/>
                              </w:rPr>
                              <w:t>monitor</w:t>
                            </w:r>
                            <w:r>
                              <w:rPr>
                                <w:color w:val="333333"/>
                                <w:spacing w:val="-2"/>
                              </w:rPr>
                              <w:t xml:space="preserve"> </w:t>
                            </w:r>
                            <w:r>
                              <w:rPr>
                                <w:color w:val="333333"/>
                              </w:rPr>
                              <w:t>subject</w:t>
                            </w:r>
                            <w:r>
                              <w:rPr>
                                <w:color w:val="333333"/>
                                <w:spacing w:val="-2"/>
                              </w:rPr>
                              <w:t xml:space="preserve"> safety.</w:t>
                            </w:r>
                          </w:p>
                        </w:txbxContent>
                      </wps:txbx>
                      <wps:bodyPr wrap="square" lIns="0" tIns="0" rIns="0" bIns="0" rtlCol="0">
                        <a:noAutofit/>
                      </wps:bodyPr>
                    </wps:wsp>
                  </a:graphicData>
                </a:graphic>
              </wp:anchor>
            </w:drawing>
          </mc:Choice>
          <mc:Fallback>
            <w:pict>
              <v:shape w14:anchorId="157CC58C" id="Textbox 175" o:spid="_x0000_s1080" type="#_x0000_t202" style="position:absolute;left:0;text-align:left;margin-left:85pt;margin-top:1.4pt;width:455pt;height:22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" fillcolor="#dfebf4" stroked="f">
                <v:textbox inset="0,0,0,0">
                  <w:txbxContent>
                    <w:p w14:paraId="23C818D3"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not</w:t>
                      </w:r>
                      <w:r>
                        <w:rPr>
                          <w:color w:val="333333"/>
                          <w:spacing w:val="-2"/>
                        </w:rPr>
                        <w:t xml:space="preserve"> </w:t>
                      </w:r>
                      <w:r>
                        <w:rPr>
                          <w:color w:val="333333"/>
                        </w:rPr>
                        <w:t>already</w:t>
                      </w:r>
                      <w:r>
                        <w:rPr>
                          <w:color w:val="333333"/>
                          <w:spacing w:val="-2"/>
                        </w:rPr>
                        <w:t xml:space="preserve"> </w:t>
                      </w:r>
                      <w:r>
                        <w:rPr>
                          <w:color w:val="333333"/>
                        </w:rPr>
                        <w:t>addressed</w:t>
                      </w:r>
                      <w:r>
                        <w:rPr>
                          <w:color w:val="333333"/>
                          <w:spacing w:val="-1"/>
                        </w:rPr>
                        <w:t xml:space="preserve"> </w:t>
                      </w:r>
                      <w:r>
                        <w:rPr>
                          <w:color w:val="333333"/>
                        </w:rPr>
                        <w:t>above,</w:t>
                      </w:r>
                      <w:r>
                        <w:rPr>
                          <w:color w:val="333333"/>
                          <w:spacing w:val="-2"/>
                        </w:rPr>
                        <w:t xml:space="preserve"> </w:t>
                      </w:r>
                      <w:r>
                        <w:rPr>
                          <w:color w:val="333333"/>
                        </w:rPr>
                        <w:t>describe</w:t>
                      </w:r>
                      <w:r>
                        <w:rPr>
                          <w:color w:val="333333"/>
                          <w:spacing w:val="-2"/>
                        </w:rPr>
                        <w:t xml:space="preserve"> </w:t>
                      </w:r>
                      <w:r>
                        <w:rPr>
                          <w:color w:val="333333"/>
                        </w:rPr>
                        <w:t>the</w:t>
                      </w:r>
                      <w:r>
                        <w:rPr>
                          <w:color w:val="333333"/>
                          <w:spacing w:val="-1"/>
                        </w:rPr>
                        <w:t xml:space="preserve"> </w:t>
                      </w:r>
                      <w:r>
                        <w:rPr>
                          <w:color w:val="333333"/>
                        </w:rPr>
                        <w:t>plans</w:t>
                      </w:r>
                      <w:r>
                        <w:rPr>
                          <w:color w:val="333333"/>
                          <w:spacing w:val="-2"/>
                        </w:rPr>
                        <w:t xml:space="preserve"> </w:t>
                      </w:r>
                      <w:r>
                        <w:rPr>
                          <w:color w:val="333333"/>
                        </w:rPr>
                        <w:t>for</w:t>
                      </w:r>
                      <w:r>
                        <w:rPr>
                          <w:color w:val="333333"/>
                          <w:spacing w:val="-2"/>
                        </w:rPr>
                        <w:t xml:space="preserve"> </w:t>
                      </w:r>
                      <w:r>
                        <w:rPr>
                          <w:color w:val="333333"/>
                        </w:rPr>
                        <w:t>aggregate</w:t>
                      </w:r>
                      <w:r>
                        <w:rPr>
                          <w:color w:val="333333"/>
                          <w:spacing w:val="-1"/>
                        </w:rPr>
                        <w:t xml:space="preserve"> </w:t>
                      </w:r>
                      <w:r>
                        <w:rPr>
                          <w:color w:val="333333"/>
                        </w:rPr>
                        <w:t>review</w:t>
                      </w:r>
                      <w:r>
                        <w:rPr>
                          <w:color w:val="333333"/>
                          <w:spacing w:val="-2"/>
                        </w:rPr>
                        <w:t xml:space="preserve"> </w:t>
                      </w:r>
                      <w:r>
                        <w:rPr>
                          <w:color w:val="333333"/>
                        </w:rPr>
                        <w:t>of</w:t>
                      </w:r>
                      <w:r>
                        <w:rPr>
                          <w:color w:val="333333"/>
                          <w:spacing w:val="-2"/>
                        </w:rPr>
                        <w:t xml:space="preserve"> </w:t>
                      </w:r>
                      <w:r>
                        <w:rPr>
                          <w:color w:val="333333"/>
                        </w:rPr>
                        <w:t>unanticipated</w:t>
                      </w:r>
                      <w:r>
                        <w:rPr>
                          <w:color w:val="333333"/>
                          <w:spacing w:val="-1"/>
                        </w:rPr>
                        <w:t xml:space="preserve"> </w:t>
                      </w:r>
                      <w:r>
                        <w:rPr>
                          <w:color w:val="333333"/>
                          <w:spacing w:val="-2"/>
                        </w:rPr>
                        <w:t>problems</w:t>
                      </w:r>
                    </w:p>
                    <w:p w14:paraId="4E6D0987" w14:textId="77777777" w:rsidR="00814875" w:rsidRDefault="00EA5180">
                      <w:pPr>
                        <w:pStyle w:val="BodyText"/>
                        <w:spacing w:line="225" w:lineRule="exact"/>
                        <w:rPr>
                          <w:color w:val="000000"/>
                        </w:rPr>
                      </w:pPr>
                      <w:r>
                        <w:rPr>
                          <w:color w:val="333333"/>
                        </w:rPr>
                        <w:t>(including</w:t>
                      </w:r>
                      <w:r>
                        <w:rPr>
                          <w:color w:val="333333"/>
                          <w:spacing w:val="-2"/>
                        </w:rPr>
                        <w:t xml:space="preserve"> </w:t>
                      </w:r>
                      <w:r>
                        <w:rPr>
                          <w:color w:val="333333"/>
                        </w:rPr>
                        <w:t>but</w:t>
                      </w:r>
                      <w:r>
                        <w:rPr>
                          <w:color w:val="333333"/>
                          <w:spacing w:val="-2"/>
                        </w:rPr>
                        <w:t xml:space="preserve"> </w:t>
                      </w:r>
                      <w:r>
                        <w:rPr>
                          <w:color w:val="333333"/>
                        </w:rPr>
                        <w:t>not</w:t>
                      </w:r>
                      <w:r>
                        <w:rPr>
                          <w:color w:val="333333"/>
                          <w:spacing w:val="-2"/>
                        </w:rPr>
                        <w:t xml:space="preserve"> </w:t>
                      </w:r>
                      <w:r>
                        <w:rPr>
                          <w:color w:val="333333"/>
                        </w:rPr>
                        <w:t>limited</w:t>
                      </w:r>
                      <w:r>
                        <w:rPr>
                          <w:color w:val="333333"/>
                          <w:spacing w:val="-2"/>
                        </w:rPr>
                        <w:t xml:space="preserve"> </w:t>
                      </w:r>
                      <w:r>
                        <w:rPr>
                          <w:color w:val="333333"/>
                        </w:rPr>
                        <w:t>to</w:t>
                      </w:r>
                      <w:r>
                        <w:rPr>
                          <w:color w:val="333333"/>
                          <w:spacing w:val="-2"/>
                        </w:rPr>
                        <w:t xml:space="preserve"> </w:t>
                      </w:r>
                      <w:r>
                        <w:rPr>
                          <w:color w:val="333333"/>
                        </w:rPr>
                        <w:t>adverse</w:t>
                      </w:r>
                      <w:r>
                        <w:rPr>
                          <w:color w:val="333333"/>
                          <w:spacing w:val="-2"/>
                        </w:rPr>
                        <w:t xml:space="preserve"> </w:t>
                      </w:r>
                      <w:r>
                        <w:rPr>
                          <w:color w:val="333333"/>
                        </w:rPr>
                        <w:t>events)</w:t>
                      </w:r>
                      <w:r>
                        <w:rPr>
                          <w:color w:val="333333"/>
                          <w:spacing w:val="-2"/>
                        </w:rPr>
                        <w:t xml:space="preserve"> </w:t>
                      </w:r>
                      <w:r>
                        <w:rPr>
                          <w:color w:val="333333"/>
                        </w:rPr>
                        <w:t>across</w:t>
                      </w:r>
                      <w:r>
                        <w:rPr>
                          <w:color w:val="333333"/>
                          <w:spacing w:val="-2"/>
                        </w:rPr>
                        <w:t xml:space="preserve"> </w:t>
                      </w:r>
                      <w:r>
                        <w:rPr>
                          <w:color w:val="333333"/>
                        </w:rPr>
                        <w:t>all</w:t>
                      </w:r>
                      <w:r>
                        <w:rPr>
                          <w:color w:val="333333"/>
                          <w:spacing w:val="-2"/>
                        </w:rPr>
                        <w:t xml:space="preserve"> </w:t>
                      </w:r>
                      <w:r>
                        <w:rPr>
                          <w:color w:val="333333"/>
                        </w:rPr>
                        <w:t>sites,</w:t>
                      </w:r>
                      <w:r>
                        <w:rPr>
                          <w:color w:val="333333"/>
                          <w:spacing w:val="-2"/>
                        </w:rPr>
                        <w:t xml:space="preserve"> </w:t>
                      </w:r>
                      <w:proofErr w:type="gramStart"/>
                      <w:r>
                        <w:rPr>
                          <w:color w:val="333333"/>
                        </w:rPr>
                        <w:t>in</w:t>
                      </w:r>
                      <w:r>
                        <w:rPr>
                          <w:color w:val="333333"/>
                          <w:spacing w:val="-2"/>
                        </w:rPr>
                        <w:t xml:space="preserve"> </w:t>
                      </w:r>
                      <w:r>
                        <w:rPr>
                          <w:color w:val="333333"/>
                        </w:rPr>
                        <w:t>order</w:t>
                      </w:r>
                      <w:r>
                        <w:rPr>
                          <w:color w:val="333333"/>
                          <w:spacing w:val="-2"/>
                        </w:rPr>
                        <w:t xml:space="preserve"> </w:t>
                      </w:r>
                      <w:r>
                        <w:rPr>
                          <w:color w:val="333333"/>
                        </w:rPr>
                        <w:t>to</w:t>
                      </w:r>
                      <w:proofErr w:type="gramEnd"/>
                      <w:r>
                        <w:rPr>
                          <w:color w:val="333333"/>
                          <w:spacing w:val="-2"/>
                        </w:rPr>
                        <w:t xml:space="preserve"> </w:t>
                      </w:r>
                      <w:r>
                        <w:rPr>
                          <w:color w:val="333333"/>
                        </w:rPr>
                        <w:t>monitor</w:t>
                      </w:r>
                      <w:r>
                        <w:rPr>
                          <w:color w:val="333333"/>
                          <w:spacing w:val="-2"/>
                        </w:rPr>
                        <w:t xml:space="preserve"> </w:t>
                      </w:r>
                      <w:r>
                        <w:rPr>
                          <w:color w:val="333333"/>
                        </w:rPr>
                        <w:t>subject</w:t>
                      </w:r>
                      <w:r>
                        <w:rPr>
                          <w:color w:val="333333"/>
                          <w:spacing w:val="-2"/>
                        </w:rPr>
                        <w:t xml:space="preserve"> safety.</w:t>
                      </w:r>
                    </w:p>
                  </w:txbxContent>
                </v:textbox>
                <w10:wrap anchorx="page"/>
              </v:shape>
            </w:pict>
          </mc:Fallback>
        </mc:AlternateContent>
      </w:r>
    </w:p>
    <w:p w14:paraId="463753C3" w14:textId="77777777" w:rsidR="00814875" w:rsidRDefault="00EA5180">
      <w:pPr>
        <w:spacing w:before="27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53952F57" w14:textId="77777777" w:rsidR="00814875" w:rsidRDefault="00814875">
      <w:pPr>
        <w:pStyle w:val="BodyText"/>
        <w:spacing w:before="10"/>
        <w:rPr>
          <w:rFonts w:ascii="Times New Roman"/>
        </w:rPr>
      </w:pPr>
    </w:p>
    <w:p w14:paraId="1D45EBBB"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57312" behindDoc="0" locked="0" layoutInCell="1" allowOverlap="1" wp14:anchorId="6F5AA359" wp14:editId="03398A17">
                <wp:simplePos x="0" y="0"/>
                <wp:positionH relativeFrom="page">
                  <wp:posOffset>1079500</wp:posOffset>
                </wp:positionH>
                <wp:positionV relativeFrom="paragraph">
                  <wp:posOffset>17732</wp:posOffset>
                </wp:positionV>
                <wp:extent cx="5778500" cy="41910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2B578EA9" w14:textId="77777777" w:rsidR="00814875" w:rsidRDefault="00EA5180">
                            <w:pPr>
                              <w:pStyle w:val="BodyText"/>
                              <w:spacing w:line="197" w:lineRule="exact"/>
                              <w:rPr>
                                <w:color w:val="000000"/>
                              </w:rPr>
                            </w:pPr>
                            <w:r>
                              <w:rPr>
                                <w:color w:val="333333"/>
                              </w:rPr>
                              <w:t>What</w:t>
                            </w:r>
                            <w:r>
                              <w:rPr>
                                <w:color w:val="333333"/>
                                <w:spacing w:val="-2"/>
                              </w:rPr>
                              <w:t xml:space="preserve"> </w:t>
                            </w:r>
                            <w:r>
                              <w:rPr>
                                <w:color w:val="333333"/>
                              </w:rPr>
                              <w:t>are</w:t>
                            </w:r>
                            <w:r>
                              <w:rPr>
                                <w:color w:val="333333"/>
                                <w:spacing w:val="-2"/>
                              </w:rPr>
                              <w:t xml:space="preserve"> </w:t>
                            </w:r>
                            <w:r>
                              <w:rPr>
                                <w:color w:val="333333"/>
                              </w:rPr>
                              <w:t>the</w:t>
                            </w:r>
                            <w:r>
                              <w:rPr>
                                <w:color w:val="333333"/>
                                <w:spacing w:val="-2"/>
                              </w:rPr>
                              <w:t xml:space="preserve"> </w:t>
                            </w:r>
                            <w:r>
                              <w:rPr>
                                <w:color w:val="333333"/>
                              </w:rPr>
                              <w:t>criteria</w:t>
                            </w:r>
                            <w:r>
                              <w:rPr>
                                <w:color w:val="333333"/>
                                <w:spacing w:val="-1"/>
                              </w:rPr>
                              <w:t xml:space="preserve"> </w:t>
                            </w:r>
                            <w:r>
                              <w:rPr>
                                <w:color w:val="333333"/>
                              </w:rPr>
                              <w:t>that</w:t>
                            </w:r>
                            <w:r>
                              <w:rPr>
                                <w:color w:val="333333"/>
                                <w:spacing w:val="-2"/>
                              </w:rPr>
                              <w:t xml:space="preserve"> </w:t>
                            </w:r>
                            <w:r>
                              <w:rPr>
                                <w:color w:val="333333"/>
                              </w:rPr>
                              <w:t>will</w:t>
                            </w:r>
                            <w:r>
                              <w:rPr>
                                <w:color w:val="333333"/>
                                <w:spacing w:val="-2"/>
                              </w:rPr>
                              <w:t xml:space="preserve"> </w:t>
                            </w:r>
                            <w:r>
                              <w:rPr>
                                <w:color w:val="333333"/>
                              </w:rPr>
                              <w:t>be</w:t>
                            </w:r>
                            <w:r>
                              <w:rPr>
                                <w:color w:val="333333"/>
                                <w:spacing w:val="-1"/>
                              </w:rPr>
                              <w:t xml:space="preserve"> </w:t>
                            </w:r>
                            <w:r>
                              <w:rPr>
                                <w:color w:val="333333"/>
                              </w:rPr>
                              <w:t>used</w:t>
                            </w:r>
                            <w:r>
                              <w:rPr>
                                <w:color w:val="333333"/>
                                <w:spacing w:val="-2"/>
                              </w:rPr>
                              <w:t xml:space="preserve"> </w:t>
                            </w:r>
                            <w:r>
                              <w:rPr>
                                <w:color w:val="333333"/>
                              </w:rPr>
                              <w:t>to</w:t>
                            </w:r>
                            <w:r>
                              <w:rPr>
                                <w:color w:val="333333"/>
                                <w:spacing w:val="-2"/>
                              </w:rPr>
                              <w:t xml:space="preserve"> </w:t>
                            </w:r>
                            <w:r>
                              <w:rPr>
                                <w:color w:val="333333"/>
                              </w:rPr>
                              <w:t>withdraw</w:t>
                            </w:r>
                            <w:r>
                              <w:rPr>
                                <w:color w:val="333333"/>
                                <w:spacing w:val="-2"/>
                              </w:rPr>
                              <w:t xml:space="preserve"> </w:t>
                            </w:r>
                            <w:r>
                              <w:rPr>
                                <w:color w:val="333333"/>
                              </w:rPr>
                              <w:t>an</w:t>
                            </w:r>
                            <w:r>
                              <w:rPr>
                                <w:color w:val="333333"/>
                                <w:spacing w:val="-1"/>
                              </w:rPr>
                              <w:t xml:space="preserve"> </w:t>
                            </w:r>
                            <w:r>
                              <w:rPr>
                                <w:color w:val="333333"/>
                              </w:rPr>
                              <w:t>INDIVIDUAL</w:t>
                            </w:r>
                            <w:r>
                              <w:rPr>
                                <w:color w:val="333333"/>
                                <w:spacing w:val="-2"/>
                              </w:rPr>
                              <w:t xml:space="preserve"> </w:t>
                            </w:r>
                            <w:r>
                              <w:rPr>
                                <w:color w:val="333333"/>
                              </w:rPr>
                              <w:t>SUBJECT</w:t>
                            </w:r>
                            <w:r>
                              <w:rPr>
                                <w:color w:val="333333"/>
                                <w:spacing w:val="-2"/>
                              </w:rPr>
                              <w:t xml:space="preserve"> </w:t>
                            </w:r>
                            <w:r>
                              <w:rPr>
                                <w:color w:val="333333"/>
                              </w:rPr>
                              <w:t>from this</w:t>
                            </w:r>
                            <w:r>
                              <w:rPr>
                                <w:color w:val="333333"/>
                                <w:spacing w:val="-1"/>
                              </w:rPr>
                              <w:t xml:space="preserve"> </w:t>
                            </w:r>
                            <w:r>
                              <w:rPr>
                                <w:color w:val="333333"/>
                              </w:rPr>
                              <w:t>study</w:t>
                            </w:r>
                            <w:r>
                              <w:rPr>
                                <w:color w:val="333333"/>
                                <w:spacing w:val="-1"/>
                              </w:rPr>
                              <w:t xml:space="preserve"> </w:t>
                            </w:r>
                            <w:r>
                              <w:rPr>
                                <w:color w:val="333333"/>
                              </w:rPr>
                              <w:t xml:space="preserve">or </w:t>
                            </w:r>
                            <w:r>
                              <w:rPr>
                                <w:color w:val="333333"/>
                                <w:spacing w:val="-4"/>
                              </w:rPr>
                              <w:t>halt</w:t>
                            </w:r>
                          </w:p>
                          <w:p w14:paraId="5908B49F" w14:textId="77777777" w:rsidR="00814875" w:rsidRDefault="00EA5180">
                            <w:pPr>
                              <w:pStyle w:val="BodyText"/>
                              <w:spacing w:before="2" w:line="230" w:lineRule="auto"/>
                              <w:rPr>
                                <w:color w:val="000000"/>
                              </w:rPr>
                            </w:pPr>
                            <w:r>
                              <w:rPr>
                                <w:color w:val="333333"/>
                              </w:rPr>
                              <w:t>the</w:t>
                            </w:r>
                            <w:r>
                              <w:rPr>
                                <w:color w:val="333333"/>
                                <w:spacing w:val="-3"/>
                              </w:rPr>
                              <w:t xml:space="preserve"> </w:t>
                            </w:r>
                            <w:r>
                              <w:rPr>
                                <w:color w:val="333333"/>
                              </w:rPr>
                              <w:t>research</w:t>
                            </w:r>
                            <w:r>
                              <w:rPr>
                                <w:color w:val="333333"/>
                                <w:spacing w:val="-3"/>
                              </w:rPr>
                              <w:t xml:space="preserve"> </w:t>
                            </w:r>
                            <w:r>
                              <w:rPr>
                                <w:color w:val="333333"/>
                              </w:rPr>
                              <w:t>intervention</w:t>
                            </w:r>
                            <w:r>
                              <w:rPr>
                                <w:color w:val="333333"/>
                                <w:spacing w:val="-3"/>
                              </w:rPr>
                              <w:t xml:space="preserve"> </w:t>
                            </w:r>
                            <w:r>
                              <w:rPr>
                                <w:color w:val="333333"/>
                              </w:rPr>
                              <w:t>(e.g.,</w:t>
                            </w:r>
                            <w:r>
                              <w:rPr>
                                <w:color w:val="333333"/>
                                <w:spacing w:val="-3"/>
                              </w:rPr>
                              <w:t xml:space="preserve"> </w:t>
                            </w:r>
                            <w:r>
                              <w:rPr>
                                <w:color w:val="333333"/>
                              </w:rPr>
                              <w:t>abnormal</w:t>
                            </w:r>
                            <w:r>
                              <w:rPr>
                                <w:color w:val="333333"/>
                                <w:spacing w:val="-3"/>
                              </w:rPr>
                              <w:t xml:space="preserve"> </w:t>
                            </w:r>
                            <w:r>
                              <w:rPr>
                                <w:color w:val="333333"/>
                              </w:rPr>
                              <w:t>lab</w:t>
                            </w:r>
                            <w:r>
                              <w:rPr>
                                <w:color w:val="333333"/>
                                <w:spacing w:val="-3"/>
                              </w:rPr>
                              <w:t xml:space="preserve"> </w:t>
                            </w:r>
                            <w:r>
                              <w:rPr>
                                <w:color w:val="333333"/>
                              </w:rPr>
                              <w:t>tests,</w:t>
                            </w:r>
                            <w:r>
                              <w:rPr>
                                <w:color w:val="333333"/>
                                <w:spacing w:val="-3"/>
                              </w:rPr>
                              <w:t xml:space="preserve"> </w:t>
                            </w:r>
                            <w:r>
                              <w:rPr>
                                <w:color w:val="333333"/>
                              </w:rPr>
                              <w:t>allergic</w:t>
                            </w:r>
                            <w:r>
                              <w:rPr>
                                <w:color w:val="333333"/>
                                <w:spacing w:val="-3"/>
                              </w:rPr>
                              <w:t xml:space="preserve"> </w:t>
                            </w:r>
                            <w:r>
                              <w:rPr>
                                <w:color w:val="333333"/>
                              </w:rPr>
                              <w:t>reactions,</w:t>
                            </w:r>
                            <w:r>
                              <w:rPr>
                                <w:color w:val="333333"/>
                                <w:spacing w:val="-3"/>
                              </w:rPr>
                              <w:t xml:space="preserve"> </w:t>
                            </w:r>
                            <w:r>
                              <w:rPr>
                                <w:color w:val="333333"/>
                              </w:rPr>
                              <w:t>failure</w:t>
                            </w:r>
                            <w:r>
                              <w:rPr>
                                <w:color w:val="333333"/>
                                <w:spacing w:val="-3"/>
                              </w:rPr>
                              <w:t xml:space="preserve"> </w:t>
                            </w:r>
                            <w:r>
                              <w:rPr>
                                <w:color w:val="333333"/>
                              </w:rPr>
                              <w:t>or</w:t>
                            </w:r>
                            <w:r>
                              <w:rPr>
                                <w:color w:val="333333"/>
                                <w:spacing w:val="-3"/>
                              </w:rPr>
                              <w:t xml:space="preserve"> </w:t>
                            </w:r>
                            <w:r>
                              <w:rPr>
                                <w:color w:val="333333"/>
                              </w:rPr>
                              <w:t>inability</w:t>
                            </w:r>
                            <w:r>
                              <w:rPr>
                                <w:color w:val="333333"/>
                                <w:spacing w:val="-3"/>
                              </w:rPr>
                              <w:t xml:space="preserve"> </w:t>
                            </w:r>
                            <w:r>
                              <w:rPr>
                                <w:color w:val="333333"/>
                              </w:rPr>
                              <w:t>to</w:t>
                            </w:r>
                            <w:r>
                              <w:rPr>
                                <w:color w:val="333333"/>
                                <w:spacing w:val="-3"/>
                              </w:rPr>
                              <w:t xml:space="preserve"> </w:t>
                            </w:r>
                            <w:r>
                              <w:rPr>
                                <w:color w:val="333333"/>
                              </w:rPr>
                              <w:t>comply</w:t>
                            </w:r>
                            <w:r>
                              <w:rPr>
                                <w:color w:val="333333"/>
                                <w:spacing w:val="-3"/>
                              </w:rPr>
                              <w:t xml:space="preserve"> </w:t>
                            </w:r>
                            <w:r>
                              <w:rPr>
                                <w:color w:val="333333"/>
                              </w:rPr>
                              <w:t>with study procedures, etc.)?</w:t>
                            </w:r>
                          </w:p>
                        </w:txbxContent>
                      </wps:txbx>
                      <wps:bodyPr wrap="square" lIns="0" tIns="0" rIns="0" bIns="0" rtlCol="0">
                        <a:noAutofit/>
                      </wps:bodyPr>
                    </wps:wsp>
                  </a:graphicData>
                </a:graphic>
              </wp:anchor>
            </w:drawing>
          </mc:Choice>
          <mc:Fallback>
            <w:pict>
              <v:shape w14:anchorId="6F5AA359" id="Textbox 176" o:spid="_x0000_s1081" type="#_x0000_t202" style="position:absolute;left:0;text-align:left;margin-left:85pt;margin-top:1.4pt;width:455pt;height:33pt;z-index:1575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" fillcolor="#dfebf4" stroked="f">
                <v:textbox inset="0,0,0,0">
                  <w:txbxContent>
                    <w:p w14:paraId="2B578EA9" w14:textId="77777777" w:rsidR="00814875" w:rsidRDefault="00EA5180">
                      <w:pPr>
                        <w:pStyle w:val="BodyText"/>
                        <w:spacing w:line="197" w:lineRule="exact"/>
                        <w:rPr>
                          <w:color w:val="000000"/>
                        </w:rPr>
                      </w:pPr>
                      <w:r>
                        <w:rPr>
                          <w:color w:val="333333"/>
                        </w:rPr>
                        <w:t>What</w:t>
                      </w:r>
                      <w:r>
                        <w:rPr>
                          <w:color w:val="333333"/>
                          <w:spacing w:val="-2"/>
                        </w:rPr>
                        <w:t xml:space="preserve"> </w:t>
                      </w:r>
                      <w:r>
                        <w:rPr>
                          <w:color w:val="333333"/>
                        </w:rPr>
                        <w:t>are</w:t>
                      </w:r>
                      <w:r>
                        <w:rPr>
                          <w:color w:val="333333"/>
                          <w:spacing w:val="-2"/>
                        </w:rPr>
                        <w:t xml:space="preserve"> </w:t>
                      </w:r>
                      <w:r>
                        <w:rPr>
                          <w:color w:val="333333"/>
                        </w:rPr>
                        <w:t>the</w:t>
                      </w:r>
                      <w:r>
                        <w:rPr>
                          <w:color w:val="333333"/>
                          <w:spacing w:val="-2"/>
                        </w:rPr>
                        <w:t xml:space="preserve"> </w:t>
                      </w:r>
                      <w:r>
                        <w:rPr>
                          <w:color w:val="333333"/>
                        </w:rPr>
                        <w:t>criteria</w:t>
                      </w:r>
                      <w:r>
                        <w:rPr>
                          <w:color w:val="333333"/>
                          <w:spacing w:val="-1"/>
                        </w:rPr>
                        <w:t xml:space="preserve"> </w:t>
                      </w:r>
                      <w:r>
                        <w:rPr>
                          <w:color w:val="333333"/>
                        </w:rPr>
                        <w:t>that</w:t>
                      </w:r>
                      <w:r>
                        <w:rPr>
                          <w:color w:val="333333"/>
                          <w:spacing w:val="-2"/>
                        </w:rPr>
                        <w:t xml:space="preserve"> </w:t>
                      </w:r>
                      <w:r>
                        <w:rPr>
                          <w:color w:val="333333"/>
                        </w:rPr>
                        <w:t>will</w:t>
                      </w:r>
                      <w:r>
                        <w:rPr>
                          <w:color w:val="333333"/>
                          <w:spacing w:val="-2"/>
                        </w:rPr>
                        <w:t xml:space="preserve"> </w:t>
                      </w:r>
                      <w:r>
                        <w:rPr>
                          <w:color w:val="333333"/>
                        </w:rPr>
                        <w:t>be</w:t>
                      </w:r>
                      <w:r>
                        <w:rPr>
                          <w:color w:val="333333"/>
                          <w:spacing w:val="-1"/>
                        </w:rPr>
                        <w:t xml:space="preserve"> </w:t>
                      </w:r>
                      <w:r>
                        <w:rPr>
                          <w:color w:val="333333"/>
                        </w:rPr>
                        <w:t>used</w:t>
                      </w:r>
                      <w:r>
                        <w:rPr>
                          <w:color w:val="333333"/>
                          <w:spacing w:val="-2"/>
                        </w:rPr>
                        <w:t xml:space="preserve"> </w:t>
                      </w:r>
                      <w:r>
                        <w:rPr>
                          <w:color w:val="333333"/>
                        </w:rPr>
                        <w:t>to</w:t>
                      </w:r>
                      <w:r>
                        <w:rPr>
                          <w:color w:val="333333"/>
                          <w:spacing w:val="-2"/>
                        </w:rPr>
                        <w:t xml:space="preserve"> </w:t>
                      </w:r>
                      <w:r>
                        <w:rPr>
                          <w:color w:val="333333"/>
                        </w:rPr>
                        <w:t>withdraw</w:t>
                      </w:r>
                      <w:r>
                        <w:rPr>
                          <w:color w:val="333333"/>
                          <w:spacing w:val="-2"/>
                        </w:rPr>
                        <w:t xml:space="preserve"> </w:t>
                      </w:r>
                      <w:r>
                        <w:rPr>
                          <w:color w:val="333333"/>
                        </w:rPr>
                        <w:t>an</w:t>
                      </w:r>
                      <w:r>
                        <w:rPr>
                          <w:color w:val="333333"/>
                          <w:spacing w:val="-1"/>
                        </w:rPr>
                        <w:t xml:space="preserve"> </w:t>
                      </w:r>
                      <w:r>
                        <w:rPr>
                          <w:color w:val="333333"/>
                        </w:rPr>
                        <w:t>INDIVIDUAL</w:t>
                      </w:r>
                      <w:r>
                        <w:rPr>
                          <w:color w:val="333333"/>
                          <w:spacing w:val="-2"/>
                        </w:rPr>
                        <w:t xml:space="preserve"> </w:t>
                      </w:r>
                      <w:r>
                        <w:rPr>
                          <w:color w:val="333333"/>
                        </w:rPr>
                        <w:t>SUBJECT</w:t>
                      </w:r>
                      <w:r>
                        <w:rPr>
                          <w:color w:val="333333"/>
                          <w:spacing w:val="-2"/>
                        </w:rPr>
                        <w:t xml:space="preserve"> </w:t>
                      </w:r>
                      <w:r>
                        <w:rPr>
                          <w:color w:val="333333"/>
                        </w:rPr>
                        <w:t>from this</w:t>
                      </w:r>
                      <w:r>
                        <w:rPr>
                          <w:color w:val="333333"/>
                          <w:spacing w:val="-1"/>
                        </w:rPr>
                        <w:t xml:space="preserve"> </w:t>
                      </w:r>
                      <w:r>
                        <w:rPr>
                          <w:color w:val="333333"/>
                        </w:rPr>
                        <w:t>study</w:t>
                      </w:r>
                      <w:r>
                        <w:rPr>
                          <w:color w:val="333333"/>
                          <w:spacing w:val="-1"/>
                        </w:rPr>
                        <w:t xml:space="preserve"> </w:t>
                      </w:r>
                      <w:r>
                        <w:rPr>
                          <w:color w:val="333333"/>
                        </w:rPr>
                        <w:t xml:space="preserve">or </w:t>
                      </w:r>
                      <w:r>
                        <w:rPr>
                          <w:color w:val="333333"/>
                          <w:spacing w:val="-4"/>
                        </w:rPr>
                        <w:t>halt</w:t>
                      </w:r>
                    </w:p>
                    <w:p w14:paraId="5908B49F" w14:textId="77777777" w:rsidR="00814875" w:rsidRDefault="00EA5180">
                      <w:pPr>
                        <w:pStyle w:val="BodyText"/>
                        <w:spacing w:before="2" w:line="230" w:lineRule="auto"/>
                        <w:rPr>
                          <w:color w:val="000000"/>
                        </w:rPr>
                      </w:pPr>
                      <w:r>
                        <w:rPr>
                          <w:color w:val="333333"/>
                        </w:rPr>
                        <w:t>the</w:t>
                      </w:r>
                      <w:r>
                        <w:rPr>
                          <w:color w:val="333333"/>
                          <w:spacing w:val="-3"/>
                        </w:rPr>
                        <w:t xml:space="preserve"> </w:t>
                      </w:r>
                      <w:r>
                        <w:rPr>
                          <w:color w:val="333333"/>
                        </w:rPr>
                        <w:t>research</w:t>
                      </w:r>
                      <w:r>
                        <w:rPr>
                          <w:color w:val="333333"/>
                          <w:spacing w:val="-3"/>
                        </w:rPr>
                        <w:t xml:space="preserve"> </w:t>
                      </w:r>
                      <w:r>
                        <w:rPr>
                          <w:color w:val="333333"/>
                        </w:rPr>
                        <w:t>intervention</w:t>
                      </w:r>
                      <w:r>
                        <w:rPr>
                          <w:color w:val="333333"/>
                          <w:spacing w:val="-3"/>
                        </w:rPr>
                        <w:t xml:space="preserve"> </w:t>
                      </w:r>
                      <w:r>
                        <w:rPr>
                          <w:color w:val="333333"/>
                        </w:rPr>
                        <w:t>(e.g.,</w:t>
                      </w:r>
                      <w:r>
                        <w:rPr>
                          <w:color w:val="333333"/>
                          <w:spacing w:val="-3"/>
                        </w:rPr>
                        <w:t xml:space="preserve"> </w:t>
                      </w:r>
                      <w:r>
                        <w:rPr>
                          <w:color w:val="333333"/>
                        </w:rPr>
                        <w:t>abnormal</w:t>
                      </w:r>
                      <w:r>
                        <w:rPr>
                          <w:color w:val="333333"/>
                          <w:spacing w:val="-3"/>
                        </w:rPr>
                        <w:t xml:space="preserve"> </w:t>
                      </w:r>
                      <w:r>
                        <w:rPr>
                          <w:color w:val="333333"/>
                        </w:rPr>
                        <w:t>lab</w:t>
                      </w:r>
                      <w:r>
                        <w:rPr>
                          <w:color w:val="333333"/>
                          <w:spacing w:val="-3"/>
                        </w:rPr>
                        <w:t xml:space="preserve"> </w:t>
                      </w:r>
                      <w:r>
                        <w:rPr>
                          <w:color w:val="333333"/>
                        </w:rPr>
                        <w:t>tests,</w:t>
                      </w:r>
                      <w:r>
                        <w:rPr>
                          <w:color w:val="333333"/>
                          <w:spacing w:val="-3"/>
                        </w:rPr>
                        <w:t xml:space="preserve"> </w:t>
                      </w:r>
                      <w:r>
                        <w:rPr>
                          <w:color w:val="333333"/>
                        </w:rPr>
                        <w:t>allergic</w:t>
                      </w:r>
                      <w:r>
                        <w:rPr>
                          <w:color w:val="333333"/>
                          <w:spacing w:val="-3"/>
                        </w:rPr>
                        <w:t xml:space="preserve"> </w:t>
                      </w:r>
                      <w:r>
                        <w:rPr>
                          <w:color w:val="333333"/>
                        </w:rPr>
                        <w:t>reactions,</w:t>
                      </w:r>
                      <w:r>
                        <w:rPr>
                          <w:color w:val="333333"/>
                          <w:spacing w:val="-3"/>
                        </w:rPr>
                        <w:t xml:space="preserve"> </w:t>
                      </w:r>
                      <w:r>
                        <w:rPr>
                          <w:color w:val="333333"/>
                        </w:rPr>
                        <w:t>failure</w:t>
                      </w:r>
                      <w:r>
                        <w:rPr>
                          <w:color w:val="333333"/>
                          <w:spacing w:val="-3"/>
                        </w:rPr>
                        <w:t xml:space="preserve"> </w:t>
                      </w:r>
                      <w:r>
                        <w:rPr>
                          <w:color w:val="333333"/>
                        </w:rPr>
                        <w:t>or</w:t>
                      </w:r>
                      <w:r>
                        <w:rPr>
                          <w:color w:val="333333"/>
                          <w:spacing w:val="-3"/>
                        </w:rPr>
                        <w:t xml:space="preserve"> </w:t>
                      </w:r>
                      <w:r>
                        <w:rPr>
                          <w:color w:val="333333"/>
                        </w:rPr>
                        <w:t>inability</w:t>
                      </w:r>
                      <w:r>
                        <w:rPr>
                          <w:color w:val="333333"/>
                          <w:spacing w:val="-3"/>
                        </w:rPr>
                        <w:t xml:space="preserve"> </w:t>
                      </w:r>
                      <w:r>
                        <w:rPr>
                          <w:color w:val="333333"/>
                        </w:rPr>
                        <w:t>to</w:t>
                      </w:r>
                      <w:r>
                        <w:rPr>
                          <w:color w:val="333333"/>
                          <w:spacing w:val="-3"/>
                        </w:rPr>
                        <w:t xml:space="preserve"> </w:t>
                      </w:r>
                      <w:r>
                        <w:rPr>
                          <w:color w:val="333333"/>
                        </w:rPr>
                        <w:t>comply</w:t>
                      </w:r>
                      <w:r>
                        <w:rPr>
                          <w:color w:val="333333"/>
                          <w:spacing w:val="-3"/>
                        </w:rPr>
                        <w:t xml:space="preserve"> </w:t>
                      </w:r>
                      <w:r>
                        <w:rPr>
                          <w:color w:val="333333"/>
                        </w:rPr>
                        <w:t>with study procedures, etc.)?</w:t>
                      </w:r>
                    </w:p>
                  </w:txbxContent>
                </v:textbox>
                <w10:wrap anchorx="page"/>
              </v:shape>
            </w:pict>
          </mc:Fallback>
        </mc:AlternateContent>
      </w:r>
    </w:p>
    <w:p w14:paraId="1E713795" w14:textId="77777777" w:rsidR="00814875" w:rsidRDefault="00814875">
      <w:pPr>
        <w:pStyle w:val="ListParagraph"/>
        <w:rPr>
          <w:sz w:val="20"/>
        </w:rPr>
        <w:sectPr w:rsidR="00814875">
          <w:pgSz w:w="12240" w:h="15840"/>
          <w:pgMar w:top="580" w:right="720" w:bottom="460" w:left="720" w:header="170" w:footer="270" w:gutter="0"/>
          <w:cols w:space="720"/>
        </w:sectPr>
      </w:pPr>
    </w:p>
    <w:p w14:paraId="786E1004" w14:textId="77777777" w:rsidR="00814875" w:rsidRDefault="00EA5180">
      <w:pPr>
        <w:spacing w:before="80"/>
        <w:ind w:left="680"/>
        <w:rPr>
          <w:rFonts w:ascii="Times New Roman"/>
          <w:sz w:val="24"/>
        </w:rPr>
      </w:pPr>
      <w:r>
        <w:rPr>
          <w:rFonts w:ascii="Times New Roman"/>
          <w:noProof/>
          <w:sz w:val="24"/>
        </w:rPr>
        <w:lastRenderedPageBreak/>
        <mc:AlternateContent>
          <mc:Choice Requires="wpg">
            <w:drawing>
              <wp:anchor distT="0" distB="0" distL="0" distR="0" simplePos="0" relativeHeight="486643712" behindDoc="1" locked="0" layoutInCell="1" allowOverlap="1" wp14:anchorId="51735877" wp14:editId="5115AB58">
                <wp:simplePos x="0" y="0"/>
                <wp:positionH relativeFrom="page">
                  <wp:posOffset>527050</wp:posOffset>
                </wp:positionH>
                <wp:positionV relativeFrom="page">
                  <wp:posOffset>457200</wp:posOffset>
                </wp:positionV>
                <wp:extent cx="6705600" cy="905510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055100"/>
                          <a:chOff x="0" y="0"/>
                          <a:chExt cx="6705600" cy="9055100"/>
                        </a:xfrm>
                      </wpg:grpSpPr>
                      <wps:wsp>
                        <wps:cNvPr id="178" name="Graphic 178"/>
                        <wps:cNvSpPr/>
                        <wps:spPr>
                          <a:xfrm>
                            <a:off x="6350" y="15811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79" name="Graphic 179"/>
                        <wps:cNvSpPr/>
                        <wps:spPr>
                          <a:xfrm>
                            <a:off x="0" y="0"/>
                            <a:ext cx="6705600" cy="1587500"/>
                          </a:xfrm>
                          <a:custGeom>
                            <a:avLst/>
                            <a:gdLst/>
                            <a:ahLst/>
                            <a:cxnLst/>
                            <a:rect l="l" t="t" r="r" b="b"/>
                            <a:pathLst>
                              <a:path w="6705600" h="1587500">
                                <a:moveTo>
                                  <a:pt x="12700" y="0"/>
                                </a:moveTo>
                                <a:lnTo>
                                  <a:pt x="0" y="0"/>
                                </a:lnTo>
                                <a:lnTo>
                                  <a:pt x="0" y="1587500"/>
                                </a:lnTo>
                                <a:lnTo>
                                  <a:pt x="12700" y="1587500"/>
                                </a:lnTo>
                                <a:lnTo>
                                  <a:pt x="12700" y="0"/>
                                </a:lnTo>
                                <a:close/>
                              </a:path>
                              <a:path w="6705600" h="1587500">
                                <a:moveTo>
                                  <a:pt x="6705600" y="0"/>
                                </a:moveTo>
                                <a:lnTo>
                                  <a:pt x="6692900" y="0"/>
                                </a:lnTo>
                                <a:lnTo>
                                  <a:pt x="6692900" y="1587500"/>
                                </a:lnTo>
                                <a:lnTo>
                                  <a:pt x="6705600" y="1587500"/>
                                </a:lnTo>
                                <a:lnTo>
                                  <a:pt x="6705600" y="0"/>
                                </a:lnTo>
                                <a:close/>
                              </a:path>
                            </a:pathLst>
                          </a:custGeom>
                          <a:solidFill>
                            <a:srgbClr val="CCCCCC"/>
                          </a:solidFill>
                        </wps:spPr>
                        <wps:bodyPr wrap="square" lIns="0" tIns="0" rIns="0" bIns="0" rtlCol="0">
                          <a:prstTxWarp prst="textNoShape">
                            <a:avLst/>
                          </a:prstTxWarp>
                          <a:noAutofit/>
                        </wps:bodyPr>
                      </wps:wsp>
                      <wps:wsp>
                        <wps:cNvPr id="180" name="Graphic 180"/>
                        <wps:cNvSpPr/>
                        <wps:spPr>
                          <a:xfrm>
                            <a:off x="6350" y="1593849"/>
                            <a:ext cx="6692900" cy="3467100"/>
                          </a:xfrm>
                          <a:custGeom>
                            <a:avLst/>
                            <a:gdLst/>
                            <a:ahLst/>
                            <a:cxnLst/>
                            <a:rect l="l" t="t" r="r" b="b"/>
                            <a:pathLst>
                              <a:path w="6692900" h="3467100">
                                <a:moveTo>
                                  <a:pt x="6692900" y="3454400"/>
                                </a:moveTo>
                                <a:lnTo>
                                  <a:pt x="0" y="3454400"/>
                                </a:lnTo>
                                <a:lnTo>
                                  <a:pt x="0" y="3467100"/>
                                </a:lnTo>
                                <a:lnTo>
                                  <a:pt x="6692900" y="3467100"/>
                                </a:lnTo>
                                <a:lnTo>
                                  <a:pt x="6692900" y="3454400"/>
                                </a:lnTo>
                                <a:close/>
                              </a:path>
                              <a:path w="6692900" h="3467100">
                                <a:moveTo>
                                  <a:pt x="6692900" y="0"/>
                                </a:moveTo>
                                <a:lnTo>
                                  <a:pt x="0" y="0"/>
                                </a:lnTo>
                                <a:lnTo>
                                  <a:pt x="0" y="12700"/>
                                </a:lnTo>
                                <a:lnTo>
                                  <a:pt x="6692900" y="12700"/>
                                </a:lnTo>
                                <a:lnTo>
                                  <a:pt x="6692900" y="0"/>
                                </a:lnTo>
                                <a:close/>
                              </a:path>
                            </a:pathLst>
                          </a:custGeom>
                          <a:solidFill>
                            <a:srgbClr val="CCCCCC"/>
                          </a:solidFill>
                        </wps:spPr>
                        <wps:bodyPr wrap="square" lIns="0" tIns="0" rIns="0" bIns="0" rtlCol="0">
                          <a:prstTxWarp prst="textNoShape">
                            <a:avLst/>
                          </a:prstTxWarp>
                          <a:noAutofit/>
                        </wps:bodyPr>
                      </wps:wsp>
                      <wps:wsp>
                        <wps:cNvPr id="181" name="Graphic 181"/>
                        <wps:cNvSpPr/>
                        <wps:spPr>
                          <a:xfrm>
                            <a:off x="6350" y="1600200"/>
                            <a:ext cx="6692900" cy="3454400"/>
                          </a:xfrm>
                          <a:custGeom>
                            <a:avLst/>
                            <a:gdLst/>
                            <a:ahLst/>
                            <a:cxnLst/>
                            <a:rect l="l" t="t" r="r" b="b"/>
                            <a:pathLst>
                              <a:path w="6692900" h="3454400">
                                <a:moveTo>
                                  <a:pt x="0" y="0"/>
                                </a:moveTo>
                                <a:lnTo>
                                  <a:pt x="0" y="3454400"/>
                                </a:lnTo>
                              </a:path>
                              <a:path w="6692900" h="3454400">
                                <a:moveTo>
                                  <a:pt x="6692900" y="0"/>
                                </a:moveTo>
                                <a:lnTo>
                                  <a:pt x="6692900" y="3454400"/>
                                </a:lnTo>
                              </a:path>
                            </a:pathLst>
                          </a:custGeom>
                          <a:ln w="12700">
                            <a:solidFill>
                              <a:srgbClr val="CCCCCC"/>
                            </a:solidFill>
                            <a:prstDash val="solid"/>
                          </a:ln>
                        </wps:spPr>
                        <wps:bodyPr wrap="square" lIns="0" tIns="0" rIns="0" bIns="0" rtlCol="0">
                          <a:prstTxWarp prst="textNoShape">
                            <a:avLst/>
                          </a:prstTxWarp>
                          <a:noAutofit/>
                        </wps:bodyPr>
                      </wps:wsp>
                      <wps:wsp>
                        <wps:cNvPr id="182" name="Graphic 182"/>
                        <wps:cNvSpPr/>
                        <wps:spPr>
                          <a:xfrm>
                            <a:off x="6350" y="50609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83" name="Graphic 183"/>
                        <wps:cNvSpPr/>
                        <wps:spPr>
                          <a:xfrm>
                            <a:off x="6350" y="5067300"/>
                            <a:ext cx="6692900" cy="3987800"/>
                          </a:xfrm>
                          <a:custGeom>
                            <a:avLst/>
                            <a:gdLst/>
                            <a:ahLst/>
                            <a:cxnLst/>
                            <a:rect l="l" t="t" r="r" b="b"/>
                            <a:pathLst>
                              <a:path w="6692900" h="3987800">
                                <a:moveTo>
                                  <a:pt x="0" y="0"/>
                                </a:moveTo>
                                <a:lnTo>
                                  <a:pt x="0" y="3987800"/>
                                </a:lnTo>
                              </a:path>
                              <a:path w="6692900" h="3987800">
                                <a:moveTo>
                                  <a:pt x="6692900" y="0"/>
                                </a:moveTo>
                                <a:lnTo>
                                  <a:pt x="6692900" y="39878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7656AEB5" id="Group 177" o:spid="_x0000_s1026" style="position:absolute;margin-left:41.5pt;margin-top:36pt;width:528pt;height:713pt;z-index:-16672768;mso-wrap-distance-left:0;mso-wrap-distance-right:0;mso-position-horizontal-relative:page;mso-position-vertical-relative:page" coordsize="67056,90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">
                <v:shape id="Graphic 178" o:spid="_x0000_s1027" style="position:absolute;left:63;top:15811;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" path="m,12700r6692900,l6692900,,,,,12700xe" fillcolor="#ccc" stroked="f">
                  <v:path arrowok="t"/>
                </v:shape>
                <v:shape id="Graphic 179" o:spid="_x0000_s1028" style="position:absolute;width:67056;height:15875;visibility:visible;mso-wrap-style:square;v-text-anchor:top" coordsize="6705600,15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" path="m12700,l,,,1587500r12700,l12700,xem6705600,r-12700,l6692900,1587500r12700,l6705600,xe" fillcolor="#ccc" stroked="f">
                  <v:path arrowok="t"/>
                </v:shape>
                <v:shape id="Graphic 180" o:spid="_x0000_s1029" style="position:absolute;left:63;top:15938;width:66929;height:34671;visibility:visible;mso-wrap-style:square;v-text-anchor:top" coordsize="6692900,346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" path="m6692900,3454400l,3454400r,12700l6692900,3467100r,-12700xem6692900,l,,,12700r6692900,l6692900,xe" fillcolor="#ccc" stroked="f">
                  <v:path arrowok="t"/>
                </v:shape>
                <v:shape id="Graphic 181" o:spid="_x0000_s1030" style="position:absolute;left:63;top:16002;width:66929;height:34544;visibility:visible;mso-wrap-style:square;v-text-anchor:top" coordsize="6692900,345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" path="m,l,3454400em6692900,r,3454400e" filled="f" strokecolor="#ccc" strokeweight="1pt">
                  <v:path arrowok="t"/>
                </v:shape>
                <v:shape id="Graphic 182" o:spid="_x0000_s1031" style="position:absolute;left:63;top:50609;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" path="m,12700r6692900,l6692900,,,,,12700xe" fillcolor="#ccc" stroked="f">
                  <v:path arrowok="t"/>
                </v:shape>
                <v:shape id="Graphic 183" o:spid="_x0000_s1032" style="position:absolute;left:63;top:50673;width:66929;height:39878;visibility:visible;mso-wrap-style:square;v-text-anchor:top" coordsize="6692900,398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" path="m,l,3987800em6692900,r,3987800e" filled="f" strokecolor="#ccc" strokeweight="1pt">
                  <v:path arrowok="t"/>
                </v:shape>
                <w10:wrap anchorx="page" anchory="page"/>
              </v:group>
            </w:pict>
          </mc:Fallback>
        </mc:AlternateContent>
      </w:r>
      <w:r>
        <w:rPr>
          <w:rFonts w:ascii="Times New Roman"/>
          <w:color w:val="333333"/>
          <w:spacing w:val="-5"/>
          <w:sz w:val="24"/>
        </w:rPr>
        <w:t>N/A</w:t>
      </w:r>
    </w:p>
    <w:p w14:paraId="31694ED5" w14:textId="77777777" w:rsidR="00814875" w:rsidRDefault="00814875">
      <w:pPr>
        <w:pStyle w:val="BodyText"/>
        <w:spacing w:before="190"/>
        <w:rPr>
          <w:rFonts w:ascii="Times New Roman"/>
        </w:rPr>
      </w:pPr>
    </w:p>
    <w:p w14:paraId="30021214"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61920" behindDoc="0" locked="0" layoutInCell="1" allowOverlap="1" wp14:anchorId="475B1ED8" wp14:editId="0DBB1013">
                <wp:simplePos x="0" y="0"/>
                <wp:positionH relativeFrom="page">
                  <wp:posOffset>1079500</wp:posOffset>
                </wp:positionH>
                <wp:positionV relativeFrom="paragraph">
                  <wp:posOffset>17722</wp:posOffset>
                </wp:positionV>
                <wp:extent cx="5778500" cy="27940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0BFA7A4F" w14:textId="77777777" w:rsidR="00814875" w:rsidRDefault="00EA5180">
                            <w:pPr>
                              <w:pStyle w:val="BodyText"/>
                              <w:spacing w:line="197" w:lineRule="exact"/>
                              <w:rPr>
                                <w:color w:val="000000"/>
                              </w:rPr>
                            </w:pPr>
                            <w:r>
                              <w:rPr>
                                <w:color w:val="333333"/>
                              </w:rPr>
                              <w:t>Are</w:t>
                            </w:r>
                            <w:r>
                              <w:rPr>
                                <w:color w:val="333333"/>
                                <w:spacing w:val="-5"/>
                              </w:rPr>
                              <w:t xml:space="preserve"> </w:t>
                            </w:r>
                            <w:r>
                              <w:rPr>
                                <w:color w:val="333333"/>
                              </w:rPr>
                              <w:t>there</w:t>
                            </w:r>
                            <w:r>
                              <w:rPr>
                                <w:color w:val="333333"/>
                                <w:spacing w:val="-3"/>
                              </w:rPr>
                              <w:t xml:space="preserve"> </w:t>
                            </w:r>
                            <w:r>
                              <w:rPr>
                                <w:color w:val="333333"/>
                              </w:rPr>
                              <w:t>criteria</w:t>
                            </w:r>
                            <w:r>
                              <w:rPr>
                                <w:color w:val="333333"/>
                                <w:spacing w:val="-2"/>
                              </w:rPr>
                              <w:t xml:space="preserve"> </w:t>
                            </w:r>
                            <w:r>
                              <w:rPr>
                                <w:color w:val="333333"/>
                              </w:rPr>
                              <w:t>that</w:t>
                            </w:r>
                            <w:r>
                              <w:rPr>
                                <w:color w:val="333333"/>
                                <w:spacing w:val="-3"/>
                              </w:rPr>
                              <w:t xml:space="preserve"> </w:t>
                            </w:r>
                            <w:r>
                              <w:rPr>
                                <w:color w:val="333333"/>
                              </w:rPr>
                              <w:t>will</w:t>
                            </w:r>
                            <w:r>
                              <w:rPr>
                                <w:color w:val="333333"/>
                                <w:spacing w:val="-2"/>
                              </w:rPr>
                              <w:t xml:space="preserve"> </w:t>
                            </w:r>
                            <w:r>
                              <w:rPr>
                                <w:color w:val="333333"/>
                              </w:rPr>
                              <w:t>be</w:t>
                            </w:r>
                            <w:r>
                              <w:rPr>
                                <w:color w:val="333333"/>
                                <w:spacing w:val="-3"/>
                              </w:rPr>
                              <w:t xml:space="preserve"> </w:t>
                            </w:r>
                            <w:r>
                              <w:rPr>
                                <w:color w:val="333333"/>
                              </w:rPr>
                              <w:t>used</w:t>
                            </w:r>
                            <w:r>
                              <w:rPr>
                                <w:color w:val="333333"/>
                                <w:spacing w:val="-2"/>
                              </w:rPr>
                              <w:t xml:space="preserve"> </w:t>
                            </w:r>
                            <w:r>
                              <w:rPr>
                                <w:color w:val="333333"/>
                              </w:rPr>
                              <w:t>to</w:t>
                            </w:r>
                            <w:r>
                              <w:rPr>
                                <w:color w:val="333333"/>
                                <w:spacing w:val="-3"/>
                              </w:rPr>
                              <w:t xml:space="preserve"> </w:t>
                            </w:r>
                            <w:r>
                              <w:rPr>
                                <w:color w:val="333333"/>
                              </w:rPr>
                              <w:t>stop</w:t>
                            </w:r>
                            <w:r>
                              <w:rPr>
                                <w:color w:val="333333"/>
                                <w:spacing w:val="-2"/>
                              </w:rPr>
                              <w:t xml:space="preserve"> </w:t>
                            </w:r>
                            <w:r>
                              <w:rPr>
                                <w:color w:val="333333"/>
                              </w:rPr>
                              <w:t>the</w:t>
                            </w:r>
                            <w:r>
                              <w:rPr>
                                <w:color w:val="333333"/>
                                <w:spacing w:val="-3"/>
                              </w:rPr>
                              <w:t xml:space="preserve"> </w:t>
                            </w:r>
                            <w:r>
                              <w:rPr>
                                <w:color w:val="333333"/>
                              </w:rPr>
                              <w:t>ENTIRE</w:t>
                            </w:r>
                            <w:r>
                              <w:rPr>
                                <w:color w:val="333333"/>
                                <w:spacing w:val="-2"/>
                              </w:rPr>
                              <w:t xml:space="preserve"> </w:t>
                            </w:r>
                            <w:r>
                              <w:rPr>
                                <w:color w:val="333333"/>
                              </w:rPr>
                              <w:t>STUDY</w:t>
                            </w:r>
                            <w:r>
                              <w:rPr>
                                <w:color w:val="333333"/>
                                <w:spacing w:val="-3"/>
                              </w:rPr>
                              <w:t xml:space="preserve"> </w:t>
                            </w:r>
                            <w:r>
                              <w:rPr>
                                <w:color w:val="333333"/>
                              </w:rPr>
                              <w:t>prematurely</w:t>
                            </w:r>
                            <w:r>
                              <w:rPr>
                                <w:color w:val="333333"/>
                                <w:spacing w:val="-1"/>
                              </w:rPr>
                              <w:t xml:space="preserve"> </w:t>
                            </w:r>
                            <w:r>
                              <w:rPr>
                                <w:color w:val="333333"/>
                              </w:rPr>
                              <w:t>(e.g.,</w:t>
                            </w:r>
                            <w:r>
                              <w:rPr>
                                <w:color w:val="333333"/>
                                <w:spacing w:val="-3"/>
                              </w:rPr>
                              <w:t xml:space="preserve"> </w:t>
                            </w:r>
                            <w:r>
                              <w:rPr>
                                <w:color w:val="333333"/>
                              </w:rPr>
                              <w:t>safety,</w:t>
                            </w:r>
                            <w:r>
                              <w:rPr>
                                <w:color w:val="333333"/>
                                <w:spacing w:val="-2"/>
                              </w:rPr>
                              <w:t xml:space="preserve"> efficacy,</w:t>
                            </w:r>
                          </w:p>
                          <w:p w14:paraId="2332D43C" w14:textId="77777777" w:rsidR="00814875" w:rsidRDefault="00EA5180">
                            <w:pPr>
                              <w:pStyle w:val="BodyText"/>
                              <w:spacing w:line="225" w:lineRule="exact"/>
                              <w:rPr>
                                <w:color w:val="000000"/>
                              </w:rPr>
                            </w:pPr>
                            <w:r>
                              <w:rPr>
                                <w:color w:val="333333"/>
                              </w:rPr>
                              <w:t>unexpected</w:t>
                            </w:r>
                            <w:r>
                              <w:rPr>
                                <w:color w:val="333333"/>
                                <w:spacing w:val="-6"/>
                              </w:rPr>
                              <w:t xml:space="preserve"> </w:t>
                            </w:r>
                            <w:r>
                              <w:rPr>
                                <w:color w:val="333333"/>
                              </w:rPr>
                              <w:t>adverse</w:t>
                            </w:r>
                            <w:r>
                              <w:rPr>
                                <w:color w:val="333333"/>
                                <w:spacing w:val="-4"/>
                              </w:rPr>
                              <w:t xml:space="preserve"> </w:t>
                            </w:r>
                            <w:r>
                              <w:rPr>
                                <w:color w:val="333333"/>
                              </w:rPr>
                              <w:t>events,</w:t>
                            </w:r>
                            <w:r>
                              <w:rPr>
                                <w:color w:val="333333"/>
                                <w:spacing w:val="-4"/>
                              </w:rPr>
                              <w:t xml:space="preserve"> </w:t>
                            </w:r>
                            <w:r>
                              <w:rPr>
                                <w:color w:val="333333"/>
                              </w:rPr>
                              <w:t>inability</w:t>
                            </w:r>
                            <w:r>
                              <w:rPr>
                                <w:color w:val="333333"/>
                                <w:spacing w:val="-4"/>
                              </w:rPr>
                              <w:t xml:space="preserve"> </w:t>
                            </w:r>
                            <w:r>
                              <w:rPr>
                                <w:color w:val="333333"/>
                              </w:rPr>
                              <w:t>to</w:t>
                            </w:r>
                            <w:r>
                              <w:rPr>
                                <w:color w:val="333333"/>
                                <w:spacing w:val="-4"/>
                              </w:rPr>
                              <w:t xml:space="preserve"> </w:t>
                            </w:r>
                            <w:r>
                              <w:rPr>
                                <w:color w:val="333333"/>
                              </w:rPr>
                              <w:t>recruit</w:t>
                            </w:r>
                            <w:r>
                              <w:rPr>
                                <w:color w:val="333333"/>
                                <w:spacing w:val="-4"/>
                              </w:rPr>
                              <w:t xml:space="preserve"> </w:t>
                            </w:r>
                            <w:proofErr w:type="gramStart"/>
                            <w:r>
                              <w:rPr>
                                <w:color w:val="333333"/>
                              </w:rPr>
                              <w:t>sufficient</w:t>
                            </w:r>
                            <w:r>
                              <w:rPr>
                                <w:color w:val="333333"/>
                                <w:spacing w:val="-4"/>
                              </w:rPr>
                              <w:t xml:space="preserve"> </w:t>
                            </w:r>
                            <w:r>
                              <w:rPr>
                                <w:color w:val="333333"/>
                              </w:rPr>
                              <w:t>number</w:t>
                            </w:r>
                            <w:r>
                              <w:rPr>
                                <w:color w:val="333333"/>
                                <w:spacing w:val="-4"/>
                              </w:rPr>
                              <w:t xml:space="preserve"> </w:t>
                            </w:r>
                            <w:r>
                              <w:rPr>
                                <w:color w:val="333333"/>
                              </w:rPr>
                              <w:t>of</w:t>
                            </w:r>
                            <w:proofErr w:type="gramEnd"/>
                            <w:r>
                              <w:rPr>
                                <w:color w:val="333333"/>
                                <w:spacing w:val="-4"/>
                              </w:rPr>
                              <w:t xml:space="preserve"> </w:t>
                            </w:r>
                            <w:r>
                              <w:rPr>
                                <w:color w:val="333333"/>
                              </w:rPr>
                              <w:t>subjects,</w:t>
                            </w:r>
                            <w:r>
                              <w:rPr>
                                <w:color w:val="333333"/>
                                <w:spacing w:val="-4"/>
                              </w:rPr>
                              <w:t xml:space="preserve"> </w:t>
                            </w:r>
                            <w:r>
                              <w:rPr>
                                <w:color w:val="333333"/>
                                <w:spacing w:val="-2"/>
                              </w:rPr>
                              <w:t>etc.)?</w:t>
                            </w:r>
                          </w:p>
                        </w:txbxContent>
                      </wps:txbx>
                      <wps:bodyPr wrap="square" lIns="0" tIns="0" rIns="0" bIns="0" rtlCol="0">
                        <a:noAutofit/>
                      </wps:bodyPr>
                    </wps:wsp>
                  </a:graphicData>
                </a:graphic>
              </wp:anchor>
            </w:drawing>
          </mc:Choice>
          <mc:Fallback>
            <w:pict>
              <v:shape w14:anchorId="475B1ED8" id="Textbox 184" o:spid="_x0000_s1082" type="#_x0000_t202" style="position:absolute;left:0;text-align:left;margin-left:85pt;margin-top:1.4pt;width:455pt;height:22pt;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" fillcolor="#dfebf4" stroked="f">
                <v:textbox inset="0,0,0,0">
                  <w:txbxContent>
                    <w:p w14:paraId="0BFA7A4F" w14:textId="77777777" w:rsidR="00814875" w:rsidRDefault="00EA5180">
                      <w:pPr>
                        <w:pStyle w:val="BodyText"/>
                        <w:spacing w:line="197" w:lineRule="exact"/>
                        <w:rPr>
                          <w:color w:val="000000"/>
                        </w:rPr>
                      </w:pPr>
                      <w:r>
                        <w:rPr>
                          <w:color w:val="333333"/>
                        </w:rPr>
                        <w:t>Are</w:t>
                      </w:r>
                      <w:r>
                        <w:rPr>
                          <w:color w:val="333333"/>
                          <w:spacing w:val="-5"/>
                        </w:rPr>
                        <w:t xml:space="preserve"> </w:t>
                      </w:r>
                      <w:r>
                        <w:rPr>
                          <w:color w:val="333333"/>
                        </w:rPr>
                        <w:t>there</w:t>
                      </w:r>
                      <w:r>
                        <w:rPr>
                          <w:color w:val="333333"/>
                          <w:spacing w:val="-3"/>
                        </w:rPr>
                        <w:t xml:space="preserve"> </w:t>
                      </w:r>
                      <w:r>
                        <w:rPr>
                          <w:color w:val="333333"/>
                        </w:rPr>
                        <w:t>criteria</w:t>
                      </w:r>
                      <w:r>
                        <w:rPr>
                          <w:color w:val="333333"/>
                          <w:spacing w:val="-2"/>
                        </w:rPr>
                        <w:t xml:space="preserve"> </w:t>
                      </w:r>
                      <w:r>
                        <w:rPr>
                          <w:color w:val="333333"/>
                        </w:rPr>
                        <w:t>that</w:t>
                      </w:r>
                      <w:r>
                        <w:rPr>
                          <w:color w:val="333333"/>
                          <w:spacing w:val="-3"/>
                        </w:rPr>
                        <w:t xml:space="preserve"> </w:t>
                      </w:r>
                      <w:r>
                        <w:rPr>
                          <w:color w:val="333333"/>
                        </w:rPr>
                        <w:t>will</w:t>
                      </w:r>
                      <w:r>
                        <w:rPr>
                          <w:color w:val="333333"/>
                          <w:spacing w:val="-2"/>
                        </w:rPr>
                        <w:t xml:space="preserve"> </w:t>
                      </w:r>
                      <w:r>
                        <w:rPr>
                          <w:color w:val="333333"/>
                        </w:rPr>
                        <w:t>be</w:t>
                      </w:r>
                      <w:r>
                        <w:rPr>
                          <w:color w:val="333333"/>
                          <w:spacing w:val="-3"/>
                        </w:rPr>
                        <w:t xml:space="preserve"> </w:t>
                      </w:r>
                      <w:r>
                        <w:rPr>
                          <w:color w:val="333333"/>
                        </w:rPr>
                        <w:t>used</w:t>
                      </w:r>
                      <w:r>
                        <w:rPr>
                          <w:color w:val="333333"/>
                          <w:spacing w:val="-2"/>
                        </w:rPr>
                        <w:t xml:space="preserve"> </w:t>
                      </w:r>
                      <w:r>
                        <w:rPr>
                          <w:color w:val="333333"/>
                        </w:rPr>
                        <w:t>to</w:t>
                      </w:r>
                      <w:r>
                        <w:rPr>
                          <w:color w:val="333333"/>
                          <w:spacing w:val="-3"/>
                        </w:rPr>
                        <w:t xml:space="preserve"> </w:t>
                      </w:r>
                      <w:r>
                        <w:rPr>
                          <w:color w:val="333333"/>
                        </w:rPr>
                        <w:t>stop</w:t>
                      </w:r>
                      <w:r>
                        <w:rPr>
                          <w:color w:val="333333"/>
                          <w:spacing w:val="-2"/>
                        </w:rPr>
                        <w:t xml:space="preserve"> </w:t>
                      </w:r>
                      <w:r>
                        <w:rPr>
                          <w:color w:val="333333"/>
                        </w:rPr>
                        <w:t>the</w:t>
                      </w:r>
                      <w:r>
                        <w:rPr>
                          <w:color w:val="333333"/>
                          <w:spacing w:val="-3"/>
                        </w:rPr>
                        <w:t xml:space="preserve"> </w:t>
                      </w:r>
                      <w:r>
                        <w:rPr>
                          <w:color w:val="333333"/>
                        </w:rPr>
                        <w:t>ENTIRE</w:t>
                      </w:r>
                      <w:r>
                        <w:rPr>
                          <w:color w:val="333333"/>
                          <w:spacing w:val="-2"/>
                        </w:rPr>
                        <w:t xml:space="preserve"> </w:t>
                      </w:r>
                      <w:r>
                        <w:rPr>
                          <w:color w:val="333333"/>
                        </w:rPr>
                        <w:t>STUDY</w:t>
                      </w:r>
                      <w:r>
                        <w:rPr>
                          <w:color w:val="333333"/>
                          <w:spacing w:val="-3"/>
                        </w:rPr>
                        <w:t xml:space="preserve"> </w:t>
                      </w:r>
                      <w:r>
                        <w:rPr>
                          <w:color w:val="333333"/>
                        </w:rPr>
                        <w:t>prematurely</w:t>
                      </w:r>
                      <w:r>
                        <w:rPr>
                          <w:color w:val="333333"/>
                          <w:spacing w:val="-1"/>
                        </w:rPr>
                        <w:t xml:space="preserve"> </w:t>
                      </w:r>
                      <w:r>
                        <w:rPr>
                          <w:color w:val="333333"/>
                        </w:rPr>
                        <w:t>(e.g.,</w:t>
                      </w:r>
                      <w:r>
                        <w:rPr>
                          <w:color w:val="333333"/>
                          <w:spacing w:val="-3"/>
                        </w:rPr>
                        <w:t xml:space="preserve"> </w:t>
                      </w:r>
                      <w:r>
                        <w:rPr>
                          <w:color w:val="333333"/>
                        </w:rPr>
                        <w:t>safety,</w:t>
                      </w:r>
                      <w:r>
                        <w:rPr>
                          <w:color w:val="333333"/>
                          <w:spacing w:val="-2"/>
                        </w:rPr>
                        <w:t xml:space="preserve"> efficacy,</w:t>
                      </w:r>
                    </w:p>
                    <w:p w14:paraId="2332D43C" w14:textId="77777777" w:rsidR="00814875" w:rsidRDefault="00EA5180">
                      <w:pPr>
                        <w:pStyle w:val="BodyText"/>
                        <w:spacing w:line="225" w:lineRule="exact"/>
                        <w:rPr>
                          <w:color w:val="000000"/>
                        </w:rPr>
                      </w:pPr>
                      <w:r>
                        <w:rPr>
                          <w:color w:val="333333"/>
                        </w:rPr>
                        <w:t>unexpected</w:t>
                      </w:r>
                      <w:r>
                        <w:rPr>
                          <w:color w:val="333333"/>
                          <w:spacing w:val="-6"/>
                        </w:rPr>
                        <w:t xml:space="preserve"> </w:t>
                      </w:r>
                      <w:r>
                        <w:rPr>
                          <w:color w:val="333333"/>
                        </w:rPr>
                        <w:t>adverse</w:t>
                      </w:r>
                      <w:r>
                        <w:rPr>
                          <w:color w:val="333333"/>
                          <w:spacing w:val="-4"/>
                        </w:rPr>
                        <w:t xml:space="preserve"> </w:t>
                      </w:r>
                      <w:r>
                        <w:rPr>
                          <w:color w:val="333333"/>
                        </w:rPr>
                        <w:t>events,</w:t>
                      </w:r>
                      <w:r>
                        <w:rPr>
                          <w:color w:val="333333"/>
                          <w:spacing w:val="-4"/>
                        </w:rPr>
                        <w:t xml:space="preserve"> </w:t>
                      </w:r>
                      <w:r>
                        <w:rPr>
                          <w:color w:val="333333"/>
                        </w:rPr>
                        <w:t>inability</w:t>
                      </w:r>
                      <w:r>
                        <w:rPr>
                          <w:color w:val="333333"/>
                          <w:spacing w:val="-4"/>
                        </w:rPr>
                        <w:t xml:space="preserve"> </w:t>
                      </w:r>
                      <w:r>
                        <w:rPr>
                          <w:color w:val="333333"/>
                        </w:rPr>
                        <w:t>to</w:t>
                      </w:r>
                      <w:r>
                        <w:rPr>
                          <w:color w:val="333333"/>
                          <w:spacing w:val="-4"/>
                        </w:rPr>
                        <w:t xml:space="preserve"> </w:t>
                      </w:r>
                      <w:r>
                        <w:rPr>
                          <w:color w:val="333333"/>
                        </w:rPr>
                        <w:t>recruit</w:t>
                      </w:r>
                      <w:r>
                        <w:rPr>
                          <w:color w:val="333333"/>
                          <w:spacing w:val="-4"/>
                        </w:rPr>
                        <w:t xml:space="preserve"> </w:t>
                      </w:r>
                      <w:proofErr w:type="gramStart"/>
                      <w:r>
                        <w:rPr>
                          <w:color w:val="333333"/>
                        </w:rPr>
                        <w:t>sufficient</w:t>
                      </w:r>
                      <w:r>
                        <w:rPr>
                          <w:color w:val="333333"/>
                          <w:spacing w:val="-4"/>
                        </w:rPr>
                        <w:t xml:space="preserve"> </w:t>
                      </w:r>
                      <w:r>
                        <w:rPr>
                          <w:color w:val="333333"/>
                        </w:rPr>
                        <w:t>number</w:t>
                      </w:r>
                      <w:r>
                        <w:rPr>
                          <w:color w:val="333333"/>
                          <w:spacing w:val="-4"/>
                        </w:rPr>
                        <w:t xml:space="preserve"> </w:t>
                      </w:r>
                      <w:r>
                        <w:rPr>
                          <w:color w:val="333333"/>
                        </w:rPr>
                        <w:t>of</w:t>
                      </w:r>
                      <w:proofErr w:type="gramEnd"/>
                      <w:r>
                        <w:rPr>
                          <w:color w:val="333333"/>
                          <w:spacing w:val="-4"/>
                        </w:rPr>
                        <w:t xml:space="preserve"> </w:t>
                      </w:r>
                      <w:r>
                        <w:rPr>
                          <w:color w:val="333333"/>
                        </w:rPr>
                        <w:t>subjects,</w:t>
                      </w:r>
                      <w:r>
                        <w:rPr>
                          <w:color w:val="333333"/>
                          <w:spacing w:val="-4"/>
                        </w:rPr>
                        <w:t xml:space="preserve"> </w:t>
                      </w:r>
                      <w:r>
                        <w:rPr>
                          <w:color w:val="333333"/>
                          <w:spacing w:val="-2"/>
                        </w:rPr>
                        <w:t>etc.)?</w:t>
                      </w:r>
                    </w:p>
                  </w:txbxContent>
                </v:textbox>
                <w10:wrap anchorx="page"/>
              </v:shape>
            </w:pict>
          </mc:Fallback>
        </mc:AlternateContent>
      </w:r>
    </w:p>
    <w:p w14:paraId="5A7C54CB" w14:textId="77777777" w:rsidR="00814875" w:rsidRDefault="00EA5180">
      <w:pPr>
        <w:spacing w:before="274"/>
        <w:ind w:left="680"/>
        <w:rPr>
          <w:rFonts w:ascii="Times New Roman"/>
          <w:sz w:val="24"/>
        </w:rPr>
      </w:pPr>
      <w:r>
        <w:rPr>
          <w:rFonts w:ascii="Times New Roman"/>
          <w:color w:val="333333"/>
          <w:spacing w:val="-5"/>
          <w:sz w:val="24"/>
        </w:rPr>
        <w:t>No</w:t>
      </w:r>
    </w:p>
    <w:p w14:paraId="6ECDCD2E" w14:textId="77777777" w:rsidR="00814875" w:rsidRDefault="00814875">
      <w:pPr>
        <w:pStyle w:val="BodyText"/>
        <w:spacing w:before="10"/>
        <w:rPr>
          <w:rFonts w:ascii="Times New Roman"/>
        </w:rPr>
      </w:pPr>
    </w:p>
    <w:p w14:paraId="68454AF4" w14:textId="77777777" w:rsidR="00814875" w:rsidRDefault="00EA5180">
      <w:pPr>
        <w:pStyle w:val="ListParagraph"/>
        <w:numPr>
          <w:ilvl w:val="2"/>
          <w:numId w:val="4"/>
        </w:numPr>
        <w:tabs>
          <w:tab w:val="left" w:pos="974"/>
          <w:tab w:val="left" w:pos="10079"/>
        </w:tabs>
        <w:ind w:left="974" w:hanging="594"/>
        <w:rPr>
          <w:sz w:val="20"/>
        </w:rPr>
      </w:pPr>
      <w:r>
        <w:rPr>
          <w:color w:val="333333"/>
          <w:sz w:val="20"/>
          <w:shd w:val="clear" w:color="auto" w:fill="DFEBF4"/>
        </w:rPr>
        <w:t>Will</w:t>
      </w:r>
      <w:r>
        <w:rPr>
          <w:color w:val="333333"/>
          <w:spacing w:val="-1"/>
          <w:sz w:val="20"/>
          <w:shd w:val="clear" w:color="auto" w:fill="DFEBF4"/>
        </w:rPr>
        <w:t xml:space="preserve"> </w:t>
      </w:r>
      <w:r>
        <w:rPr>
          <w:color w:val="333333"/>
          <w:sz w:val="20"/>
          <w:shd w:val="clear" w:color="auto" w:fill="DFEBF4"/>
        </w:rPr>
        <w:t>this</w:t>
      </w:r>
      <w:r>
        <w:rPr>
          <w:color w:val="333333"/>
          <w:spacing w:val="-1"/>
          <w:sz w:val="20"/>
          <w:shd w:val="clear" w:color="auto" w:fill="DFEBF4"/>
        </w:rPr>
        <w:t xml:space="preserve"> </w:t>
      </w:r>
      <w:r>
        <w:rPr>
          <w:color w:val="333333"/>
          <w:sz w:val="20"/>
          <w:shd w:val="clear" w:color="auto" w:fill="DFEBF4"/>
        </w:rPr>
        <w:t>study</w:t>
      </w:r>
      <w:r>
        <w:rPr>
          <w:color w:val="333333"/>
          <w:spacing w:val="-1"/>
          <w:sz w:val="20"/>
          <w:shd w:val="clear" w:color="auto" w:fill="DFEBF4"/>
        </w:rPr>
        <w:t xml:space="preserve"> </w:t>
      </w:r>
      <w:r>
        <w:rPr>
          <w:color w:val="333333"/>
          <w:sz w:val="20"/>
          <w:shd w:val="clear" w:color="auto" w:fill="DFEBF4"/>
        </w:rPr>
        <w:t>involve</w:t>
      </w:r>
      <w:r>
        <w:rPr>
          <w:color w:val="333333"/>
          <w:spacing w:val="-1"/>
          <w:sz w:val="20"/>
          <w:shd w:val="clear" w:color="auto" w:fill="DFEBF4"/>
        </w:rPr>
        <w:t xml:space="preserve"> </w:t>
      </w:r>
      <w:r>
        <w:rPr>
          <w:color w:val="333333"/>
          <w:sz w:val="20"/>
          <w:shd w:val="clear" w:color="auto" w:fill="DFEBF4"/>
        </w:rPr>
        <w:t>a</w:t>
      </w:r>
      <w:r>
        <w:rPr>
          <w:color w:val="333333"/>
          <w:spacing w:val="-1"/>
          <w:sz w:val="20"/>
          <w:shd w:val="clear" w:color="auto" w:fill="DFEBF4"/>
        </w:rPr>
        <w:t xml:space="preserve"> </w:t>
      </w:r>
      <w:r>
        <w:rPr>
          <w:color w:val="333333"/>
          <w:sz w:val="20"/>
          <w:shd w:val="clear" w:color="auto" w:fill="DFEBF4"/>
        </w:rPr>
        <w:t>data</w:t>
      </w:r>
      <w:r>
        <w:rPr>
          <w:color w:val="333333"/>
          <w:spacing w:val="-1"/>
          <w:sz w:val="20"/>
          <w:shd w:val="clear" w:color="auto" w:fill="DFEBF4"/>
        </w:rPr>
        <w:t xml:space="preserve"> </w:t>
      </w:r>
      <w:r>
        <w:rPr>
          <w:color w:val="333333"/>
          <w:sz w:val="20"/>
          <w:shd w:val="clear" w:color="auto" w:fill="DFEBF4"/>
        </w:rPr>
        <w:t>and</w:t>
      </w:r>
      <w:r>
        <w:rPr>
          <w:color w:val="333333"/>
          <w:spacing w:val="-1"/>
          <w:sz w:val="20"/>
          <w:shd w:val="clear" w:color="auto" w:fill="DFEBF4"/>
        </w:rPr>
        <w:t xml:space="preserve"> </w:t>
      </w:r>
      <w:r>
        <w:rPr>
          <w:color w:val="333333"/>
          <w:sz w:val="20"/>
          <w:shd w:val="clear" w:color="auto" w:fill="DFEBF4"/>
        </w:rPr>
        <w:t>safety</w:t>
      </w:r>
      <w:r>
        <w:rPr>
          <w:color w:val="333333"/>
          <w:spacing w:val="-1"/>
          <w:sz w:val="20"/>
          <w:shd w:val="clear" w:color="auto" w:fill="DFEBF4"/>
        </w:rPr>
        <w:t xml:space="preserve"> </w:t>
      </w:r>
      <w:r>
        <w:rPr>
          <w:color w:val="333333"/>
          <w:sz w:val="20"/>
          <w:shd w:val="clear" w:color="auto" w:fill="DFEBF4"/>
        </w:rPr>
        <w:t>monitoring</w:t>
      </w:r>
      <w:r>
        <w:rPr>
          <w:color w:val="333333"/>
          <w:spacing w:val="-1"/>
          <w:sz w:val="20"/>
          <w:shd w:val="clear" w:color="auto" w:fill="DFEBF4"/>
        </w:rPr>
        <w:t xml:space="preserve"> </w:t>
      </w:r>
      <w:r>
        <w:rPr>
          <w:color w:val="333333"/>
          <w:sz w:val="20"/>
          <w:shd w:val="clear" w:color="auto" w:fill="DFEBF4"/>
        </w:rPr>
        <w:t>board</w:t>
      </w:r>
      <w:r>
        <w:rPr>
          <w:color w:val="333333"/>
          <w:spacing w:val="-1"/>
          <w:sz w:val="20"/>
          <w:shd w:val="clear" w:color="auto" w:fill="DFEBF4"/>
        </w:rPr>
        <w:t xml:space="preserve"> </w:t>
      </w:r>
      <w:r>
        <w:rPr>
          <w:color w:val="333333"/>
          <w:sz w:val="20"/>
          <w:shd w:val="clear" w:color="auto" w:fill="DFEBF4"/>
        </w:rPr>
        <w:t>or</w:t>
      </w:r>
      <w:r>
        <w:rPr>
          <w:color w:val="333333"/>
          <w:spacing w:val="-1"/>
          <w:sz w:val="20"/>
          <w:shd w:val="clear" w:color="auto" w:fill="DFEBF4"/>
        </w:rPr>
        <w:t xml:space="preserve"> </w:t>
      </w:r>
      <w:r>
        <w:rPr>
          <w:color w:val="333333"/>
          <w:spacing w:val="-2"/>
          <w:sz w:val="20"/>
          <w:shd w:val="clear" w:color="auto" w:fill="DFEBF4"/>
        </w:rPr>
        <w:t>committee?</w:t>
      </w:r>
      <w:r>
        <w:rPr>
          <w:color w:val="333333"/>
          <w:sz w:val="20"/>
          <w:shd w:val="clear" w:color="auto" w:fill="DFEBF4"/>
        </w:rPr>
        <w:tab/>
      </w:r>
    </w:p>
    <w:p w14:paraId="45596C8D" w14:textId="77777777" w:rsidR="00814875" w:rsidRDefault="00EA5180">
      <w:pPr>
        <w:spacing w:before="54"/>
        <w:ind w:left="680"/>
        <w:rPr>
          <w:rFonts w:ascii="Times New Roman"/>
          <w:sz w:val="24"/>
        </w:rPr>
      </w:pPr>
      <w:r>
        <w:rPr>
          <w:rFonts w:ascii="Times New Roman"/>
          <w:color w:val="333333"/>
          <w:spacing w:val="-5"/>
          <w:sz w:val="24"/>
        </w:rPr>
        <w:t>No</w:t>
      </w:r>
    </w:p>
    <w:p w14:paraId="12A62502" w14:textId="77777777" w:rsidR="00814875" w:rsidRDefault="00814875">
      <w:pPr>
        <w:pStyle w:val="BodyText"/>
        <w:spacing w:before="45"/>
        <w:rPr>
          <w:rFonts w:ascii="Times New Roman"/>
          <w:sz w:val="26"/>
        </w:rPr>
      </w:pPr>
    </w:p>
    <w:p w14:paraId="0AE671A8" w14:textId="77777777" w:rsidR="00814875" w:rsidRDefault="00EA5180">
      <w:pPr>
        <w:pStyle w:val="Heading2"/>
        <w:numPr>
          <w:ilvl w:val="1"/>
          <w:numId w:val="4"/>
        </w:numPr>
        <w:tabs>
          <w:tab w:val="left" w:pos="897"/>
        </w:tabs>
        <w:ind w:left="897" w:hanging="545"/>
      </w:pPr>
      <w:r>
        <w:rPr>
          <w:color w:val="333333"/>
        </w:rPr>
        <w:t xml:space="preserve">Data </w:t>
      </w:r>
      <w:r>
        <w:rPr>
          <w:color w:val="333333"/>
          <w:spacing w:val="-2"/>
        </w:rPr>
        <w:t>analysis</w:t>
      </w:r>
    </w:p>
    <w:p w14:paraId="45A2E8C9" w14:textId="77777777" w:rsidR="00814875" w:rsidRDefault="00EA5180">
      <w:pPr>
        <w:pStyle w:val="ListParagraph"/>
        <w:numPr>
          <w:ilvl w:val="2"/>
          <w:numId w:val="4"/>
        </w:numPr>
        <w:tabs>
          <w:tab w:val="left" w:pos="974"/>
          <w:tab w:val="left" w:pos="10079"/>
        </w:tabs>
        <w:spacing w:before="77"/>
        <w:ind w:left="974" w:hanging="594"/>
        <w:rPr>
          <w:sz w:val="20"/>
        </w:rPr>
      </w:pPr>
      <w:r>
        <w:rPr>
          <w:color w:val="333333"/>
          <w:sz w:val="20"/>
          <w:shd w:val="clear" w:color="auto" w:fill="DFEBF4"/>
        </w:rPr>
        <w:t>Summarize</w:t>
      </w:r>
      <w:r>
        <w:rPr>
          <w:color w:val="333333"/>
          <w:spacing w:val="-1"/>
          <w:sz w:val="20"/>
          <w:shd w:val="clear" w:color="auto" w:fill="DFEBF4"/>
        </w:rPr>
        <w:t xml:space="preserve"> </w:t>
      </w:r>
      <w:r>
        <w:rPr>
          <w:color w:val="333333"/>
          <w:sz w:val="20"/>
          <w:shd w:val="clear" w:color="auto" w:fill="DFEBF4"/>
        </w:rPr>
        <w:t>the</w:t>
      </w:r>
      <w:r>
        <w:rPr>
          <w:color w:val="333333"/>
          <w:spacing w:val="-1"/>
          <w:sz w:val="20"/>
          <w:shd w:val="clear" w:color="auto" w:fill="DFEBF4"/>
        </w:rPr>
        <w:t xml:space="preserve"> </w:t>
      </w:r>
      <w:r>
        <w:rPr>
          <w:color w:val="333333"/>
          <w:sz w:val="20"/>
          <w:shd w:val="clear" w:color="auto" w:fill="DFEBF4"/>
        </w:rPr>
        <w:t>statistical</w:t>
      </w:r>
      <w:r>
        <w:rPr>
          <w:color w:val="333333"/>
          <w:spacing w:val="-1"/>
          <w:sz w:val="20"/>
          <w:shd w:val="clear" w:color="auto" w:fill="DFEBF4"/>
        </w:rPr>
        <w:t xml:space="preserve"> </w:t>
      </w:r>
      <w:r>
        <w:rPr>
          <w:color w:val="333333"/>
          <w:sz w:val="20"/>
          <w:shd w:val="clear" w:color="auto" w:fill="DFEBF4"/>
        </w:rPr>
        <w:t>analysis</w:t>
      </w:r>
      <w:r>
        <w:rPr>
          <w:color w:val="333333"/>
          <w:spacing w:val="-1"/>
          <w:sz w:val="20"/>
          <w:shd w:val="clear" w:color="auto" w:fill="DFEBF4"/>
        </w:rPr>
        <w:t xml:space="preserve"> </w:t>
      </w:r>
      <w:r>
        <w:rPr>
          <w:color w:val="333333"/>
          <w:sz w:val="20"/>
          <w:shd w:val="clear" w:color="auto" w:fill="DFEBF4"/>
        </w:rPr>
        <w:t>strategy</w:t>
      </w:r>
      <w:r>
        <w:rPr>
          <w:color w:val="333333"/>
          <w:spacing w:val="-1"/>
          <w:sz w:val="20"/>
          <w:shd w:val="clear" w:color="auto" w:fill="DFEBF4"/>
        </w:rPr>
        <w:t xml:space="preserve"> </w:t>
      </w:r>
      <w:r>
        <w:rPr>
          <w:color w:val="333333"/>
          <w:sz w:val="20"/>
          <w:shd w:val="clear" w:color="auto" w:fill="DFEBF4"/>
        </w:rPr>
        <w:t>for</w:t>
      </w:r>
      <w:r>
        <w:rPr>
          <w:color w:val="333333"/>
          <w:spacing w:val="-1"/>
          <w:sz w:val="20"/>
          <w:shd w:val="clear" w:color="auto" w:fill="DFEBF4"/>
        </w:rPr>
        <w:t xml:space="preserve"> </w:t>
      </w:r>
      <w:r>
        <w:rPr>
          <w:color w:val="333333"/>
          <w:sz w:val="20"/>
          <w:shd w:val="clear" w:color="auto" w:fill="DFEBF4"/>
        </w:rPr>
        <w:t>each</w:t>
      </w:r>
      <w:r>
        <w:rPr>
          <w:color w:val="333333"/>
          <w:spacing w:val="-1"/>
          <w:sz w:val="20"/>
          <w:shd w:val="clear" w:color="auto" w:fill="DFEBF4"/>
        </w:rPr>
        <w:t xml:space="preserve"> </w:t>
      </w:r>
      <w:r>
        <w:rPr>
          <w:color w:val="333333"/>
          <w:sz w:val="20"/>
          <w:shd w:val="clear" w:color="auto" w:fill="DFEBF4"/>
        </w:rPr>
        <w:t>specific</w:t>
      </w:r>
      <w:r>
        <w:rPr>
          <w:color w:val="333333"/>
          <w:spacing w:val="-1"/>
          <w:sz w:val="20"/>
          <w:shd w:val="clear" w:color="auto" w:fill="DFEBF4"/>
        </w:rPr>
        <w:t xml:space="preserve"> </w:t>
      </w:r>
      <w:r>
        <w:rPr>
          <w:color w:val="333333"/>
          <w:spacing w:val="-4"/>
          <w:sz w:val="20"/>
          <w:shd w:val="clear" w:color="auto" w:fill="DFEBF4"/>
        </w:rPr>
        <w:t>aim.</w:t>
      </w:r>
      <w:r>
        <w:rPr>
          <w:color w:val="333333"/>
          <w:sz w:val="20"/>
          <w:shd w:val="clear" w:color="auto" w:fill="DFEBF4"/>
        </w:rPr>
        <w:tab/>
      </w:r>
    </w:p>
    <w:p w14:paraId="15C94E0D" w14:textId="77777777" w:rsidR="00814875" w:rsidRDefault="00814875">
      <w:pPr>
        <w:pStyle w:val="BodyText"/>
        <w:spacing w:before="4"/>
      </w:pPr>
    </w:p>
    <w:p w14:paraId="66C3F2D5" w14:textId="172FC093" w:rsidR="00814875" w:rsidRDefault="00EA5180">
      <w:pPr>
        <w:ind w:left="680"/>
        <w:rPr>
          <w:rFonts w:ascii="Times New Roman"/>
          <w:sz w:val="24"/>
        </w:rPr>
      </w:pPr>
      <w:r>
        <w:rPr>
          <w:rFonts w:ascii="Times New Roman"/>
          <w:color w:val="333333"/>
          <w:sz w:val="24"/>
        </w:rPr>
        <w:t>We</w:t>
      </w:r>
      <w:r>
        <w:rPr>
          <w:rFonts w:ascii="Times New Roman"/>
          <w:color w:val="333333"/>
          <w:spacing w:val="-3"/>
          <w:sz w:val="24"/>
        </w:rPr>
        <w:t xml:space="preserve"> </w:t>
      </w:r>
      <w:r>
        <w:rPr>
          <w:rFonts w:ascii="Times New Roman"/>
          <w:color w:val="333333"/>
          <w:sz w:val="24"/>
        </w:rPr>
        <w:t>will</w:t>
      </w:r>
      <w:r>
        <w:rPr>
          <w:rFonts w:ascii="Times New Roman"/>
          <w:color w:val="333333"/>
          <w:spacing w:val="-2"/>
          <w:sz w:val="24"/>
        </w:rPr>
        <w:t xml:space="preserve"> </w:t>
      </w:r>
      <w:r>
        <w:rPr>
          <w:rFonts w:ascii="Times New Roman"/>
          <w:color w:val="333333"/>
          <w:sz w:val="24"/>
        </w:rPr>
        <w:t>use</w:t>
      </w:r>
      <w:r>
        <w:rPr>
          <w:rFonts w:ascii="Times New Roman"/>
          <w:color w:val="333333"/>
          <w:spacing w:val="-2"/>
          <w:sz w:val="24"/>
        </w:rPr>
        <w:t xml:space="preserve"> </w:t>
      </w:r>
      <w:r>
        <w:rPr>
          <w:rFonts w:ascii="Times New Roman"/>
          <w:color w:val="333333"/>
          <w:sz w:val="24"/>
        </w:rPr>
        <w:t>descriptive</w:t>
      </w:r>
      <w:r>
        <w:rPr>
          <w:rFonts w:ascii="Times New Roman"/>
          <w:color w:val="333333"/>
          <w:spacing w:val="-2"/>
          <w:sz w:val="24"/>
        </w:rPr>
        <w:t xml:space="preserve"> </w:t>
      </w:r>
      <w:r>
        <w:rPr>
          <w:rFonts w:ascii="Times New Roman"/>
          <w:color w:val="333333"/>
          <w:sz w:val="24"/>
        </w:rPr>
        <w:t>and</w:t>
      </w:r>
      <w:r>
        <w:rPr>
          <w:rFonts w:ascii="Times New Roman"/>
          <w:color w:val="333333"/>
          <w:spacing w:val="-3"/>
          <w:sz w:val="24"/>
        </w:rPr>
        <w:t xml:space="preserve"> </w:t>
      </w:r>
      <w:r>
        <w:rPr>
          <w:rFonts w:ascii="Times New Roman"/>
          <w:color w:val="333333"/>
          <w:sz w:val="24"/>
        </w:rPr>
        <w:t>latent</w:t>
      </w:r>
      <w:r>
        <w:rPr>
          <w:rFonts w:ascii="Times New Roman"/>
          <w:color w:val="333333"/>
          <w:spacing w:val="-2"/>
          <w:sz w:val="24"/>
        </w:rPr>
        <w:t xml:space="preserve"> </w:t>
      </w:r>
      <w:r>
        <w:rPr>
          <w:rFonts w:ascii="Times New Roman"/>
          <w:color w:val="333333"/>
          <w:sz w:val="24"/>
        </w:rPr>
        <w:t>transition</w:t>
      </w:r>
      <w:r>
        <w:rPr>
          <w:rFonts w:ascii="Times New Roman"/>
          <w:color w:val="333333"/>
          <w:spacing w:val="-2"/>
          <w:sz w:val="24"/>
        </w:rPr>
        <w:t xml:space="preserve"> </w:t>
      </w:r>
      <w:r>
        <w:rPr>
          <w:rFonts w:ascii="Times New Roman"/>
          <w:color w:val="333333"/>
          <w:sz w:val="24"/>
        </w:rPr>
        <w:t>analysis</w:t>
      </w:r>
      <w:r>
        <w:rPr>
          <w:rFonts w:ascii="Times New Roman"/>
          <w:color w:val="333333"/>
          <w:spacing w:val="-2"/>
          <w:sz w:val="24"/>
        </w:rPr>
        <w:t xml:space="preserve"> </w:t>
      </w:r>
      <w:r>
        <w:rPr>
          <w:rFonts w:ascii="Times New Roman"/>
          <w:color w:val="333333"/>
          <w:sz w:val="24"/>
        </w:rPr>
        <w:t>(LTA)</w:t>
      </w:r>
      <w:r>
        <w:rPr>
          <w:rFonts w:ascii="Times New Roman"/>
          <w:color w:val="333333"/>
          <w:spacing w:val="-3"/>
          <w:sz w:val="24"/>
        </w:rPr>
        <w:t xml:space="preserve"> </w:t>
      </w:r>
      <w:r>
        <w:rPr>
          <w:rFonts w:ascii="Times New Roman"/>
          <w:color w:val="333333"/>
          <w:sz w:val="24"/>
        </w:rPr>
        <w:t>methods</w:t>
      </w:r>
      <w:r>
        <w:rPr>
          <w:rFonts w:ascii="Times New Roman"/>
          <w:color w:val="333333"/>
          <w:spacing w:val="-2"/>
          <w:sz w:val="24"/>
        </w:rPr>
        <w:t xml:space="preserve"> </w:t>
      </w:r>
      <w:r>
        <w:rPr>
          <w:rFonts w:ascii="Times New Roman"/>
          <w:color w:val="333333"/>
          <w:sz w:val="24"/>
        </w:rPr>
        <w:t>to</w:t>
      </w:r>
      <w:r>
        <w:rPr>
          <w:rFonts w:ascii="Times New Roman"/>
          <w:color w:val="333333"/>
          <w:spacing w:val="-2"/>
          <w:sz w:val="24"/>
        </w:rPr>
        <w:t xml:space="preserve"> </w:t>
      </w:r>
      <w:r>
        <w:rPr>
          <w:rFonts w:ascii="Times New Roman"/>
          <w:color w:val="333333"/>
          <w:sz w:val="24"/>
        </w:rPr>
        <w:t>analyze</w:t>
      </w:r>
      <w:r w:rsidR="00E733F6">
        <w:rPr>
          <w:rFonts w:ascii="Times New Roman"/>
          <w:color w:val="333333"/>
          <w:spacing w:val="-2"/>
          <w:sz w:val="24"/>
        </w:rPr>
        <w:t xml:space="preserve"> whether physicians make transitions and whether </w:t>
      </w:r>
      <w:ins w:id="29" w:author="Howard, Annie Green" w:date="2026-03-29T19:57:00Z" w16du:dateUtc="2026-03-29T23:57:00Z">
        <w:r w:rsidR="000D0BD1">
          <w:rPr>
            <w:rFonts w:ascii="Times New Roman"/>
            <w:color w:val="333333"/>
            <w:spacing w:val="-2"/>
            <w:sz w:val="24"/>
          </w:rPr>
          <w:t xml:space="preserve">the rate of transition differs by </w:t>
        </w:r>
        <w:r w:rsidR="000D0BD1" w:rsidRPr="0074704F">
          <w:rPr>
            <w:rFonts w:ascii="Times New Roman"/>
            <w:color w:val="333333"/>
            <w:sz w:val="24"/>
          </w:rPr>
          <w:t>career typolog</w:t>
        </w:r>
        <w:r w:rsidR="000D0BD1">
          <w:rPr>
            <w:rFonts w:ascii="Times New Roman"/>
            <w:color w:val="333333"/>
            <w:sz w:val="24"/>
          </w:rPr>
          <w:t xml:space="preserve">y, age, and gender. </w:t>
        </w:r>
      </w:ins>
      <w:del w:id="30" w:author="Howard, Annie Green" w:date="2026-03-29T19:57:00Z" w16du:dateUtc="2026-03-29T23:57:00Z">
        <w:r w:rsidR="00E733F6" w:rsidDel="000D0BD1">
          <w:rPr>
            <w:rFonts w:ascii="Times New Roman"/>
            <w:color w:val="333333"/>
            <w:spacing w:val="-2"/>
            <w:sz w:val="24"/>
          </w:rPr>
          <w:delText>a physician</w:delText>
        </w:r>
        <w:r w:rsidR="00E733F6" w:rsidDel="000D0BD1">
          <w:rPr>
            <w:rFonts w:ascii="Times New Roman"/>
            <w:color w:val="333333"/>
            <w:spacing w:val="-2"/>
            <w:sz w:val="24"/>
          </w:rPr>
          <w:delText>’</w:delText>
        </w:r>
        <w:r w:rsidR="00E733F6" w:rsidDel="000D0BD1">
          <w:rPr>
            <w:rFonts w:ascii="Times New Roman"/>
            <w:color w:val="333333"/>
            <w:spacing w:val="-2"/>
            <w:sz w:val="24"/>
          </w:rPr>
          <w:delText>s age and gender are associated with transitions</w:delText>
        </w:r>
        <w:r w:rsidDel="000D0BD1">
          <w:rPr>
            <w:rFonts w:ascii="Times New Roman"/>
            <w:color w:val="333333"/>
            <w:spacing w:val="-2"/>
            <w:sz w:val="24"/>
          </w:rPr>
          <w:delText>.</w:delText>
        </w:r>
      </w:del>
    </w:p>
    <w:p w14:paraId="0647B25E" w14:textId="77777777" w:rsidR="00814875" w:rsidRDefault="00814875">
      <w:pPr>
        <w:pStyle w:val="BodyText"/>
        <w:spacing w:before="190"/>
        <w:rPr>
          <w:rFonts w:ascii="Times New Roman"/>
        </w:rPr>
      </w:pPr>
    </w:p>
    <w:p w14:paraId="07928396"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61408" behindDoc="0" locked="0" layoutInCell="1" allowOverlap="1" wp14:anchorId="5C6466F1" wp14:editId="12CE14AE">
                <wp:simplePos x="0" y="0"/>
                <wp:positionH relativeFrom="page">
                  <wp:posOffset>1079500</wp:posOffset>
                </wp:positionH>
                <wp:positionV relativeFrom="paragraph">
                  <wp:posOffset>17874</wp:posOffset>
                </wp:positionV>
                <wp:extent cx="5778500" cy="27940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02BBCCCD" w14:textId="77777777" w:rsidR="00814875" w:rsidRDefault="00EA5180">
                            <w:pPr>
                              <w:pStyle w:val="BodyText"/>
                              <w:spacing w:line="197" w:lineRule="exact"/>
                              <w:rPr>
                                <w:color w:val="000000"/>
                              </w:rPr>
                            </w:pPr>
                            <w:r>
                              <w:rPr>
                                <w:color w:val="333333"/>
                              </w:rPr>
                              <w:t>If</w:t>
                            </w:r>
                            <w:r>
                              <w:rPr>
                                <w:color w:val="333333"/>
                                <w:spacing w:val="-3"/>
                              </w:rPr>
                              <w:t xml:space="preserve"> </w:t>
                            </w:r>
                            <w:r>
                              <w:rPr>
                                <w:color w:val="333333"/>
                              </w:rPr>
                              <w:t>this</w:t>
                            </w:r>
                            <w:r>
                              <w:rPr>
                                <w:color w:val="333333"/>
                                <w:spacing w:val="-2"/>
                              </w:rPr>
                              <w:t xml:space="preserve"> </w:t>
                            </w:r>
                            <w:r>
                              <w:rPr>
                                <w:color w:val="333333"/>
                              </w:rPr>
                              <w:t>is</w:t>
                            </w:r>
                            <w:r>
                              <w:rPr>
                                <w:color w:val="333333"/>
                                <w:spacing w:val="-2"/>
                              </w:rPr>
                              <w:t xml:space="preserve"> </w:t>
                            </w:r>
                            <w:r>
                              <w:rPr>
                                <w:color w:val="333333"/>
                              </w:rPr>
                              <w:t>a</w:t>
                            </w:r>
                            <w:r>
                              <w:rPr>
                                <w:color w:val="333333"/>
                                <w:spacing w:val="-2"/>
                              </w:rPr>
                              <w:t xml:space="preserve"> </w:t>
                            </w:r>
                            <w:r>
                              <w:rPr>
                                <w:color w:val="333333"/>
                              </w:rPr>
                              <w:t>pilot</w:t>
                            </w:r>
                            <w:r>
                              <w:rPr>
                                <w:color w:val="333333"/>
                                <w:spacing w:val="-2"/>
                              </w:rPr>
                              <w:t xml:space="preserve"> </w:t>
                            </w:r>
                            <w:r>
                              <w:rPr>
                                <w:color w:val="333333"/>
                              </w:rPr>
                              <w:t>study,</w:t>
                            </w:r>
                            <w:r>
                              <w:rPr>
                                <w:color w:val="333333"/>
                                <w:spacing w:val="-2"/>
                              </w:rPr>
                              <w:t xml:space="preserve"> </w:t>
                            </w:r>
                            <w:r>
                              <w:rPr>
                                <w:color w:val="333333"/>
                              </w:rPr>
                              <w:t>please</w:t>
                            </w:r>
                            <w:r>
                              <w:rPr>
                                <w:color w:val="333333"/>
                                <w:spacing w:val="-2"/>
                              </w:rPr>
                              <w:t xml:space="preserve"> </w:t>
                            </w:r>
                            <w:r>
                              <w:rPr>
                                <w:color w:val="333333"/>
                              </w:rPr>
                              <w:t>describe</w:t>
                            </w:r>
                            <w:r>
                              <w:rPr>
                                <w:color w:val="333333"/>
                                <w:spacing w:val="-2"/>
                              </w:rPr>
                              <w:t xml:space="preserve"> </w:t>
                            </w:r>
                            <w:r>
                              <w:rPr>
                                <w:color w:val="333333"/>
                              </w:rPr>
                              <w:t>the</w:t>
                            </w:r>
                            <w:r>
                              <w:rPr>
                                <w:color w:val="333333"/>
                                <w:spacing w:val="-2"/>
                              </w:rPr>
                              <w:t xml:space="preserve"> </w:t>
                            </w:r>
                            <w:r>
                              <w:rPr>
                                <w:color w:val="333333"/>
                              </w:rPr>
                              <w:t>future</w:t>
                            </w:r>
                            <w:r>
                              <w:rPr>
                                <w:color w:val="333333"/>
                                <w:spacing w:val="-3"/>
                              </w:rPr>
                              <w:t xml:space="preserve"> </w:t>
                            </w:r>
                            <w:r>
                              <w:rPr>
                                <w:color w:val="333333"/>
                              </w:rPr>
                              <w:t>study</w:t>
                            </w:r>
                            <w:r>
                              <w:rPr>
                                <w:color w:val="333333"/>
                                <w:spacing w:val="-2"/>
                              </w:rPr>
                              <w:t xml:space="preserve"> </w:t>
                            </w:r>
                            <w:r>
                              <w:rPr>
                                <w:color w:val="333333"/>
                              </w:rPr>
                              <w:t>and</w:t>
                            </w:r>
                            <w:r>
                              <w:rPr>
                                <w:color w:val="333333"/>
                                <w:spacing w:val="-2"/>
                              </w:rPr>
                              <w:t xml:space="preserve"> </w:t>
                            </w:r>
                            <w:r>
                              <w:rPr>
                                <w:color w:val="333333"/>
                              </w:rPr>
                              <w:t>say</w:t>
                            </w:r>
                            <w:r>
                              <w:rPr>
                                <w:color w:val="333333"/>
                                <w:spacing w:val="-2"/>
                              </w:rPr>
                              <w:t xml:space="preserve"> </w:t>
                            </w:r>
                            <w:r>
                              <w:rPr>
                                <w:color w:val="333333"/>
                              </w:rPr>
                              <w:t>how</w:t>
                            </w:r>
                            <w:r>
                              <w:rPr>
                                <w:color w:val="333333"/>
                                <w:spacing w:val="-2"/>
                              </w:rPr>
                              <w:t xml:space="preserve"> </w:t>
                            </w:r>
                            <w:r>
                              <w:rPr>
                                <w:color w:val="333333"/>
                              </w:rPr>
                              <w:t>its</w:t>
                            </w:r>
                            <w:r>
                              <w:rPr>
                                <w:color w:val="333333"/>
                                <w:spacing w:val="-2"/>
                              </w:rPr>
                              <w:t xml:space="preserve"> </w:t>
                            </w:r>
                            <w:r>
                              <w:rPr>
                                <w:color w:val="333333"/>
                              </w:rPr>
                              <w:t>study</w:t>
                            </w:r>
                            <w:r>
                              <w:rPr>
                                <w:color w:val="333333"/>
                                <w:spacing w:val="-2"/>
                              </w:rPr>
                              <w:t xml:space="preserve"> </w:t>
                            </w:r>
                            <w:r>
                              <w:rPr>
                                <w:color w:val="333333"/>
                              </w:rPr>
                              <w:t>design,</w:t>
                            </w:r>
                            <w:r>
                              <w:rPr>
                                <w:color w:val="333333"/>
                                <w:spacing w:val="-2"/>
                              </w:rPr>
                              <w:t xml:space="preserve"> </w:t>
                            </w:r>
                            <w:r>
                              <w:rPr>
                                <w:color w:val="333333"/>
                              </w:rPr>
                              <w:t>aims,</w:t>
                            </w:r>
                            <w:r>
                              <w:rPr>
                                <w:color w:val="333333"/>
                                <w:spacing w:val="-2"/>
                              </w:rPr>
                              <w:t xml:space="preserve"> sample</w:t>
                            </w:r>
                          </w:p>
                          <w:p w14:paraId="79AC7B0F" w14:textId="77777777" w:rsidR="00814875" w:rsidRDefault="00EA5180">
                            <w:pPr>
                              <w:pStyle w:val="BodyText"/>
                              <w:spacing w:line="225" w:lineRule="exact"/>
                              <w:rPr>
                                <w:color w:val="000000"/>
                              </w:rPr>
                            </w:pPr>
                            <w:r>
                              <w:rPr>
                                <w:color w:val="333333"/>
                              </w:rPr>
                              <w:t>size,</w:t>
                            </w:r>
                            <w:r>
                              <w:rPr>
                                <w:color w:val="333333"/>
                                <w:spacing w:val="-4"/>
                              </w:rPr>
                              <w:t xml:space="preserve"> </w:t>
                            </w:r>
                            <w:r>
                              <w:rPr>
                                <w:color w:val="333333"/>
                              </w:rPr>
                              <w:t>and</w:t>
                            </w:r>
                            <w:r>
                              <w:rPr>
                                <w:color w:val="333333"/>
                                <w:spacing w:val="-2"/>
                              </w:rPr>
                              <w:t xml:space="preserve"> </w:t>
                            </w:r>
                            <w:r>
                              <w:rPr>
                                <w:color w:val="333333"/>
                              </w:rPr>
                              <w:t>methods</w:t>
                            </w:r>
                            <w:r>
                              <w:rPr>
                                <w:color w:val="333333"/>
                                <w:spacing w:val="-2"/>
                              </w:rPr>
                              <w:t xml:space="preserve"> </w:t>
                            </w:r>
                            <w:r>
                              <w:rPr>
                                <w:color w:val="333333"/>
                              </w:rPr>
                              <w:t>differ</w:t>
                            </w:r>
                            <w:r>
                              <w:rPr>
                                <w:color w:val="333333"/>
                                <w:spacing w:val="-2"/>
                              </w:rPr>
                              <w:t xml:space="preserve"> </w:t>
                            </w:r>
                            <w:r>
                              <w:rPr>
                                <w:color w:val="333333"/>
                              </w:rPr>
                              <w:t>from</w:t>
                            </w:r>
                            <w:r>
                              <w:rPr>
                                <w:color w:val="333333"/>
                                <w:spacing w:val="-1"/>
                              </w:rPr>
                              <w:t xml:space="preserve"> </w:t>
                            </w:r>
                            <w:r>
                              <w:rPr>
                                <w:color w:val="333333"/>
                              </w:rPr>
                              <w:t>the</w:t>
                            </w:r>
                            <w:r>
                              <w:rPr>
                                <w:color w:val="333333"/>
                                <w:spacing w:val="-2"/>
                              </w:rPr>
                              <w:t xml:space="preserve"> </w:t>
                            </w:r>
                            <w:r>
                              <w:rPr>
                                <w:color w:val="333333"/>
                              </w:rPr>
                              <w:t>pilot</w:t>
                            </w:r>
                            <w:r>
                              <w:rPr>
                                <w:color w:val="333333"/>
                                <w:spacing w:val="-2"/>
                              </w:rPr>
                              <w:t xml:space="preserve"> </w:t>
                            </w:r>
                            <w:r>
                              <w:rPr>
                                <w:color w:val="333333"/>
                              </w:rPr>
                              <w:t>study</w:t>
                            </w:r>
                            <w:r>
                              <w:rPr>
                                <w:color w:val="333333"/>
                                <w:spacing w:val="-2"/>
                              </w:rPr>
                              <w:t xml:space="preserve"> </w:t>
                            </w:r>
                            <w:r>
                              <w:rPr>
                                <w:color w:val="333333"/>
                              </w:rPr>
                              <w:t>you</w:t>
                            </w:r>
                            <w:r>
                              <w:rPr>
                                <w:color w:val="333333"/>
                                <w:spacing w:val="-2"/>
                              </w:rPr>
                              <w:t xml:space="preserve"> </w:t>
                            </w:r>
                            <w:r>
                              <w:rPr>
                                <w:color w:val="333333"/>
                              </w:rPr>
                              <w:t>are</w:t>
                            </w:r>
                            <w:r>
                              <w:rPr>
                                <w:color w:val="333333"/>
                                <w:spacing w:val="-1"/>
                              </w:rPr>
                              <w:t xml:space="preserve"> </w:t>
                            </w:r>
                            <w:r>
                              <w:rPr>
                                <w:color w:val="333333"/>
                                <w:spacing w:val="-2"/>
                              </w:rPr>
                              <w:t>proposing.</w:t>
                            </w:r>
                          </w:p>
                        </w:txbxContent>
                      </wps:txbx>
                      <wps:bodyPr wrap="square" lIns="0" tIns="0" rIns="0" bIns="0" rtlCol="0">
                        <a:noAutofit/>
                      </wps:bodyPr>
                    </wps:wsp>
                  </a:graphicData>
                </a:graphic>
              </wp:anchor>
            </w:drawing>
          </mc:Choice>
          <mc:Fallback>
            <w:pict>
              <v:shape w14:anchorId="5C6466F1" id="Textbox 185" o:spid="_x0000_s1083" type="#_x0000_t202" style="position:absolute;left:0;text-align:left;margin-left:85pt;margin-top:1.4pt;width:455pt;height:22pt;z-index:1576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" fillcolor="#dfebf4" stroked="f">
                <v:textbox inset="0,0,0,0">
                  <w:txbxContent>
                    <w:p w14:paraId="02BBCCCD" w14:textId="77777777" w:rsidR="00814875" w:rsidRDefault="00EA5180">
                      <w:pPr>
                        <w:pStyle w:val="BodyText"/>
                        <w:spacing w:line="197" w:lineRule="exact"/>
                        <w:rPr>
                          <w:color w:val="000000"/>
                        </w:rPr>
                      </w:pPr>
                      <w:r>
                        <w:rPr>
                          <w:color w:val="333333"/>
                        </w:rPr>
                        <w:t>If</w:t>
                      </w:r>
                      <w:r>
                        <w:rPr>
                          <w:color w:val="333333"/>
                          <w:spacing w:val="-3"/>
                        </w:rPr>
                        <w:t xml:space="preserve"> </w:t>
                      </w:r>
                      <w:r>
                        <w:rPr>
                          <w:color w:val="333333"/>
                        </w:rPr>
                        <w:t>this</w:t>
                      </w:r>
                      <w:r>
                        <w:rPr>
                          <w:color w:val="333333"/>
                          <w:spacing w:val="-2"/>
                        </w:rPr>
                        <w:t xml:space="preserve"> </w:t>
                      </w:r>
                      <w:r>
                        <w:rPr>
                          <w:color w:val="333333"/>
                        </w:rPr>
                        <w:t>is</w:t>
                      </w:r>
                      <w:r>
                        <w:rPr>
                          <w:color w:val="333333"/>
                          <w:spacing w:val="-2"/>
                        </w:rPr>
                        <w:t xml:space="preserve"> </w:t>
                      </w:r>
                      <w:r>
                        <w:rPr>
                          <w:color w:val="333333"/>
                        </w:rPr>
                        <w:t>a</w:t>
                      </w:r>
                      <w:r>
                        <w:rPr>
                          <w:color w:val="333333"/>
                          <w:spacing w:val="-2"/>
                        </w:rPr>
                        <w:t xml:space="preserve"> </w:t>
                      </w:r>
                      <w:r>
                        <w:rPr>
                          <w:color w:val="333333"/>
                        </w:rPr>
                        <w:t>pilot</w:t>
                      </w:r>
                      <w:r>
                        <w:rPr>
                          <w:color w:val="333333"/>
                          <w:spacing w:val="-2"/>
                        </w:rPr>
                        <w:t xml:space="preserve"> </w:t>
                      </w:r>
                      <w:r>
                        <w:rPr>
                          <w:color w:val="333333"/>
                        </w:rPr>
                        <w:t>study,</w:t>
                      </w:r>
                      <w:r>
                        <w:rPr>
                          <w:color w:val="333333"/>
                          <w:spacing w:val="-2"/>
                        </w:rPr>
                        <w:t xml:space="preserve"> </w:t>
                      </w:r>
                      <w:r>
                        <w:rPr>
                          <w:color w:val="333333"/>
                        </w:rPr>
                        <w:t>please</w:t>
                      </w:r>
                      <w:r>
                        <w:rPr>
                          <w:color w:val="333333"/>
                          <w:spacing w:val="-2"/>
                        </w:rPr>
                        <w:t xml:space="preserve"> </w:t>
                      </w:r>
                      <w:r>
                        <w:rPr>
                          <w:color w:val="333333"/>
                        </w:rPr>
                        <w:t>describe</w:t>
                      </w:r>
                      <w:r>
                        <w:rPr>
                          <w:color w:val="333333"/>
                          <w:spacing w:val="-2"/>
                        </w:rPr>
                        <w:t xml:space="preserve"> </w:t>
                      </w:r>
                      <w:r>
                        <w:rPr>
                          <w:color w:val="333333"/>
                        </w:rPr>
                        <w:t>the</w:t>
                      </w:r>
                      <w:r>
                        <w:rPr>
                          <w:color w:val="333333"/>
                          <w:spacing w:val="-2"/>
                        </w:rPr>
                        <w:t xml:space="preserve"> </w:t>
                      </w:r>
                      <w:r>
                        <w:rPr>
                          <w:color w:val="333333"/>
                        </w:rPr>
                        <w:t>future</w:t>
                      </w:r>
                      <w:r>
                        <w:rPr>
                          <w:color w:val="333333"/>
                          <w:spacing w:val="-3"/>
                        </w:rPr>
                        <w:t xml:space="preserve"> </w:t>
                      </w:r>
                      <w:r>
                        <w:rPr>
                          <w:color w:val="333333"/>
                        </w:rPr>
                        <w:t>study</w:t>
                      </w:r>
                      <w:r>
                        <w:rPr>
                          <w:color w:val="333333"/>
                          <w:spacing w:val="-2"/>
                        </w:rPr>
                        <w:t xml:space="preserve"> </w:t>
                      </w:r>
                      <w:r>
                        <w:rPr>
                          <w:color w:val="333333"/>
                        </w:rPr>
                        <w:t>and</w:t>
                      </w:r>
                      <w:r>
                        <w:rPr>
                          <w:color w:val="333333"/>
                          <w:spacing w:val="-2"/>
                        </w:rPr>
                        <w:t xml:space="preserve"> </w:t>
                      </w:r>
                      <w:r>
                        <w:rPr>
                          <w:color w:val="333333"/>
                        </w:rPr>
                        <w:t>say</w:t>
                      </w:r>
                      <w:r>
                        <w:rPr>
                          <w:color w:val="333333"/>
                          <w:spacing w:val="-2"/>
                        </w:rPr>
                        <w:t xml:space="preserve"> </w:t>
                      </w:r>
                      <w:r>
                        <w:rPr>
                          <w:color w:val="333333"/>
                        </w:rPr>
                        <w:t>how</w:t>
                      </w:r>
                      <w:r>
                        <w:rPr>
                          <w:color w:val="333333"/>
                          <w:spacing w:val="-2"/>
                        </w:rPr>
                        <w:t xml:space="preserve"> </w:t>
                      </w:r>
                      <w:r>
                        <w:rPr>
                          <w:color w:val="333333"/>
                        </w:rPr>
                        <w:t>its</w:t>
                      </w:r>
                      <w:r>
                        <w:rPr>
                          <w:color w:val="333333"/>
                          <w:spacing w:val="-2"/>
                        </w:rPr>
                        <w:t xml:space="preserve"> </w:t>
                      </w:r>
                      <w:r>
                        <w:rPr>
                          <w:color w:val="333333"/>
                        </w:rPr>
                        <w:t>study</w:t>
                      </w:r>
                      <w:r>
                        <w:rPr>
                          <w:color w:val="333333"/>
                          <w:spacing w:val="-2"/>
                        </w:rPr>
                        <w:t xml:space="preserve"> </w:t>
                      </w:r>
                      <w:r>
                        <w:rPr>
                          <w:color w:val="333333"/>
                        </w:rPr>
                        <w:t>design,</w:t>
                      </w:r>
                      <w:r>
                        <w:rPr>
                          <w:color w:val="333333"/>
                          <w:spacing w:val="-2"/>
                        </w:rPr>
                        <w:t xml:space="preserve"> </w:t>
                      </w:r>
                      <w:r>
                        <w:rPr>
                          <w:color w:val="333333"/>
                        </w:rPr>
                        <w:t>aims,</w:t>
                      </w:r>
                      <w:r>
                        <w:rPr>
                          <w:color w:val="333333"/>
                          <w:spacing w:val="-2"/>
                        </w:rPr>
                        <w:t xml:space="preserve"> sample</w:t>
                      </w:r>
                    </w:p>
                    <w:p w14:paraId="79AC7B0F" w14:textId="77777777" w:rsidR="00814875" w:rsidRDefault="00EA5180">
                      <w:pPr>
                        <w:pStyle w:val="BodyText"/>
                        <w:spacing w:line="225" w:lineRule="exact"/>
                        <w:rPr>
                          <w:color w:val="000000"/>
                        </w:rPr>
                      </w:pPr>
                      <w:r>
                        <w:rPr>
                          <w:color w:val="333333"/>
                        </w:rPr>
                        <w:t>size,</w:t>
                      </w:r>
                      <w:r>
                        <w:rPr>
                          <w:color w:val="333333"/>
                          <w:spacing w:val="-4"/>
                        </w:rPr>
                        <w:t xml:space="preserve"> </w:t>
                      </w:r>
                      <w:r>
                        <w:rPr>
                          <w:color w:val="333333"/>
                        </w:rPr>
                        <w:t>and</w:t>
                      </w:r>
                      <w:r>
                        <w:rPr>
                          <w:color w:val="333333"/>
                          <w:spacing w:val="-2"/>
                        </w:rPr>
                        <w:t xml:space="preserve"> </w:t>
                      </w:r>
                      <w:r>
                        <w:rPr>
                          <w:color w:val="333333"/>
                        </w:rPr>
                        <w:t>methods</w:t>
                      </w:r>
                      <w:r>
                        <w:rPr>
                          <w:color w:val="333333"/>
                          <w:spacing w:val="-2"/>
                        </w:rPr>
                        <w:t xml:space="preserve"> </w:t>
                      </w:r>
                      <w:r>
                        <w:rPr>
                          <w:color w:val="333333"/>
                        </w:rPr>
                        <w:t>differ</w:t>
                      </w:r>
                      <w:r>
                        <w:rPr>
                          <w:color w:val="333333"/>
                          <w:spacing w:val="-2"/>
                        </w:rPr>
                        <w:t xml:space="preserve"> </w:t>
                      </w:r>
                      <w:r>
                        <w:rPr>
                          <w:color w:val="333333"/>
                        </w:rPr>
                        <w:t>from</w:t>
                      </w:r>
                      <w:r>
                        <w:rPr>
                          <w:color w:val="333333"/>
                          <w:spacing w:val="-1"/>
                        </w:rPr>
                        <w:t xml:space="preserve"> </w:t>
                      </w:r>
                      <w:r>
                        <w:rPr>
                          <w:color w:val="333333"/>
                        </w:rPr>
                        <w:t>the</w:t>
                      </w:r>
                      <w:r>
                        <w:rPr>
                          <w:color w:val="333333"/>
                          <w:spacing w:val="-2"/>
                        </w:rPr>
                        <w:t xml:space="preserve"> </w:t>
                      </w:r>
                      <w:r>
                        <w:rPr>
                          <w:color w:val="333333"/>
                        </w:rPr>
                        <w:t>pilot</w:t>
                      </w:r>
                      <w:r>
                        <w:rPr>
                          <w:color w:val="333333"/>
                          <w:spacing w:val="-2"/>
                        </w:rPr>
                        <w:t xml:space="preserve"> </w:t>
                      </w:r>
                      <w:r>
                        <w:rPr>
                          <w:color w:val="333333"/>
                        </w:rPr>
                        <w:t>study</w:t>
                      </w:r>
                      <w:r>
                        <w:rPr>
                          <w:color w:val="333333"/>
                          <w:spacing w:val="-2"/>
                        </w:rPr>
                        <w:t xml:space="preserve"> </w:t>
                      </w:r>
                      <w:r>
                        <w:rPr>
                          <w:color w:val="333333"/>
                        </w:rPr>
                        <w:t>you</w:t>
                      </w:r>
                      <w:r>
                        <w:rPr>
                          <w:color w:val="333333"/>
                          <w:spacing w:val="-2"/>
                        </w:rPr>
                        <w:t xml:space="preserve"> </w:t>
                      </w:r>
                      <w:r>
                        <w:rPr>
                          <w:color w:val="333333"/>
                        </w:rPr>
                        <w:t>are</w:t>
                      </w:r>
                      <w:r>
                        <w:rPr>
                          <w:color w:val="333333"/>
                          <w:spacing w:val="-1"/>
                        </w:rPr>
                        <w:t xml:space="preserve"> </w:t>
                      </w:r>
                      <w:r>
                        <w:rPr>
                          <w:color w:val="333333"/>
                          <w:spacing w:val="-2"/>
                        </w:rPr>
                        <w:t>proposing.</w:t>
                      </w:r>
                    </w:p>
                  </w:txbxContent>
                </v:textbox>
                <w10:wrap anchorx="page"/>
              </v:shape>
            </w:pict>
          </mc:Fallback>
        </mc:AlternateContent>
      </w:r>
    </w:p>
    <w:p w14:paraId="1ACED741" w14:textId="77777777" w:rsidR="00814875" w:rsidRDefault="00814875">
      <w:pPr>
        <w:pStyle w:val="BodyText"/>
        <w:spacing w:before="191"/>
        <w:rPr>
          <w:sz w:val="24"/>
        </w:rPr>
      </w:pPr>
    </w:p>
    <w:p w14:paraId="0C249037" w14:textId="4DDC9D42" w:rsidR="00814875" w:rsidRDefault="00E733F6">
      <w:pPr>
        <w:spacing w:line="225" w:lineRule="auto"/>
        <w:ind w:left="680" w:right="495"/>
        <w:rPr>
          <w:rFonts w:ascii="Times New Roman"/>
          <w:sz w:val="24"/>
        </w:rPr>
      </w:pPr>
      <w:r>
        <w:rPr>
          <w:rFonts w:ascii="Times New Roman"/>
          <w:color w:val="333333"/>
          <w:sz w:val="24"/>
        </w:rPr>
        <w:t>N/A</w:t>
      </w:r>
    </w:p>
    <w:p w14:paraId="71BD38E9" w14:textId="77777777" w:rsidR="00814875" w:rsidRDefault="00814875">
      <w:pPr>
        <w:pStyle w:val="BodyText"/>
        <w:spacing w:before="194"/>
        <w:rPr>
          <w:rFonts w:ascii="Times New Roman"/>
        </w:rPr>
      </w:pPr>
    </w:p>
    <w:p w14:paraId="033D45EC"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60896" behindDoc="0" locked="0" layoutInCell="1" allowOverlap="1" wp14:anchorId="06FC049F" wp14:editId="0D49FE17">
                <wp:simplePos x="0" y="0"/>
                <wp:positionH relativeFrom="page">
                  <wp:posOffset>1079500</wp:posOffset>
                </wp:positionH>
                <wp:positionV relativeFrom="paragraph">
                  <wp:posOffset>18018</wp:posOffset>
                </wp:positionV>
                <wp:extent cx="5778500" cy="27940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54A7A38D" w14:textId="77777777" w:rsidR="00814875" w:rsidRDefault="00EA5180">
                            <w:pPr>
                              <w:pStyle w:val="BodyText"/>
                              <w:spacing w:line="197" w:lineRule="exact"/>
                              <w:rPr>
                                <w:color w:val="000000"/>
                              </w:rPr>
                            </w:pPr>
                            <w:r>
                              <w:rPr>
                                <w:color w:val="333333"/>
                              </w:rPr>
                              <w:t>Provide</w:t>
                            </w:r>
                            <w:r>
                              <w:rPr>
                                <w:color w:val="333333"/>
                                <w:spacing w:val="-2"/>
                              </w:rPr>
                              <w:t xml:space="preserve"> </w:t>
                            </w:r>
                            <w:r>
                              <w:rPr>
                                <w:color w:val="333333"/>
                              </w:rPr>
                              <w:t>a</w:t>
                            </w:r>
                            <w:r>
                              <w:rPr>
                                <w:color w:val="333333"/>
                                <w:spacing w:val="-1"/>
                              </w:rPr>
                              <w:t xml:space="preserve"> </w:t>
                            </w:r>
                            <w:r>
                              <w:rPr>
                                <w:color w:val="333333"/>
                              </w:rPr>
                              <w:t>compelling</w:t>
                            </w:r>
                            <w:r>
                              <w:rPr>
                                <w:color w:val="333333"/>
                                <w:spacing w:val="-1"/>
                              </w:rPr>
                              <w:t xml:space="preserve"> </w:t>
                            </w:r>
                            <w:r>
                              <w:rPr>
                                <w:color w:val="333333"/>
                              </w:rPr>
                              <w:t>justification</w:t>
                            </w:r>
                            <w:r>
                              <w:rPr>
                                <w:color w:val="333333"/>
                                <w:spacing w:val="-1"/>
                              </w:rPr>
                              <w:t xml:space="preserve"> </w:t>
                            </w:r>
                            <w:r>
                              <w:rPr>
                                <w:color w:val="333333"/>
                              </w:rPr>
                              <w:t>for</w:t>
                            </w:r>
                            <w:r>
                              <w:rPr>
                                <w:color w:val="333333"/>
                                <w:spacing w:val="-1"/>
                              </w:rPr>
                              <w:t xml:space="preserve"> </w:t>
                            </w:r>
                            <w:r>
                              <w:rPr>
                                <w:color w:val="333333"/>
                              </w:rPr>
                              <w:t>the</w:t>
                            </w:r>
                            <w:r>
                              <w:rPr>
                                <w:color w:val="333333"/>
                                <w:spacing w:val="-1"/>
                              </w:rPr>
                              <w:t xml:space="preserve"> </w:t>
                            </w:r>
                            <w:r>
                              <w:rPr>
                                <w:color w:val="333333"/>
                              </w:rPr>
                              <w:t>proposed</w:t>
                            </w:r>
                            <w:r>
                              <w:rPr>
                                <w:color w:val="333333"/>
                                <w:spacing w:val="-1"/>
                              </w:rPr>
                              <w:t xml:space="preserve"> </w:t>
                            </w:r>
                            <w:r>
                              <w:rPr>
                                <w:color w:val="333333"/>
                              </w:rPr>
                              <w:t>sample</w:t>
                            </w:r>
                            <w:r>
                              <w:rPr>
                                <w:color w:val="333333"/>
                                <w:spacing w:val="-2"/>
                              </w:rPr>
                              <w:t xml:space="preserve"> </w:t>
                            </w:r>
                            <w:r>
                              <w:rPr>
                                <w:color w:val="333333"/>
                              </w:rPr>
                              <w:t>size</w:t>
                            </w:r>
                            <w:r>
                              <w:rPr>
                                <w:color w:val="333333"/>
                                <w:spacing w:val="-1"/>
                              </w:rPr>
                              <w:t xml:space="preserve"> </w:t>
                            </w:r>
                            <w:r>
                              <w:rPr>
                                <w:color w:val="333333"/>
                              </w:rPr>
                              <w:t>in</w:t>
                            </w:r>
                            <w:r>
                              <w:rPr>
                                <w:color w:val="333333"/>
                                <w:spacing w:val="-1"/>
                              </w:rPr>
                              <w:t xml:space="preserve"> </w:t>
                            </w:r>
                            <w:r>
                              <w:rPr>
                                <w:color w:val="333333"/>
                              </w:rPr>
                              <w:t>terms</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likelihood</w:t>
                            </w:r>
                            <w:r>
                              <w:rPr>
                                <w:color w:val="333333"/>
                                <w:spacing w:val="-1"/>
                              </w:rPr>
                              <w:t xml:space="preserve"> </w:t>
                            </w:r>
                            <w:r>
                              <w:rPr>
                                <w:color w:val="333333"/>
                              </w:rPr>
                              <w:t>of</w:t>
                            </w:r>
                            <w:r>
                              <w:rPr>
                                <w:color w:val="333333"/>
                                <w:spacing w:val="-1"/>
                              </w:rPr>
                              <w:t xml:space="preserve"> </w:t>
                            </w:r>
                            <w:r>
                              <w:rPr>
                                <w:color w:val="333333"/>
                                <w:spacing w:val="-2"/>
                              </w:rPr>
                              <w:t>achieving</w:t>
                            </w:r>
                          </w:p>
                          <w:p w14:paraId="3E3A30A3" w14:textId="77777777" w:rsidR="00814875" w:rsidRDefault="00EA5180">
                            <w:pPr>
                              <w:pStyle w:val="BodyText"/>
                              <w:spacing w:line="225" w:lineRule="exact"/>
                              <w:rPr>
                                <w:color w:val="000000"/>
                              </w:rPr>
                            </w:pPr>
                            <w:r>
                              <w:rPr>
                                <w:color w:val="333333"/>
                              </w:rPr>
                              <w:t>each</w:t>
                            </w:r>
                            <w:r>
                              <w:rPr>
                                <w:color w:val="333333"/>
                                <w:spacing w:val="-1"/>
                              </w:rPr>
                              <w:t xml:space="preserve"> </w:t>
                            </w:r>
                            <w:r>
                              <w:rPr>
                                <w:color w:val="333333"/>
                                <w:spacing w:val="-4"/>
                              </w:rPr>
                              <w:t>aim.</w:t>
                            </w:r>
                          </w:p>
                        </w:txbxContent>
                      </wps:txbx>
                      <wps:bodyPr wrap="square" lIns="0" tIns="0" rIns="0" bIns="0" rtlCol="0">
                        <a:noAutofit/>
                      </wps:bodyPr>
                    </wps:wsp>
                  </a:graphicData>
                </a:graphic>
              </wp:anchor>
            </w:drawing>
          </mc:Choice>
          <mc:Fallback>
            <w:pict>
              <v:shape w14:anchorId="06FC049F" id="Textbox 186" o:spid="_x0000_s1084" type="#_x0000_t202" style="position:absolute;left:0;text-align:left;margin-left:85pt;margin-top:1.4pt;width:455pt;height:22pt;z-index:1576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" fillcolor="#dfebf4" stroked="f">
                <v:textbox inset="0,0,0,0">
                  <w:txbxContent>
                    <w:p w14:paraId="54A7A38D" w14:textId="77777777" w:rsidR="00814875" w:rsidRDefault="00EA5180">
                      <w:pPr>
                        <w:pStyle w:val="BodyText"/>
                        <w:spacing w:line="197" w:lineRule="exact"/>
                        <w:rPr>
                          <w:color w:val="000000"/>
                        </w:rPr>
                      </w:pPr>
                      <w:r>
                        <w:rPr>
                          <w:color w:val="333333"/>
                        </w:rPr>
                        <w:t>Provide</w:t>
                      </w:r>
                      <w:r>
                        <w:rPr>
                          <w:color w:val="333333"/>
                          <w:spacing w:val="-2"/>
                        </w:rPr>
                        <w:t xml:space="preserve"> </w:t>
                      </w:r>
                      <w:r>
                        <w:rPr>
                          <w:color w:val="333333"/>
                        </w:rPr>
                        <w:t>a</w:t>
                      </w:r>
                      <w:r>
                        <w:rPr>
                          <w:color w:val="333333"/>
                          <w:spacing w:val="-1"/>
                        </w:rPr>
                        <w:t xml:space="preserve"> </w:t>
                      </w:r>
                      <w:r>
                        <w:rPr>
                          <w:color w:val="333333"/>
                        </w:rPr>
                        <w:t>compelling</w:t>
                      </w:r>
                      <w:r>
                        <w:rPr>
                          <w:color w:val="333333"/>
                          <w:spacing w:val="-1"/>
                        </w:rPr>
                        <w:t xml:space="preserve"> </w:t>
                      </w:r>
                      <w:r>
                        <w:rPr>
                          <w:color w:val="333333"/>
                        </w:rPr>
                        <w:t>justification</w:t>
                      </w:r>
                      <w:r>
                        <w:rPr>
                          <w:color w:val="333333"/>
                          <w:spacing w:val="-1"/>
                        </w:rPr>
                        <w:t xml:space="preserve"> </w:t>
                      </w:r>
                      <w:r>
                        <w:rPr>
                          <w:color w:val="333333"/>
                        </w:rPr>
                        <w:t>for</w:t>
                      </w:r>
                      <w:r>
                        <w:rPr>
                          <w:color w:val="333333"/>
                          <w:spacing w:val="-1"/>
                        </w:rPr>
                        <w:t xml:space="preserve"> </w:t>
                      </w:r>
                      <w:r>
                        <w:rPr>
                          <w:color w:val="333333"/>
                        </w:rPr>
                        <w:t>the</w:t>
                      </w:r>
                      <w:r>
                        <w:rPr>
                          <w:color w:val="333333"/>
                          <w:spacing w:val="-1"/>
                        </w:rPr>
                        <w:t xml:space="preserve"> </w:t>
                      </w:r>
                      <w:r>
                        <w:rPr>
                          <w:color w:val="333333"/>
                        </w:rPr>
                        <w:t>proposed</w:t>
                      </w:r>
                      <w:r>
                        <w:rPr>
                          <w:color w:val="333333"/>
                          <w:spacing w:val="-1"/>
                        </w:rPr>
                        <w:t xml:space="preserve"> </w:t>
                      </w:r>
                      <w:r>
                        <w:rPr>
                          <w:color w:val="333333"/>
                        </w:rPr>
                        <w:t>sample</w:t>
                      </w:r>
                      <w:r>
                        <w:rPr>
                          <w:color w:val="333333"/>
                          <w:spacing w:val="-2"/>
                        </w:rPr>
                        <w:t xml:space="preserve"> </w:t>
                      </w:r>
                      <w:r>
                        <w:rPr>
                          <w:color w:val="333333"/>
                        </w:rPr>
                        <w:t>size</w:t>
                      </w:r>
                      <w:r>
                        <w:rPr>
                          <w:color w:val="333333"/>
                          <w:spacing w:val="-1"/>
                        </w:rPr>
                        <w:t xml:space="preserve"> </w:t>
                      </w:r>
                      <w:r>
                        <w:rPr>
                          <w:color w:val="333333"/>
                        </w:rPr>
                        <w:t>in</w:t>
                      </w:r>
                      <w:r>
                        <w:rPr>
                          <w:color w:val="333333"/>
                          <w:spacing w:val="-1"/>
                        </w:rPr>
                        <w:t xml:space="preserve"> </w:t>
                      </w:r>
                      <w:r>
                        <w:rPr>
                          <w:color w:val="333333"/>
                        </w:rPr>
                        <w:t>terms</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likelihood</w:t>
                      </w:r>
                      <w:r>
                        <w:rPr>
                          <w:color w:val="333333"/>
                          <w:spacing w:val="-1"/>
                        </w:rPr>
                        <w:t xml:space="preserve"> </w:t>
                      </w:r>
                      <w:r>
                        <w:rPr>
                          <w:color w:val="333333"/>
                        </w:rPr>
                        <w:t>of</w:t>
                      </w:r>
                      <w:r>
                        <w:rPr>
                          <w:color w:val="333333"/>
                          <w:spacing w:val="-1"/>
                        </w:rPr>
                        <w:t xml:space="preserve"> </w:t>
                      </w:r>
                      <w:r>
                        <w:rPr>
                          <w:color w:val="333333"/>
                          <w:spacing w:val="-2"/>
                        </w:rPr>
                        <w:t>achieving</w:t>
                      </w:r>
                    </w:p>
                    <w:p w14:paraId="3E3A30A3" w14:textId="77777777" w:rsidR="00814875" w:rsidRDefault="00EA5180">
                      <w:pPr>
                        <w:pStyle w:val="BodyText"/>
                        <w:spacing w:line="225" w:lineRule="exact"/>
                        <w:rPr>
                          <w:color w:val="000000"/>
                        </w:rPr>
                      </w:pPr>
                      <w:r>
                        <w:rPr>
                          <w:color w:val="333333"/>
                        </w:rPr>
                        <w:t>each</w:t>
                      </w:r>
                      <w:r>
                        <w:rPr>
                          <w:color w:val="333333"/>
                          <w:spacing w:val="-1"/>
                        </w:rPr>
                        <w:t xml:space="preserve"> </w:t>
                      </w:r>
                      <w:r>
                        <w:rPr>
                          <w:color w:val="333333"/>
                          <w:spacing w:val="-4"/>
                        </w:rPr>
                        <w:t>aim.</w:t>
                      </w:r>
                    </w:p>
                  </w:txbxContent>
                </v:textbox>
                <w10:wrap anchorx="page"/>
              </v:shape>
            </w:pict>
          </mc:Fallback>
        </mc:AlternateContent>
      </w:r>
    </w:p>
    <w:p w14:paraId="60B02B33" w14:textId="77777777" w:rsidR="00814875" w:rsidRDefault="00EA5180">
      <w:pPr>
        <w:spacing w:before="27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617633C5" w14:textId="77777777" w:rsidR="00814875" w:rsidRDefault="00814875">
      <w:pPr>
        <w:pStyle w:val="BodyText"/>
        <w:spacing w:before="10"/>
        <w:rPr>
          <w:rFonts w:ascii="Times New Roman"/>
        </w:rPr>
      </w:pPr>
    </w:p>
    <w:p w14:paraId="0EAD0128" w14:textId="77777777" w:rsidR="00814875" w:rsidRDefault="00EA5180">
      <w:pPr>
        <w:pStyle w:val="ListParagraph"/>
        <w:numPr>
          <w:ilvl w:val="2"/>
          <w:numId w:val="4"/>
        </w:numPr>
        <w:tabs>
          <w:tab w:val="left" w:pos="974"/>
          <w:tab w:val="left" w:pos="10079"/>
        </w:tabs>
        <w:spacing w:before="1"/>
        <w:ind w:left="974" w:hanging="594"/>
        <w:rPr>
          <w:sz w:val="20"/>
        </w:rPr>
      </w:pPr>
      <w:r>
        <w:rPr>
          <w:color w:val="333333"/>
          <w:sz w:val="20"/>
          <w:shd w:val="clear" w:color="auto" w:fill="DFEBF4"/>
        </w:rPr>
        <w:t>Summarize</w:t>
      </w:r>
      <w:r>
        <w:rPr>
          <w:color w:val="333333"/>
          <w:spacing w:val="-1"/>
          <w:sz w:val="20"/>
          <w:shd w:val="clear" w:color="auto" w:fill="DFEBF4"/>
        </w:rPr>
        <w:t xml:space="preserve"> </w:t>
      </w:r>
      <w:r>
        <w:rPr>
          <w:color w:val="333333"/>
          <w:sz w:val="20"/>
          <w:shd w:val="clear" w:color="auto" w:fill="DFEBF4"/>
        </w:rPr>
        <w:t>the</w:t>
      </w:r>
      <w:r>
        <w:rPr>
          <w:color w:val="333333"/>
          <w:spacing w:val="-1"/>
          <w:sz w:val="20"/>
          <w:shd w:val="clear" w:color="auto" w:fill="DFEBF4"/>
        </w:rPr>
        <w:t xml:space="preserve"> </w:t>
      </w:r>
      <w:r>
        <w:rPr>
          <w:color w:val="333333"/>
          <w:sz w:val="20"/>
          <w:shd w:val="clear" w:color="auto" w:fill="DFEBF4"/>
        </w:rPr>
        <w:t>plans</w:t>
      </w:r>
      <w:r>
        <w:rPr>
          <w:color w:val="333333"/>
          <w:spacing w:val="-1"/>
          <w:sz w:val="20"/>
          <w:shd w:val="clear" w:color="auto" w:fill="DFEBF4"/>
        </w:rPr>
        <w:t xml:space="preserve"> </w:t>
      </w:r>
      <w:r>
        <w:rPr>
          <w:color w:val="333333"/>
          <w:sz w:val="20"/>
          <w:shd w:val="clear" w:color="auto" w:fill="DFEBF4"/>
        </w:rPr>
        <w:t>for</w:t>
      </w:r>
      <w:r>
        <w:rPr>
          <w:color w:val="333333"/>
          <w:spacing w:val="-1"/>
          <w:sz w:val="20"/>
          <w:shd w:val="clear" w:color="auto" w:fill="DFEBF4"/>
        </w:rPr>
        <w:t xml:space="preserve"> </w:t>
      </w:r>
      <w:r>
        <w:rPr>
          <w:color w:val="333333"/>
          <w:sz w:val="20"/>
          <w:shd w:val="clear" w:color="auto" w:fill="DFEBF4"/>
        </w:rPr>
        <w:t>data</w:t>
      </w:r>
      <w:r>
        <w:rPr>
          <w:color w:val="333333"/>
          <w:spacing w:val="-1"/>
          <w:sz w:val="20"/>
          <w:shd w:val="clear" w:color="auto" w:fill="DFEBF4"/>
        </w:rPr>
        <w:t xml:space="preserve"> </w:t>
      </w:r>
      <w:r>
        <w:rPr>
          <w:color w:val="333333"/>
          <w:spacing w:val="-2"/>
          <w:sz w:val="20"/>
          <w:shd w:val="clear" w:color="auto" w:fill="DFEBF4"/>
        </w:rPr>
        <w:t>management.</w:t>
      </w:r>
      <w:r>
        <w:rPr>
          <w:color w:val="333333"/>
          <w:sz w:val="20"/>
          <w:shd w:val="clear" w:color="auto" w:fill="DFEBF4"/>
        </w:rPr>
        <w:tab/>
      </w:r>
    </w:p>
    <w:p w14:paraId="1E122749" w14:textId="77777777" w:rsidR="00814875" w:rsidRDefault="00814875">
      <w:pPr>
        <w:pStyle w:val="BodyText"/>
        <w:spacing w:before="3"/>
      </w:pPr>
    </w:p>
    <w:p w14:paraId="3979E77F" w14:textId="77777777" w:rsidR="00814875" w:rsidRDefault="00EA5180">
      <w:pPr>
        <w:ind w:left="680"/>
        <w:rPr>
          <w:rFonts w:ascii="Times New Roman"/>
          <w:sz w:val="24"/>
        </w:rPr>
      </w:pPr>
      <w:r>
        <w:rPr>
          <w:rFonts w:ascii="Times New Roman"/>
          <w:color w:val="333333"/>
          <w:sz w:val="24"/>
        </w:rPr>
        <w:t>We</w:t>
      </w:r>
      <w:r>
        <w:rPr>
          <w:rFonts w:ascii="Times New Roman"/>
          <w:color w:val="333333"/>
          <w:spacing w:val="-3"/>
          <w:sz w:val="24"/>
        </w:rPr>
        <w:t xml:space="preserve"> </w:t>
      </w:r>
      <w:r>
        <w:rPr>
          <w:rFonts w:ascii="Times New Roman"/>
          <w:color w:val="333333"/>
          <w:sz w:val="24"/>
        </w:rPr>
        <w:t>follow</w:t>
      </w:r>
      <w:r>
        <w:rPr>
          <w:rFonts w:ascii="Times New Roman"/>
          <w:color w:val="333333"/>
          <w:spacing w:val="-1"/>
          <w:sz w:val="24"/>
        </w:rPr>
        <w:t xml:space="preserve"> </w:t>
      </w:r>
      <w:r>
        <w:rPr>
          <w:rFonts w:ascii="Times New Roman"/>
          <w:color w:val="333333"/>
          <w:sz w:val="24"/>
        </w:rPr>
        <w:t>strict</w:t>
      </w:r>
      <w:r>
        <w:rPr>
          <w:rFonts w:ascii="Times New Roman"/>
          <w:color w:val="333333"/>
          <w:spacing w:val="-3"/>
          <w:sz w:val="24"/>
        </w:rPr>
        <w:t xml:space="preserve"> </w:t>
      </w:r>
      <w:r>
        <w:rPr>
          <w:rFonts w:ascii="Times New Roman"/>
          <w:color w:val="333333"/>
          <w:sz w:val="24"/>
        </w:rPr>
        <w:t>confidentiality</w:t>
      </w:r>
      <w:r>
        <w:rPr>
          <w:rFonts w:ascii="Times New Roman"/>
          <w:color w:val="333333"/>
          <w:spacing w:val="-1"/>
          <w:sz w:val="24"/>
        </w:rPr>
        <w:t xml:space="preserve"> </w:t>
      </w:r>
      <w:r>
        <w:rPr>
          <w:rFonts w:ascii="Times New Roman"/>
          <w:color w:val="333333"/>
          <w:sz w:val="24"/>
        </w:rPr>
        <w:t>measures</w:t>
      </w:r>
      <w:r>
        <w:rPr>
          <w:rFonts w:ascii="Times New Roman"/>
          <w:color w:val="333333"/>
          <w:spacing w:val="-2"/>
          <w:sz w:val="24"/>
        </w:rPr>
        <w:t xml:space="preserve"> </w:t>
      </w:r>
      <w:r>
        <w:rPr>
          <w:rFonts w:ascii="Times New Roman"/>
          <w:color w:val="333333"/>
          <w:sz w:val="24"/>
        </w:rPr>
        <w:t>to</w:t>
      </w:r>
      <w:r>
        <w:rPr>
          <w:rFonts w:ascii="Times New Roman"/>
          <w:color w:val="333333"/>
          <w:spacing w:val="-1"/>
          <w:sz w:val="24"/>
        </w:rPr>
        <w:t xml:space="preserve"> </w:t>
      </w:r>
      <w:r>
        <w:rPr>
          <w:rFonts w:ascii="Times New Roman"/>
          <w:color w:val="333333"/>
          <w:sz w:val="24"/>
        </w:rPr>
        <w:t>protect</w:t>
      </w:r>
      <w:r>
        <w:rPr>
          <w:rFonts w:ascii="Times New Roman"/>
          <w:color w:val="333333"/>
          <w:spacing w:val="-3"/>
          <w:sz w:val="24"/>
        </w:rPr>
        <w:t xml:space="preserve"> </w:t>
      </w:r>
      <w:r>
        <w:rPr>
          <w:rFonts w:ascii="Times New Roman"/>
          <w:color w:val="333333"/>
          <w:sz w:val="24"/>
        </w:rPr>
        <w:t>the</w:t>
      </w:r>
      <w:r>
        <w:rPr>
          <w:rFonts w:ascii="Times New Roman"/>
          <w:color w:val="333333"/>
          <w:spacing w:val="-2"/>
          <w:sz w:val="24"/>
        </w:rPr>
        <w:t xml:space="preserve"> </w:t>
      </w:r>
      <w:r>
        <w:rPr>
          <w:rFonts w:ascii="Times New Roman"/>
          <w:color w:val="333333"/>
          <w:sz w:val="24"/>
        </w:rPr>
        <w:t>data,</w:t>
      </w:r>
      <w:r>
        <w:rPr>
          <w:rFonts w:ascii="Times New Roman"/>
          <w:color w:val="333333"/>
          <w:spacing w:val="-1"/>
          <w:sz w:val="24"/>
        </w:rPr>
        <w:t xml:space="preserve"> </w:t>
      </w:r>
      <w:r>
        <w:rPr>
          <w:rFonts w:ascii="Times New Roman"/>
          <w:color w:val="333333"/>
          <w:sz w:val="24"/>
        </w:rPr>
        <w:t>storing</w:t>
      </w:r>
      <w:r>
        <w:rPr>
          <w:rFonts w:ascii="Times New Roman"/>
          <w:color w:val="333333"/>
          <w:spacing w:val="-2"/>
          <w:sz w:val="24"/>
        </w:rPr>
        <w:t xml:space="preserve"> </w:t>
      </w:r>
      <w:r>
        <w:rPr>
          <w:rFonts w:ascii="Times New Roman"/>
          <w:color w:val="333333"/>
          <w:sz w:val="24"/>
        </w:rPr>
        <w:t>it</w:t>
      </w:r>
      <w:r>
        <w:rPr>
          <w:rFonts w:ascii="Times New Roman"/>
          <w:color w:val="333333"/>
          <w:spacing w:val="-2"/>
          <w:sz w:val="24"/>
        </w:rPr>
        <w:t xml:space="preserve"> </w:t>
      </w:r>
      <w:r>
        <w:rPr>
          <w:rFonts w:ascii="Times New Roman"/>
          <w:color w:val="333333"/>
          <w:sz w:val="24"/>
        </w:rPr>
        <w:t>on</w:t>
      </w:r>
      <w:r>
        <w:rPr>
          <w:rFonts w:ascii="Times New Roman"/>
          <w:color w:val="333333"/>
          <w:spacing w:val="-2"/>
          <w:sz w:val="24"/>
        </w:rPr>
        <w:t xml:space="preserve"> </w:t>
      </w:r>
      <w:r>
        <w:rPr>
          <w:rFonts w:ascii="Times New Roman"/>
          <w:color w:val="333333"/>
          <w:sz w:val="24"/>
        </w:rPr>
        <w:t>a</w:t>
      </w:r>
      <w:r>
        <w:rPr>
          <w:rFonts w:ascii="Times New Roman"/>
          <w:color w:val="333333"/>
          <w:spacing w:val="-2"/>
          <w:sz w:val="24"/>
        </w:rPr>
        <w:t xml:space="preserve"> </w:t>
      </w:r>
      <w:r>
        <w:rPr>
          <w:rFonts w:ascii="Times New Roman"/>
          <w:color w:val="333333"/>
          <w:sz w:val="24"/>
        </w:rPr>
        <w:t>secure</w:t>
      </w:r>
      <w:r>
        <w:rPr>
          <w:rFonts w:ascii="Times New Roman"/>
          <w:color w:val="333333"/>
          <w:spacing w:val="-2"/>
          <w:sz w:val="24"/>
        </w:rPr>
        <w:t xml:space="preserve"> server.</w:t>
      </w:r>
    </w:p>
    <w:p w14:paraId="14B2D406" w14:textId="77777777" w:rsidR="00814875" w:rsidRDefault="00814875">
      <w:pPr>
        <w:pStyle w:val="BodyText"/>
        <w:spacing w:before="225"/>
        <w:rPr>
          <w:rFonts w:ascii="Times New Roman"/>
          <w:sz w:val="26"/>
        </w:rPr>
      </w:pPr>
    </w:p>
    <w:p w14:paraId="2B7C9856" w14:textId="77777777" w:rsidR="00814875" w:rsidRDefault="00EA5180">
      <w:pPr>
        <w:pStyle w:val="Heading2"/>
        <w:numPr>
          <w:ilvl w:val="1"/>
          <w:numId w:val="4"/>
        </w:numPr>
        <w:tabs>
          <w:tab w:val="left" w:pos="897"/>
        </w:tabs>
        <w:ind w:left="897" w:hanging="545"/>
      </w:pPr>
      <w:r>
        <w:rPr>
          <w:color w:val="333333"/>
          <w:spacing w:val="-2"/>
        </w:rPr>
        <w:t>Identifiers</w:t>
      </w:r>
    </w:p>
    <w:p w14:paraId="65ECF0E2" w14:textId="77777777" w:rsidR="00814875" w:rsidRDefault="00EA5180">
      <w:pPr>
        <w:pStyle w:val="ListParagraph"/>
        <w:numPr>
          <w:ilvl w:val="2"/>
          <w:numId w:val="4"/>
        </w:numPr>
        <w:tabs>
          <w:tab w:val="left" w:pos="896"/>
        </w:tabs>
        <w:spacing w:before="78"/>
        <w:ind w:left="896" w:hanging="516"/>
        <w:rPr>
          <w:sz w:val="20"/>
        </w:rPr>
      </w:pPr>
      <w:r>
        <w:rPr>
          <w:noProof/>
          <w:sz w:val="20"/>
        </w:rPr>
        <mc:AlternateContent>
          <mc:Choice Requires="wps">
            <w:drawing>
              <wp:anchor distT="0" distB="0" distL="0" distR="0" simplePos="0" relativeHeight="15760384" behindDoc="0" locked="0" layoutInCell="1" allowOverlap="1" wp14:anchorId="6AA55FEA" wp14:editId="655D909D">
                <wp:simplePos x="0" y="0"/>
                <wp:positionH relativeFrom="page">
                  <wp:posOffset>1079500</wp:posOffset>
                </wp:positionH>
                <wp:positionV relativeFrom="paragraph">
                  <wp:posOffset>67024</wp:posOffset>
                </wp:positionV>
                <wp:extent cx="5778500" cy="27940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2331CF84" w14:textId="77777777" w:rsidR="00814875" w:rsidRDefault="00EA5180">
                            <w:pPr>
                              <w:pStyle w:val="BodyText"/>
                              <w:spacing w:line="197" w:lineRule="exact"/>
                              <w:rPr>
                                <w:color w:val="000000"/>
                              </w:rPr>
                            </w:pPr>
                            <w:r>
                              <w:rPr>
                                <w:color w:val="333333"/>
                              </w:rPr>
                              <w:t>Check</w:t>
                            </w:r>
                            <w:r>
                              <w:rPr>
                                <w:color w:val="333333"/>
                                <w:spacing w:val="-2"/>
                              </w:rPr>
                              <w:t xml:space="preserve"> </w:t>
                            </w:r>
                            <w:r>
                              <w:rPr>
                                <w:color w:val="333333"/>
                              </w:rPr>
                              <w:t>which</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following</w:t>
                            </w:r>
                            <w:r>
                              <w:rPr>
                                <w:color w:val="333333"/>
                                <w:spacing w:val="-2"/>
                              </w:rPr>
                              <w:t xml:space="preserve"> </w:t>
                            </w:r>
                            <w:r>
                              <w:rPr>
                                <w:color w:val="333333"/>
                              </w:rPr>
                              <w:t>identifiers</w:t>
                            </w:r>
                            <w:r>
                              <w:rPr>
                                <w:color w:val="333333"/>
                                <w:spacing w:val="-2"/>
                              </w:rPr>
                              <w:t xml:space="preserve"> </w:t>
                            </w:r>
                            <w:r>
                              <w:rPr>
                                <w:color w:val="333333"/>
                              </w:rPr>
                              <w:t>you</w:t>
                            </w:r>
                            <w:r>
                              <w:rPr>
                                <w:color w:val="333333"/>
                                <w:spacing w:val="-2"/>
                              </w:rPr>
                              <w:t xml:space="preserve"> </w:t>
                            </w:r>
                            <w:r>
                              <w:rPr>
                                <w:color w:val="333333"/>
                              </w:rPr>
                              <w:t>already</w:t>
                            </w:r>
                            <w:r>
                              <w:rPr>
                                <w:color w:val="333333"/>
                                <w:spacing w:val="-2"/>
                              </w:rPr>
                              <w:t xml:space="preserve"> </w:t>
                            </w:r>
                            <w:r>
                              <w:rPr>
                                <w:color w:val="333333"/>
                              </w:rPr>
                              <w:t>have</w:t>
                            </w:r>
                            <w:r>
                              <w:rPr>
                                <w:color w:val="333333"/>
                                <w:spacing w:val="-2"/>
                              </w:rPr>
                              <w:t xml:space="preserve"> </w:t>
                            </w:r>
                            <w:r>
                              <w:rPr>
                                <w:color w:val="333333"/>
                              </w:rPr>
                              <w:t>or</w:t>
                            </w:r>
                            <w:r>
                              <w:rPr>
                                <w:color w:val="333333"/>
                                <w:spacing w:val="-2"/>
                              </w:rPr>
                              <w:t xml:space="preserve"> </w:t>
                            </w:r>
                            <w:r>
                              <w:rPr>
                                <w:color w:val="333333"/>
                              </w:rPr>
                              <w:t>will</w:t>
                            </w:r>
                            <w:r>
                              <w:rPr>
                                <w:color w:val="333333"/>
                                <w:spacing w:val="-2"/>
                              </w:rPr>
                              <w:t xml:space="preserve"> </w:t>
                            </w:r>
                            <w:r>
                              <w:rPr>
                                <w:color w:val="333333"/>
                              </w:rPr>
                              <w:t>be</w:t>
                            </w:r>
                            <w:r>
                              <w:rPr>
                                <w:color w:val="333333"/>
                                <w:spacing w:val="-2"/>
                              </w:rPr>
                              <w:t xml:space="preserve"> </w:t>
                            </w:r>
                            <w:r>
                              <w:rPr>
                                <w:color w:val="333333"/>
                              </w:rPr>
                              <w:t>receiving,</w:t>
                            </w:r>
                            <w:r>
                              <w:rPr>
                                <w:color w:val="333333"/>
                                <w:spacing w:val="-2"/>
                              </w:rPr>
                              <w:t xml:space="preserve"> </w:t>
                            </w:r>
                            <w:r>
                              <w:rPr>
                                <w:color w:val="333333"/>
                              </w:rPr>
                              <w:t>or</w:t>
                            </w:r>
                            <w:r>
                              <w:rPr>
                                <w:color w:val="333333"/>
                                <w:spacing w:val="-2"/>
                              </w:rPr>
                              <w:t xml:space="preserve"> </w:t>
                            </w:r>
                            <w:r>
                              <w:rPr>
                                <w:color w:val="333333"/>
                              </w:rPr>
                              <w:t>select</w:t>
                            </w:r>
                            <w:r>
                              <w:rPr>
                                <w:color w:val="333333"/>
                                <w:spacing w:val="-2"/>
                              </w:rPr>
                              <w:t xml:space="preserve"> </w:t>
                            </w:r>
                            <w:r>
                              <w:rPr>
                                <w:color w:val="333333"/>
                              </w:rPr>
                              <w:t>"None</w:t>
                            </w:r>
                            <w:r>
                              <w:rPr>
                                <w:color w:val="333333"/>
                                <w:spacing w:val="-2"/>
                              </w:rPr>
                              <w:t xml:space="preserve"> </w:t>
                            </w:r>
                            <w:r>
                              <w:rPr>
                                <w:color w:val="333333"/>
                              </w:rPr>
                              <w:t>of</w:t>
                            </w:r>
                            <w:r>
                              <w:rPr>
                                <w:color w:val="333333"/>
                                <w:spacing w:val="-1"/>
                              </w:rPr>
                              <w:t xml:space="preserve"> </w:t>
                            </w:r>
                            <w:r>
                              <w:rPr>
                                <w:color w:val="333333"/>
                                <w:spacing w:val="-5"/>
                              </w:rPr>
                              <w:t>the</w:t>
                            </w:r>
                          </w:p>
                          <w:p w14:paraId="48F2C20F" w14:textId="77777777" w:rsidR="00814875" w:rsidRDefault="00EA5180">
                            <w:pPr>
                              <w:pStyle w:val="BodyText"/>
                              <w:spacing w:line="225" w:lineRule="exact"/>
                              <w:rPr>
                                <w:color w:val="000000"/>
                              </w:rPr>
                            </w:pPr>
                            <w:r>
                              <w:rPr>
                                <w:color w:val="333333"/>
                                <w:spacing w:val="-2"/>
                              </w:rPr>
                              <w:t>above."</w:t>
                            </w:r>
                          </w:p>
                        </w:txbxContent>
                      </wps:txbx>
                      <wps:bodyPr wrap="square" lIns="0" tIns="0" rIns="0" bIns="0" rtlCol="0">
                        <a:noAutofit/>
                      </wps:bodyPr>
                    </wps:wsp>
                  </a:graphicData>
                </a:graphic>
              </wp:anchor>
            </w:drawing>
          </mc:Choice>
          <mc:Fallback>
            <w:pict>
              <v:shape w14:anchorId="6AA55FEA" id="Textbox 187" o:spid="_x0000_s1085" type="#_x0000_t202" style="position:absolute;left:0;text-align:left;margin-left:85pt;margin-top:5.3pt;width:455pt;height:22pt;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" fillcolor="#dfebf4" stroked="f">
                <v:textbox inset="0,0,0,0">
                  <w:txbxContent>
                    <w:p w14:paraId="2331CF84" w14:textId="77777777" w:rsidR="00814875" w:rsidRDefault="00EA5180">
                      <w:pPr>
                        <w:pStyle w:val="BodyText"/>
                        <w:spacing w:line="197" w:lineRule="exact"/>
                        <w:rPr>
                          <w:color w:val="000000"/>
                        </w:rPr>
                      </w:pPr>
                      <w:r>
                        <w:rPr>
                          <w:color w:val="333333"/>
                        </w:rPr>
                        <w:t>Check</w:t>
                      </w:r>
                      <w:r>
                        <w:rPr>
                          <w:color w:val="333333"/>
                          <w:spacing w:val="-2"/>
                        </w:rPr>
                        <w:t xml:space="preserve"> </w:t>
                      </w:r>
                      <w:r>
                        <w:rPr>
                          <w:color w:val="333333"/>
                        </w:rPr>
                        <w:t>which</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following</w:t>
                      </w:r>
                      <w:r>
                        <w:rPr>
                          <w:color w:val="333333"/>
                          <w:spacing w:val="-2"/>
                        </w:rPr>
                        <w:t xml:space="preserve"> </w:t>
                      </w:r>
                      <w:r>
                        <w:rPr>
                          <w:color w:val="333333"/>
                        </w:rPr>
                        <w:t>identifiers</w:t>
                      </w:r>
                      <w:r>
                        <w:rPr>
                          <w:color w:val="333333"/>
                          <w:spacing w:val="-2"/>
                        </w:rPr>
                        <w:t xml:space="preserve"> </w:t>
                      </w:r>
                      <w:r>
                        <w:rPr>
                          <w:color w:val="333333"/>
                        </w:rPr>
                        <w:t>you</w:t>
                      </w:r>
                      <w:r>
                        <w:rPr>
                          <w:color w:val="333333"/>
                          <w:spacing w:val="-2"/>
                        </w:rPr>
                        <w:t xml:space="preserve"> </w:t>
                      </w:r>
                      <w:r>
                        <w:rPr>
                          <w:color w:val="333333"/>
                        </w:rPr>
                        <w:t>already</w:t>
                      </w:r>
                      <w:r>
                        <w:rPr>
                          <w:color w:val="333333"/>
                          <w:spacing w:val="-2"/>
                        </w:rPr>
                        <w:t xml:space="preserve"> </w:t>
                      </w:r>
                      <w:r>
                        <w:rPr>
                          <w:color w:val="333333"/>
                        </w:rPr>
                        <w:t>have</w:t>
                      </w:r>
                      <w:r>
                        <w:rPr>
                          <w:color w:val="333333"/>
                          <w:spacing w:val="-2"/>
                        </w:rPr>
                        <w:t xml:space="preserve"> </w:t>
                      </w:r>
                      <w:r>
                        <w:rPr>
                          <w:color w:val="333333"/>
                        </w:rPr>
                        <w:t>or</w:t>
                      </w:r>
                      <w:r>
                        <w:rPr>
                          <w:color w:val="333333"/>
                          <w:spacing w:val="-2"/>
                        </w:rPr>
                        <w:t xml:space="preserve"> </w:t>
                      </w:r>
                      <w:r>
                        <w:rPr>
                          <w:color w:val="333333"/>
                        </w:rPr>
                        <w:t>will</w:t>
                      </w:r>
                      <w:r>
                        <w:rPr>
                          <w:color w:val="333333"/>
                          <w:spacing w:val="-2"/>
                        </w:rPr>
                        <w:t xml:space="preserve"> </w:t>
                      </w:r>
                      <w:r>
                        <w:rPr>
                          <w:color w:val="333333"/>
                        </w:rPr>
                        <w:t>be</w:t>
                      </w:r>
                      <w:r>
                        <w:rPr>
                          <w:color w:val="333333"/>
                          <w:spacing w:val="-2"/>
                        </w:rPr>
                        <w:t xml:space="preserve"> </w:t>
                      </w:r>
                      <w:r>
                        <w:rPr>
                          <w:color w:val="333333"/>
                        </w:rPr>
                        <w:t>receiving,</w:t>
                      </w:r>
                      <w:r>
                        <w:rPr>
                          <w:color w:val="333333"/>
                          <w:spacing w:val="-2"/>
                        </w:rPr>
                        <w:t xml:space="preserve"> </w:t>
                      </w:r>
                      <w:r>
                        <w:rPr>
                          <w:color w:val="333333"/>
                        </w:rPr>
                        <w:t>or</w:t>
                      </w:r>
                      <w:r>
                        <w:rPr>
                          <w:color w:val="333333"/>
                          <w:spacing w:val="-2"/>
                        </w:rPr>
                        <w:t xml:space="preserve"> </w:t>
                      </w:r>
                      <w:r>
                        <w:rPr>
                          <w:color w:val="333333"/>
                        </w:rPr>
                        <w:t>select</w:t>
                      </w:r>
                      <w:r>
                        <w:rPr>
                          <w:color w:val="333333"/>
                          <w:spacing w:val="-2"/>
                        </w:rPr>
                        <w:t xml:space="preserve"> </w:t>
                      </w:r>
                      <w:r>
                        <w:rPr>
                          <w:color w:val="333333"/>
                        </w:rPr>
                        <w:t>"None</w:t>
                      </w:r>
                      <w:r>
                        <w:rPr>
                          <w:color w:val="333333"/>
                          <w:spacing w:val="-2"/>
                        </w:rPr>
                        <w:t xml:space="preserve"> </w:t>
                      </w:r>
                      <w:r>
                        <w:rPr>
                          <w:color w:val="333333"/>
                        </w:rPr>
                        <w:t>of</w:t>
                      </w:r>
                      <w:r>
                        <w:rPr>
                          <w:color w:val="333333"/>
                          <w:spacing w:val="-1"/>
                        </w:rPr>
                        <w:t xml:space="preserve"> </w:t>
                      </w:r>
                      <w:r>
                        <w:rPr>
                          <w:color w:val="333333"/>
                          <w:spacing w:val="-5"/>
                        </w:rPr>
                        <w:t>the</w:t>
                      </w:r>
                    </w:p>
                    <w:p w14:paraId="48F2C20F" w14:textId="77777777" w:rsidR="00814875" w:rsidRDefault="00EA5180">
                      <w:pPr>
                        <w:pStyle w:val="BodyText"/>
                        <w:spacing w:line="225" w:lineRule="exact"/>
                        <w:rPr>
                          <w:color w:val="000000"/>
                        </w:rPr>
                      </w:pPr>
                      <w:r>
                        <w:rPr>
                          <w:color w:val="333333"/>
                          <w:spacing w:val="-2"/>
                        </w:rPr>
                        <w:t>above."</w:t>
                      </w:r>
                    </w:p>
                  </w:txbxContent>
                </v:textbox>
                <w10:wrap anchorx="page"/>
              </v:shape>
            </w:pict>
          </mc:Fallback>
        </mc:AlternateContent>
      </w:r>
    </w:p>
    <w:p w14:paraId="4DE1FF8B" w14:textId="77777777" w:rsidR="00814875" w:rsidRDefault="00814875">
      <w:pPr>
        <w:pStyle w:val="BodyText"/>
        <w:spacing w:before="157"/>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6E3E1A8" w14:textId="77777777">
        <w:trPr>
          <w:trHeight w:val="390"/>
        </w:trPr>
        <w:tc>
          <w:tcPr>
            <w:tcW w:w="9080" w:type="dxa"/>
            <w:tcBorders>
              <w:bottom w:val="nil"/>
            </w:tcBorders>
            <w:shd w:val="clear" w:color="auto" w:fill="EEEEEE"/>
          </w:tcPr>
          <w:p w14:paraId="7215517B" w14:textId="77777777" w:rsidR="00814875" w:rsidRDefault="00EA5180">
            <w:pPr>
              <w:pStyle w:val="TableParagraph"/>
              <w:spacing w:before="50"/>
              <w:rPr>
                <w:sz w:val="24"/>
              </w:rPr>
            </w:pPr>
            <w:r>
              <w:rPr>
                <w:noProof/>
              </w:rPr>
              <w:drawing>
                <wp:inline distT="0" distB="0" distL="0" distR="0" wp14:anchorId="5181B37F" wp14:editId="77CFEE84">
                  <wp:extent cx="152400" cy="152400"/>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36" cstate="print"/>
                          <a:stretch>
                            <a:fillRect/>
                          </a:stretch>
                        </pic:blipFill>
                        <pic:spPr>
                          <a:xfrm>
                            <a:off x="0" y="0"/>
                            <a:ext cx="152400" cy="152400"/>
                          </a:xfrm>
                          <a:prstGeom prst="rect">
                            <a:avLst/>
                          </a:prstGeom>
                        </pic:spPr>
                      </pic:pic>
                    </a:graphicData>
                  </a:graphic>
                </wp:inline>
              </w:drawing>
            </w:r>
            <w:r>
              <w:rPr>
                <w:spacing w:val="10"/>
                <w:sz w:val="20"/>
              </w:rPr>
              <w:t xml:space="preserve"> </w:t>
            </w:r>
            <w:r>
              <w:rPr>
                <w:color w:val="333333"/>
                <w:sz w:val="24"/>
              </w:rPr>
              <w:t>Names (this would include</w:t>
            </w:r>
            <w:r>
              <w:rPr>
                <w:color w:val="333333"/>
                <w:spacing w:val="-1"/>
                <w:sz w:val="24"/>
              </w:rPr>
              <w:t xml:space="preserve"> </w:t>
            </w:r>
            <w:r>
              <w:rPr>
                <w:color w:val="333333"/>
                <w:sz w:val="24"/>
              </w:rPr>
              <w:t>names/signatures on consent</w:t>
            </w:r>
            <w:r>
              <w:rPr>
                <w:color w:val="333333"/>
                <w:spacing w:val="-1"/>
                <w:sz w:val="24"/>
              </w:rPr>
              <w:t xml:space="preserve"> </w:t>
            </w:r>
            <w:r>
              <w:rPr>
                <w:color w:val="333333"/>
                <w:sz w:val="24"/>
              </w:rPr>
              <w:t>forms)</w:t>
            </w:r>
          </w:p>
        </w:tc>
      </w:tr>
      <w:tr w:rsidR="00814875" w14:paraId="509DA2AF" w14:textId="77777777">
        <w:trPr>
          <w:trHeight w:val="400"/>
        </w:trPr>
        <w:tc>
          <w:tcPr>
            <w:tcW w:w="9080" w:type="dxa"/>
            <w:tcBorders>
              <w:top w:val="nil"/>
              <w:bottom w:val="nil"/>
            </w:tcBorders>
          </w:tcPr>
          <w:p w14:paraId="5F54BB2D" w14:textId="77777777" w:rsidR="00814875" w:rsidRDefault="00EA5180">
            <w:pPr>
              <w:pStyle w:val="TableParagraph"/>
              <w:spacing w:before="40"/>
              <w:ind w:left="75"/>
              <w:rPr>
                <w:sz w:val="24"/>
              </w:rPr>
            </w:pPr>
            <w:r>
              <w:rPr>
                <w:noProof/>
                <w:position w:val="1"/>
              </w:rPr>
              <w:drawing>
                <wp:inline distT="0" distB="0" distL="0" distR="0" wp14:anchorId="7EFE46EB" wp14:editId="7BF3A712">
                  <wp:extent cx="142875" cy="142875"/>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Telephone numbers</w:t>
            </w:r>
          </w:p>
        </w:tc>
      </w:tr>
      <w:tr w:rsidR="00814875" w14:paraId="5213EF6F" w14:textId="77777777">
        <w:trPr>
          <w:trHeight w:val="1200"/>
        </w:trPr>
        <w:tc>
          <w:tcPr>
            <w:tcW w:w="9080" w:type="dxa"/>
            <w:tcBorders>
              <w:top w:val="nil"/>
              <w:bottom w:val="nil"/>
            </w:tcBorders>
            <w:shd w:val="clear" w:color="auto" w:fill="EEEEEE"/>
          </w:tcPr>
          <w:p w14:paraId="4A76FEA5" w14:textId="77777777" w:rsidR="00814875" w:rsidRDefault="00EA5180">
            <w:pPr>
              <w:pStyle w:val="TableParagraph"/>
              <w:spacing w:before="20" w:line="242" w:lineRule="auto"/>
              <w:rPr>
                <w:sz w:val="24"/>
              </w:rPr>
            </w:pPr>
            <w:r>
              <w:rPr>
                <w:noProof/>
              </w:rPr>
              <w:drawing>
                <wp:inline distT="0" distB="0" distL="0" distR="0" wp14:anchorId="4D5D4790" wp14:editId="0E8F3A0E">
                  <wp:extent cx="152400" cy="152400"/>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36"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Any elements of dates (other than year) for dates directly related to an individual, including birth date, admission date, discharge date, date of death. For ages over 89: all elements</w:t>
            </w:r>
            <w:r>
              <w:rPr>
                <w:color w:val="333333"/>
                <w:spacing w:val="-3"/>
                <w:sz w:val="24"/>
              </w:rPr>
              <w:t xml:space="preserve"> </w:t>
            </w:r>
            <w:r>
              <w:rPr>
                <w:color w:val="333333"/>
                <w:sz w:val="24"/>
              </w:rPr>
              <w:t>of</w:t>
            </w:r>
            <w:r>
              <w:rPr>
                <w:color w:val="333333"/>
                <w:spacing w:val="-3"/>
                <w:sz w:val="24"/>
              </w:rPr>
              <w:t xml:space="preserve"> </w:t>
            </w:r>
            <w:r>
              <w:rPr>
                <w:color w:val="333333"/>
                <w:sz w:val="24"/>
              </w:rPr>
              <w:t>dates</w:t>
            </w:r>
            <w:r>
              <w:rPr>
                <w:color w:val="333333"/>
                <w:spacing w:val="-3"/>
                <w:sz w:val="24"/>
              </w:rPr>
              <w:t xml:space="preserve"> </w:t>
            </w:r>
            <w:r>
              <w:rPr>
                <w:color w:val="333333"/>
                <w:sz w:val="24"/>
              </w:rPr>
              <w:t>(including</w:t>
            </w:r>
            <w:r>
              <w:rPr>
                <w:color w:val="333333"/>
                <w:spacing w:val="-3"/>
                <w:sz w:val="24"/>
              </w:rPr>
              <w:t xml:space="preserve"> </w:t>
            </w:r>
            <w:r>
              <w:rPr>
                <w:color w:val="333333"/>
                <w:sz w:val="24"/>
              </w:rPr>
              <w:t>year)</w:t>
            </w:r>
            <w:r>
              <w:rPr>
                <w:color w:val="333333"/>
                <w:spacing w:val="-3"/>
                <w:sz w:val="24"/>
              </w:rPr>
              <w:t xml:space="preserve"> </w:t>
            </w:r>
            <w:r>
              <w:rPr>
                <w:color w:val="333333"/>
                <w:sz w:val="24"/>
              </w:rPr>
              <w:t>indicative</w:t>
            </w:r>
            <w:r>
              <w:rPr>
                <w:color w:val="333333"/>
                <w:spacing w:val="-4"/>
                <w:sz w:val="24"/>
              </w:rPr>
              <w:t xml:space="preserve"> </w:t>
            </w:r>
            <w:r>
              <w:rPr>
                <w:color w:val="333333"/>
                <w:sz w:val="24"/>
              </w:rPr>
              <w:t>of</w:t>
            </w:r>
            <w:r>
              <w:rPr>
                <w:color w:val="333333"/>
                <w:spacing w:val="-3"/>
                <w:sz w:val="24"/>
              </w:rPr>
              <w:t xml:space="preserve"> </w:t>
            </w:r>
            <w:r>
              <w:rPr>
                <w:color w:val="333333"/>
                <w:sz w:val="24"/>
              </w:rPr>
              <w:t>such</w:t>
            </w:r>
            <w:r>
              <w:rPr>
                <w:color w:val="333333"/>
                <w:spacing w:val="-3"/>
                <w:sz w:val="24"/>
              </w:rPr>
              <w:t xml:space="preserve"> </w:t>
            </w:r>
            <w:r>
              <w:rPr>
                <w:color w:val="333333"/>
                <w:sz w:val="24"/>
              </w:rPr>
              <w:t>age,</w:t>
            </w:r>
            <w:r>
              <w:rPr>
                <w:color w:val="333333"/>
                <w:spacing w:val="-3"/>
                <w:sz w:val="24"/>
              </w:rPr>
              <w:t xml:space="preserve"> </w:t>
            </w:r>
            <w:r>
              <w:rPr>
                <w:color w:val="333333"/>
                <w:sz w:val="24"/>
              </w:rPr>
              <w:t>except</w:t>
            </w:r>
            <w:r>
              <w:rPr>
                <w:color w:val="333333"/>
                <w:spacing w:val="-4"/>
                <w:sz w:val="24"/>
              </w:rPr>
              <w:t xml:space="preserve"> </w:t>
            </w:r>
            <w:r>
              <w:rPr>
                <w:color w:val="333333"/>
                <w:sz w:val="24"/>
              </w:rPr>
              <w:t>that</w:t>
            </w:r>
            <w:r>
              <w:rPr>
                <w:color w:val="333333"/>
                <w:spacing w:val="-4"/>
                <w:sz w:val="24"/>
              </w:rPr>
              <w:t xml:space="preserve"> </w:t>
            </w:r>
            <w:r>
              <w:rPr>
                <w:color w:val="333333"/>
                <w:sz w:val="24"/>
              </w:rPr>
              <w:t>such</w:t>
            </w:r>
            <w:r>
              <w:rPr>
                <w:color w:val="333333"/>
                <w:spacing w:val="-3"/>
                <w:sz w:val="24"/>
              </w:rPr>
              <w:t xml:space="preserve"> </w:t>
            </w:r>
            <w:r>
              <w:rPr>
                <w:color w:val="333333"/>
                <w:sz w:val="24"/>
              </w:rPr>
              <w:t>ages</w:t>
            </w:r>
            <w:r>
              <w:rPr>
                <w:color w:val="333333"/>
                <w:spacing w:val="-3"/>
                <w:sz w:val="24"/>
              </w:rPr>
              <w:t xml:space="preserve"> </w:t>
            </w:r>
            <w:r>
              <w:rPr>
                <w:color w:val="333333"/>
                <w:sz w:val="24"/>
              </w:rPr>
              <w:t>and</w:t>
            </w:r>
            <w:r>
              <w:rPr>
                <w:color w:val="333333"/>
                <w:spacing w:val="-3"/>
                <w:sz w:val="24"/>
              </w:rPr>
              <w:t xml:space="preserve"> </w:t>
            </w:r>
            <w:r>
              <w:rPr>
                <w:color w:val="333333"/>
                <w:sz w:val="24"/>
              </w:rPr>
              <w:t>elements may be aggregated into a single category of age 90 and older</w:t>
            </w:r>
          </w:p>
        </w:tc>
      </w:tr>
      <w:tr w:rsidR="00814875" w14:paraId="50E8BD4E" w14:textId="77777777">
        <w:trPr>
          <w:trHeight w:val="960"/>
        </w:trPr>
        <w:tc>
          <w:tcPr>
            <w:tcW w:w="9080" w:type="dxa"/>
            <w:tcBorders>
              <w:top w:val="nil"/>
              <w:bottom w:val="nil"/>
            </w:tcBorders>
          </w:tcPr>
          <w:p w14:paraId="61D559F4" w14:textId="77777777" w:rsidR="00814875" w:rsidRDefault="00EA5180">
            <w:pPr>
              <w:pStyle w:val="TableParagraph"/>
              <w:spacing w:before="56" w:line="242" w:lineRule="auto"/>
              <w:rPr>
                <w:sz w:val="24"/>
              </w:rPr>
            </w:pPr>
            <w:r>
              <w:rPr>
                <w:noProof/>
                <w:position w:val="1"/>
              </w:rPr>
              <w:drawing>
                <wp:inline distT="0" distB="0" distL="0" distR="0" wp14:anchorId="27B2DD4A" wp14:editId="13E02E30">
                  <wp:extent cx="152400" cy="123825"/>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38" cstate="print"/>
                          <a:stretch>
                            <a:fillRect/>
                          </a:stretch>
                        </pic:blipFill>
                        <pic:spPr>
                          <a:xfrm>
                            <a:off x="0" y="0"/>
                            <a:ext cx="152400" cy="123825"/>
                          </a:xfrm>
                          <a:prstGeom prst="rect">
                            <a:avLst/>
                          </a:prstGeom>
                        </pic:spPr>
                      </pic:pic>
                    </a:graphicData>
                  </a:graphic>
                </wp:inline>
              </w:drawing>
            </w:r>
            <w:r>
              <w:rPr>
                <w:sz w:val="20"/>
              </w:rPr>
              <w:t xml:space="preserve"> </w:t>
            </w:r>
            <w:r>
              <w:rPr>
                <w:color w:val="333333"/>
                <w:sz w:val="24"/>
              </w:rPr>
              <w:t>Any geographic subdivisions smaller than a State, including street address, city, county, precinct,</w:t>
            </w:r>
            <w:r>
              <w:rPr>
                <w:color w:val="333333"/>
                <w:spacing w:val="-3"/>
                <w:sz w:val="24"/>
              </w:rPr>
              <w:t xml:space="preserve"> </w:t>
            </w:r>
            <w:r>
              <w:rPr>
                <w:color w:val="333333"/>
                <w:sz w:val="24"/>
              </w:rPr>
              <w:t>zip</w:t>
            </w:r>
            <w:r>
              <w:rPr>
                <w:color w:val="333333"/>
                <w:spacing w:val="-3"/>
                <w:sz w:val="24"/>
              </w:rPr>
              <w:t xml:space="preserve"> </w:t>
            </w:r>
            <w:r>
              <w:rPr>
                <w:color w:val="333333"/>
                <w:sz w:val="24"/>
              </w:rPr>
              <w:t>code</w:t>
            </w:r>
            <w:r>
              <w:rPr>
                <w:color w:val="333333"/>
                <w:spacing w:val="-4"/>
                <w:sz w:val="24"/>
              </w:rPr>
              <w:t xml:space="preserve"> </w:t>
            </w:r>
            <w:r>
              <w:rPr>
                <w:color w:val="333333"/>
                <w:sz w:val="24"/>
              </w:rPr>
              <w:t>and</w:t>
            </w:r>
            <w:r>
              <w:rPr>
                <w:color w:val="333333"/>
                <w:spacing w:val="-3"/>
                <w:sz w:val="24"/>
              </w:rPr>
              <w:t xml:space="preserve"> </w:t>
            </w:r>
            <w:r>
              <w:rPr>
                <w:color w:val="333333"/>
                <w:sz w:val="24"/>
              </w:rPr>
              <w:t>their</w:t>
            </w:r>
            <w:r>
              <w:rPr>
                <w:color w:val="333333"/>
                <w:spacing w:val="-3"/>
                <w:sz w:val="24"/>
              </w:rPr>
              <w:t xml:space="preserve"> </w:t>
            </w:r>
            <w:r>
              <w:rPr>
                <w:color w:val="333333"/>
                <w:sz w:val="24"/>
              </w:rPr>
              <w:t>equivalent</w:t>
            </w:r>
            <w:r>
              <w:rPr>
                <w:color w:val="333333"/>
                <w:spacing w:val="-4"/>
                <w:sz w:val="24"/>
              </w:rPr>
              <w:t xml:space="preserve"> </w:t>
            </w:r>
            <w:r>
              <w:rPr>
                <w:color w:val="333333"/>
                <w:sz w:val="24"/>
              </w:rPr>
              <w:t>geocodes</w:t>
            </w:r>
            <w:r>
              <w:rPr>
                <w:color w:val="333333"/>
                <w:spacing w:val="-3"/>
                <w:sz w:val="24"/>
              </w:rPr>
              <w:t xml:space="preserve"> </w:t>
            </w:r>
            <w:r>
              <w:rPr>
                <w:color w:val="333333"/>
                <w:sz w:val="24"/>
              </w:rPr>
              <w:t>(e.g.</w:t>
            </w:r>
            <w:r>
              <w:rPr>
                <w:color w:val="333333"/>
                <w:spacing w:val="-3"/>
                <w:sz w:val="24"/>
              </w:rPr>
              <w:t xml:space="preserve"> </w:t>
            </w:r>
            <w:r>
              <w:rPr>
                <w:color w:val="333333"/>
                <w:sz w:val="24"/>
              </w:rPr>
              <w:t>GPS</w:t>
            </w:r>
            <w:r>
              <w:rPr>
                <w:color w:val="333333"/>
                <w:spacing w:val="-3"/>
                <w:sz w:val="24"/>
              </w:rPr>
              <w:t xml:space="preserve"> </w:t>
            </w:r>
            <w:r>
              <w:rPr>
                <w:color w:val="333333"/>
                <w:sz w:val="24"/>
              </w:rPr>
              <w:t>coordinates),</w:t>
            </w:r>
            <w:r>
              <w:rPr>
                <w:color w:val="333333"/>
                <w:spacing w:val="-3"/>
                <w:sz w:val="24"/>
              </w:rPr>
              <w:t xml:space="preserve"> </w:t>
            </w:r>
            <w:r>
              <w:rPr>
                <w:color w:val="333333"/>
                <w:sz w:val="24"/>
              </w:rPr>
              <w:t>except</w:t>
            </w:r>
            <w:r>
              <w:rPr>
                <w:color w:val="333333"/>
                <w:spacing w:val="-4"/>
                <w:sz w:val="24"/>
              </w:rPr>
              <w:t xml:space="preserve"> </w:t>
            </w:r>
            <w:r>
              <w:rPr>
                <w:color w:val="333333"/>
                <w:sz w:val="24"/>
              </w:rPr>
              <w:t>for</w:t>
            </w:r>
            <w:r>
              <w:rPr>
                <w:color w:val="333333"/>
                <w:spacing w:val="-3"/>
                <w:sz w:val="24"/>
              </w:rPr>
              <w:t xml:space="preserve"> </w:t>
            </w:r>
            <w:r>
              <w:rPr>
                <w:color w:val="333333"/>
                <w:sz w:val="24"/>
              </w:rPr>
              <w:t>the</w:t>
            </w:r>
            <w:r>
              <w:rPr>
                <w:color w:val="333333"/>
                <w:spacing w:val="-4"/>
                <w:sz w:val="24"/>
              </w:rPr>
              <w:t xml:space="preserve"> </w:t>
            </w:r>
            <w:r>
              <w:rPr>
                <w:color w:val="333333"/>
                <w:sz w:val="24"/>
              </w:rPr>
              <w:t>initial three digits of a zip code</w:t>
            </w:r>
          </w:p>
        </w:tc>
      </w:tr>
      <w:tr w:rsidR="00814875" w14:paraId="77BBB49E" w14:textId="77777777">
        <w:trPr>
          <w:trHeight w:val="360"/>
        </w:trPr>
        <w:tc>
          <w:tcPr>
            <w:tcW w:w="9080" w:type="dxa"/>
            <w:tcBorders>
              <w:top w:val="nil"/>
              <w:bottom w:val="nil"/>
            </w:tcBorders>
            <w:shd w:val="clear" w:color="auto" w:fill="EEEEEE"/>
          </w:tcPr>
          <w:p w14:paraId="0BB3471C" w14:textId="77777777" w:rsidR="00814875" w:rsidRDefault="00EA5180">
            <w:pPr>
              <w:pStyle w:val="TableParagraph"/>
              <w:spacing w:before="20"/>
              <w:rPr>
                <w:sz w:val="24"/>
              </w:rPr>
            </w:pPr>
            <w:r>
              <w:rPr>
                <w:noProof/>
              </w:rPr>
              <w:drawing>
                <wp:inline distT="0" distB="0" distL="0" distR="0" wp14:anchorId="1A5893CC" wp14:editId="532AC0F7">
                  <wp:extent cx="152400" cy="152400"/>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Fax numbers</w:t>
            </w:r>
          </w:p>
        </w:tc>
      </w:tr>
      <w:tr w:rsidR="00814875" w14:paraId="480AB97D" w14:textId="77777777">
        <w:trPr>
          <w:trHeight w:val="400"/>
        </w:trPr>
        <w:tc>
          <w:tcPr>
            <w:tcW w:w="9080" w:type="dxa"/>
            <w:tcBorders>
              <w:top w:val="nil"/>
              <w:bottom w:val="nil"/>
            </w:tcBorders>
          </w:tcPr>
          <w:p w14:paraId="770CFB1F" w14:textId="77777777" w:rsidR="00814875" w:rsidRDefault="00EA5180">
            <w:pPr>
              <w:pStyle w:val="TableParagraph"/>
              <w:spacing w:before="40"/>
              <w:ind w:left="75"/>
              <w:rPr>
                <w:sz w:val="24"/>
              </w:rPr>
            </w:pPr>
            <w:r>
              <w:rPr>
                <w:noProof/>
                <w:position w:val="1"/>
              </w:rPr>
              <w:drawing>
                <wp:inline distT="0" distB="0" distL="0" distR="0" wp14:anchorId="2A39A4FD" wp14:editId="007B4EE9">
                  <wp:extent cx="142875" cy="142875"/>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Electronic mail addresses</w:t>
            </w:r>
          </w:p>
        </w:tc>
      </w:tr>
      <w:tr w:rsidR="00814875" w14:paraId="29F8308B" w14:textId="77777777">
        <w:trPr>
          <w:trHeight w:val="360"/>
        </w:trPr>
        <w:tc>
          <w:tcPr>
            <w:tcW w:w="9080" w:type="dxa"/>
            <w:tcBorders>
              <w:top w:val="nil"/>
              <w:bottom w:val="nil"/>
            </w:tcBorders>
            <w:shd w:val="clear" w:color="auto" w:fill="EEEEEE"/>
          </w:tcPr>
          <w:p w14:paraId="5E7AD988" w14:textId="77777777" w:rsidR="00814875" w:rsidRDefault="00EA5180">
            <w:pPr>
              <w:pStyle w:val="TableParagraph"/>
              <w:spacing w:before="20"/>
              <w:rPr>
                <w:sz w:val="24"/>
              </w:rPr>
            </w:pPr>
            <w:r>
              <w:rPr>
                <w:noProof/>
              </w:rPr>
              <w:drawing>
                <wp:inline distT="0" distB="0" distL="0" distR="0" wp14:anchorId="158F01AF" wp14:editId="2A406387">
                  <wp:extent cx="152400" cy="152400"/>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9" cstate="print"/>
                          <a:stretch>
                            <a:fillRect/>
                          </a:stretch>
                        </pic:blipFill>
                        <pic:spPr>
                          <a:xfrm>
                            <a:off x="0" y="0"/>
                            <a:ext cx="152400" cy="152400"/>
                          </a:xfrm>
                          <a:prstGeom prst="rect">
                            <a:avLst/>
                          </a:prstGeom>
                        </pic:spPr>
                      </pic:pic>
                    </a:graphicData>
                  </a:graphic>
                </wp:inline>
              </w:drawing>
            </w:r>
            <w:r>
              <w:rPr>
                <w:spacing w:val="14"/>
                <w:sz w:val="20"/>
              </w:rPr>
              <w:t xml:space="preserve"> </w:t>
            </w:r>
            <w:r>
              <w:rPr>
                <w:color w:val="333333"/>
                <w:sz w:val="24"/>
              </w:rPr>
              <w:t>Social Security numbers</w:t>
            </w:r>
          </w:p>
        </w:tc>
      </w:tr>
      <w:tr w:rsidR="00814875" w14:paraId="70251836" w14:textId="77777777">
        <w:trPr>
          <w:trHeight w:val="400"/>
        </w:trPr>
        <w:tc>
          <w:tcPr>
            <w:tcW w:w="9080" w:type="dxa"/>
            <w:tcBorders>
              <w:top w:val="nil"/>
              <w:bottom w:val="nil"/>
            </w:tcBorders>
          </w:tcPr>
          <w:p w14:paraId="316AFAD2" w14:textId="77777777" w:rsidR="00814875" w:rsidRDefault="00EA5180">
            <w:pPr>
              <w:pStyle w:val="TableParagraph"/>
              <w:spacing w:before="40"/>
              <w:ind w:left="75"/>
              <w:rPr>
                <w:sz w:val="24"/>
              </w:rPr>
            </w:pPr>
            <w:r>
              <w:rPr>
                <w:noProof/>
                <w:position w:val="1"/>
              </w:rPr>
              <w:drawing>
                <wp:inline distT="0" distB="0" distL="0" distR="0" wp14:anchorId="033705EE" wp14:editId="70EB290D">
                  <wp:extent cx="142875" cy="142875"/>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0" cstate="print"/>
                          <a:stretch>
                            <a:fillRect/>
                          </a:stretch>
                        </pic:blipFill>
                        <pic:spPr>
                          <a:xfrm>
                            <a:off x="0" y="0"/>
                            <a:ext cx="142875" cy="142875"/>
                          </a:xfrm>
                          <a:prstGeom prst="rect">
                            <a:avLst/>
                          </a:prstGeom>
                        </pic:spPr>
                      </pic:pic>
                    </a:graphicData>
                  </a:graphic>
                </wp:inline>
              </w:drawing>
            </w:r>
            <w:r>
              <w:rPr>
                <w:spacing w:val="14"/>
                <w:sz w:val="20"/>
              </w:rPr>
              <w:t xml:space="preserve"> </w:t>
            </w:r>
            <w:r>
              <w:rPr>
                <w:color w:val="333333"/>
                <w:sz w:val="24"/>
              </w:rPr>
              <w:t>Medical record numbers</w:t>
            </w:r>
          </w:p>
        </w:tc>
      </w:tr>
      <w:tr w:rsidR="00814875" w14:paraId="6A8D833E" w14:textId="77777777">
        <w:trPr>
          <w:trHeight w:val="360"/>
        </w:trPr>
        <w:tc>
          <w:tcPr>
            <w:tcW w:w="9080" w:type="dxa"/>
            <w:tcBorders>
              <w:top w:val="nil"/>
              <w:bottom w:val="nil"/>
            </w:tcBorders>
            <w:shd w:val="clear" w:color="auto" w:fill="EEEEEE"/>
          </w:tcPr>
          <w:p w14:paraId="5A1ECC39" w14:textId="77777777" w:rsidR="00814875" w:rsidRDefault="00EA5180">
            <w:pPr>
              <w:pStyle w:val="TableParagraph"/>
              <w:spacing w:before="20"/>
              <w:rPr>
                <w:sz w:val="24"/>
              </w:rPr>
            </w:pPr>
            <w:r>
              <w:rPr>
                <w:noProof/>
              </w:rPr>
              <w:drawing>
                <wp:inline distT="0" distB="0" distL="0" distR="0" wp14:anchorId="0892D904" wp14:editId="049C3603">
                  <wp:extent cx="152400" cy="152400"/>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9" cstate="print"/>
                          <a:stretch>
                            <a:fillRect/>
                          </a:stretch>
                        </pic:blipFill>
                        <pic:spPr>
                          <a:xfrm>
                            <a:off x="0" y="0"/>
                            <a:ext cx="152400" cy="152400"/>
                          </a:xfrm>
                          <a:prstGeom prst="rect">
                            <a:avLst/>
                          </a:prstGeom>
                        </pic:spPr>
                      </pic:pic>
                    </a:graphicData>
                  </a:graphic>
                </wp:inline>
              </w:drawing>
            </w:r>
            <w:r>
              <w:rPr>
                <w:spacing w:val="14"/>
                <w:sz w:val="20"/>
              </w:rPr>
              <w:t xml:space="preserve"> </w:t>
            </w:r>
            <w:r>
              <w:rPr>
                <w:color w:val="333333"/>
                <w:sz w:val="24"/>
              </w:rPr>
              <w:t>Health plan beneficiary numbers</w:t>
            </w:r>
          </w:p>
        </w:tc>
      </w:tr>
      <w:tr w:rsidR="00814875" w14:paraId="1D30BADD" w14:textId="77777777">
        <w:trPr>
          <w:trHeight w:val="380"/>
        </w:trPr>
        <w:tc>
          <w:tcPr>
            <w:tcW w:w="9080" w:type="dxa"/>
            <w:tcBorders>
              <w:top w:val="nil"/>
              <w:bottom w:val="nil"/>
            </w:tcBorders>
          </w:tcPr>
          <w:p w14:paraId="51F0C7E0" w14:textId="77777777" w:rsidR="00814875" w:rsidRDefault="00EA5180">
            <w:pPr>
              <w:pStyle w:val="TableParagraph"/>
              <w:spacing w:before="40"/>
              <w:ind w:left="75"/>
              <w:rPr>
                <w:sz w:val="24"/>
              </w:rPr>
            </w:pPr>
            <w:r>
              <w:rPr>
                <w:noProof/>
                <w:position w:val="1"/>
              </w:rPr>
              <w:drawing>
                <wp:inline distT="0" distB="0" distL="0" distR="0" wp14:anchorId="77D0D678" wp14:editId="21C0C171">
                  <wp:extent cx="142875" cy="142875"/>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Account numbers</w:t>
            </w:r>
          </w:p>
        </w:tc>
      </w:tr>
    </w:tbl>
    <w:p w14:paraId="717D65A2" w14:textId="77777777" w:rsidR="00814875" w:rsidRDefault="00814875">
      <w:pPr>
        <w:pStyle w:val="TableParagraph"/>
        <w:rPr>
          <w:sz w:val="24"/>
        </w:rPr>
        <w:sectPr w:rsidR="00814875">
          <w:pgSz w:w="12240" w:h="15840"/>
          <w:pgMar w:top="580" w:right="720" w:bottom="460" w:left="720" w:header="170" w:footer="270" w:gutter="0"/>
          <w:cols w:space="720"/>
        </w:sectPr>
      </w:pPr>
    </w:p>
    <w:p w14:paraId="72B0DE47" w14:textId="77777777" w:rsidR="00814875" w:rsidRDefault="00EA5180">
      <w:pPr>
        <w:pStyle w:val="BodyText"/>
        <w:spacing w:before="7"/>
        <w:rPr>
          <w:sz w:val="11"/>
        </w:rPr>
      </w:pPr>
      <w:r>
        <w:rPr>
          <w:noProof/>
          <w:sz w:val="11"/>
        </w:rPr>
        <w:lastRenderedPageBreak/>
        <mc:AlternateContent>
          <mc:Choice Requires="wpg">
            <w:drawing>
              <wp:anchor distT="0" distB="0" distL="0" distR="0" simplePos="0" relativeHeight="486646272" behindDoc="1" locked="0" layoutInCell="1" allowOverlap="1" wp14:anchorId="7AC9CBA9" wp14:editId="2A971AC4">
                <wp:simplePos x="0" y="0"/>
                <wp:positionH relativeFrom="page">
                  <wp:posOffset>527050</wp:posOffset>
                </wp:positionH>
                <wp:positionV relativeFrom="page">
                  <wp:posOffset>457200</wp:posOffset>
                </wp:positionV>
                <wp:extent cx="6705600" cy="878840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788400"/>
                          <a:chOff x="0" y="0"/>
                          <a:chExt cx="6705600" cy="8788400"/>
                        </a:xfrm>
                      </wpg:grpSpPr>
                      <wps:wsp>
                        <wps:cNvPr id="199" name="Graphic 199"/>
                        <wps:cNvSpPr/>
                        <wps:spPr>
                          <a:xfrm>
                            <a:off x="6350" y="55562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00" name="Graphic 200"/>
                        <wps:cNvSpPr/>
                        <wps:spPr>
                          <a:xfrm>
                            <a:off x="0" y="0"/>
                            <a:ext cx="6705600" cy="5562600"/>
                          </a:xfrm>
                          <a:custGeom>
                            <a:avLst/>
                            <a:gdLst/>
                            <a:ahLst/>
                            <a:cxnLst/>
                            <a:rect l="l" t="t" r="r" b="b"/>
                            <a:pathLst>
                              <a:path w="6705600" h="5562600">
                                <a:moveTo>
                                  <a:pt x="12700" y="0"/>
                                </a:moveTo>
                                <a:lnTo>
                                  <a:pt x="0" y="0"/>
                                </a:lnTo>
                                <a:lnTo>
                                  <a:pt x="0" y="5562600"/>
                                </a:lnTo>
                                <a:lnTo>
                                  <a:pt x="12700" y="5562600"/>
                                </a:lnTo>
                                <a:lnTo>
                                  <a:pt x="12700" y="0"/>
                                </a:lnTo>
                                <a:close/>
                              </a:path>
                              <a:path w="6705600" h="5562600">
                                <a:moveTo>
                                  <a:pt x="6705600" y="0"/>
                                </a:moveTo>
                                <a:lnTo>
                                  <a:pt x="6692900" y="0"/>
                                </a:lnTo>
                                <a:lnTo>
                                  <a:pt x="6692900" y="5562600"/>
                                </a:lnTo>
                                <a:lnTo>
                                  <a:pt x="6705600" y="5562600"/>
                                </a:lnTo>
                                <a:lnTo>
                                  <a:pt x="6705600" y="0"/>
                                </a:lnTo>
                                <a:close/>
                              </a:path>
                            </a:pathLst>
                          </a:custGeom>
                          <a:solidFill>
                            <a:srgbClr val="CCCCCC"/>
                          </a:solidFill>
                        </wps:spPr>
                        <wps:bodyPr wrap="square" lIns="0" tIns="0" rIns="0" bIns="0" rtlCol="0">
                          <a:prstTxWarp prst="textNoShape">
                            <a:avLst/>
                          </a:prstTxWarp>
                          <a:noAutofit/>
                        </wps:bodyPr>
                      </wps:wsp>
                      <wps:wsp>
                        <wps:cNvPr id="201" name="Graphic 201"/>
                        <wps:cNvSpPr/>
                        <wps:spPr>
                          <a:xfrm>
                            <a:off x="6350" y="55689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02" name="Graphic 202"/>
                        <wps:cNvSpPr/>
                        <wps:spPr>
                          <a:xfrm>
                            <a:off x="6350" y="5575300"/>
                            <a:ext cx="6692900" cy="3213100"/>
                          </a:xfrm>
                          <a:custGeom>
                            <a:avLst/>
                            <a:gdLst/>
                            <a:ahLst/>
                            <a:cxnLst/>
                            <a:rect l="l" t="t" r="r" b="b"/>
                            <a:pathLst>
                              <a:path w="6692900" h="3213100">
                                <a:moveTo>
                                  <a:pt x="0" y="0"/>
                                </a:moveTo>
                                <a:lnTo>
                                  <a:pt x="0" y="3213100"/>
                                </a:lnTo>
                              </a:path>
                              <a:path w="6692900" h="3213100">
                                <a:moveTo>
                                  <a:pt x="6692900" y="0"/>
                                </a:moveTo>
                                <a:lnTo>
                                  <a:pt x="6692900" y="32131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65EBD206" id="Group 198" o:spid="_x0000_s1026" style="position:absolute;margin-left:41.5pt;margin-top:36pt;width:528pt;height:692pt;z-index:-16670208;mso-wrap-distance-left:0;mso-wrap-distance-right:0;mso-position-horizontal-relative:page;mso-position-vertical-relative:page" coordsize="67056,87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">
                <v:shape id="Graphic 199" o:spid="_x0000_s1027" style="position:absolute;left:63;top:55562;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" path="m,12700r6692900,l6692900,,,,,12700xe" fillcolor="#ccc" stroked="f">
                  <v:path arrowok="t"/>
                </v:shape>
                <v:shape id="Graphic 200" o:spid="_x0000_s1028" style="position:absolute;width:67056;height:55626;visibility:visible;mso-wrap-style:square;v-text-anchor:top" coordsize="6705600,556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" path="m12700,l,,,5562600r12700,l12700,xem6705600,r-12700,l6692900,5562600r12700,l6705600,xe" fillcolor="#ccc" stroked="f">
                  <v:path arrowok="t"/>
                </v:shape>
                <v:shape id="Graphic 201" o:spid="_x0000_s1029" style="position:absolute;left:63;top:55689;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" path="m,12700r6692900,l6692900,,,,,12700xe" fillcolor="#ccc" stroked="f">
                  <v:path arrowok="t"/>
                </v:shape>
                <v:shape id="Graphic 202" o:spid="_x0000_s1030" style="position:absolute;left:63;top:55753;width:66929;height:32131;visibility:visible;mso-wrap-style:square;v-text-anchor:top" coordsize="6692900,321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" path="m,l,3213100em6692900,r,3213100e" filled="f" strokecolor="#ccc" strokeweight="1pt">
                  <v:path arrowok="t"/>
                </v:shape>
                <w10:wrap anchorx="page" anchory="page"/>
              </v:group>
            </w:pict>
          </mc:Fallback>
        </mc:AlternateContent>
      </w: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3C03B6D" w14:textId="77777777">
        <w:trPr>
          <w:trHeight w:val="360"/>
        </w:trPr>
        <w:tc>
          <w:tcPr>
            <w:tcW w:w="9080" w:type="dxa"/>
            <w:tcBorders>
              <w:top w:val="nil"/>
              <w:bottom w:val="nil"/>
            </w:tcBorders>
            <w:shd w:val="clear" w:color="auto" w:fill="EEEEEE"/>
          </w:tcPr>
          <w:p w14:paraId="064C2F53" w14:textId="77777777" w:rsidR="00814875" w:rsidRDefault="00EA5180">
            <w:pPr>
              <w:pStyle w:val="TableParagraph"/>
              <w:spacing w:before="20"/>
              <w:rPr>
                <w:sz w:val="24"/>
              </w:rPr>
            </w:pPr>
            <w:r>
              <w:rPr>
                <w:noProof/>
              </w:rPr>
              <w:drawing>
                <wp:inline distT="0" distB="0" distL="0" distR="0" wp14:anchorId="01EA9B29" wp14:editId="204F3216">
                  <wp:extent cx="152400" cy="152400"/>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36" cstate="print"/>
                          <a:stretch>
                            <a:fillRect/>
                          </a:stretch>
                        </pic:blipFill>
                        <pic:spPr>
                          <a:xfrm>
                            <a:off x="0" y="0"/>
                            <a:ext cx="152400" cy="152400"/>
                          </a:xfrm>
                          <a:prstGeom prst="rect">
                            <a:avLst/>
                          </a:prstGeom>
                        </pic:spPr>
                      </pic:pic>
                    </a:graphicData>
                  </a:graphic>
                </wp:inline>
              </w:drawing>
            </w:r>
            <w:r>
              <w:rPr>
                <w:spacing w:val="29"/>
                <w:sz w:val="20"/>
              </w:rPr>
              <w:t xml:space="preserve"> </w:t>
            </w:r>
            <w:r>
              <w:rPr>
                <w:color w:val="333333"/>
                <w:spacing w:val="-2"/>
                <w:sz w:val="24"/>
              </w:rPr>
              <w:t>Certificate/license</w:t>
            </w:r>
            <w:r>
              <w:rPr>
                <w:color w:val="333333"/>
                <w:sz w:val="24"/>
              </w:rPr>
              <w:t xml:space="preserve"> numbers</w:t>
            </w:r>
          </w:p>
        </w:tc>
      </w:tr>
      <w:tr w:rsidR="00814875" w14:paraId="58CDC749" w14:textId="77777777">
        <w:trPr>
          <w:trHeight w:val="400"/>
        </w:trPr>
        <w:tc>
          <w:tcPr>
            <w:tcW w:w="9080" w:type="dxa"/>
            <w:tcBorders>
              <w:top w:val="nil"/>
              <w:bottom w:val="nil"/>
            </w:tcBorders>
          </w:tcPr>
          <w:p w14:paraId="70B487E1" w14:textId="77777777" w:rsidR="00814875" w:rsidRDefault="00EA5180">
            <w:pPr>
              <w:pStyle w:val="TableParagraph"/>
              <w:spacing w:before="40"/>
              <w:ind w:left="75"/>
              <w:rPr>
                <w:sz w:val="24"/>
              </w:rPr>
            </w:pPr>
            <w:r>
              <w:rPr>
                <w:noProof/>
                <w:position w:val="1"/>
              </w:rPr>
              <w:drawing>
                <wp:inline distT="0" distB="0" distL="0" distR="0" wp14:anchorId="194146B2" wp14:editId="7841D6D4">
                  <wp:extent cx="142875" cy="142875"/>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20" cstate="print"/>
                          <a:stretch>
                            <a:fillRect/>
                          </a:stretch>
                        </pic:blipFill>
                        <pic:spPr>
                          <a:xfrm>
                            <a:off x="0" y="0"/>
                            <a:ext cx="142875" cy="142875"/>
                          </a:xfrm>
                          <a:prstGeom prst="rect">
                            <a:avLst/>
                          </a:prstGeom>
                        </pic:spPr>
                      </pic:pic>
                    </a:graphicData>
                  </a:graphic>
                </wp:inline>
              </w:drawing>
            </w:r>
            <w:r>
              <w:rPr>
                <w:spacing w:val="9"/>
                <w:sz w:val="20"/>
              </w:rPr>
              <w:t xml:space="preserve"> </w:t>
            </w:r>
            <w:r>
              <w:rPr>
                <w:color w:val="333333"/>
                <w:sz w:val="24"/>
              </w:rPr>
              <w:t>Vehicle</w:t>
            </w:r>
            <w:r>
              <w:rPr>
                <w:color w:val="333333"/>
                <w:spacing w:val="-2"/>
                <w:sz w:val="24"/>
              </w:rPr>
              <w:t xml:space="preserve"> </w:t>
            </w:r>
            <w:r>
              <w:rPr>
                <w:color w:val="333333"/>
                <w:sz w:val="24"/>
              </w:rPr>
              <w:t>identifiers</w:t>
            </w:r>
            <w:r>
              <w:rPr>
                <w:color w:val="333333"/>
                <w:spacing w:val="-1"/>
                <w:sz w:val="24"/>
              </w:rPr>
              <w:t xml:space="preserve"> </w:t>
            </w:r>
            <w:r>
              <w:rPr>
                <w:color w:val="333333"/>
                <w:sz w:val="24"/>
              </w:rPr>
              <w:t>and</w:t>
            </w:r>
            <w:r>
              <w:rPr>
                <w:color w:val="333333"/>
                <w:spacing w:val="-1"/>
                <w:sz w:val="24"/>
              </w:rPr>
              <w:t xml:space="preserve"> </w:t>
            </w:r>
            <w:r>
              <w:rPr>
                <w:color w:val="333333"/>
                <w:sz w:val="24"/>
              </w:rPr>
              <w:t>serial</w:t>
            </w:r>
            <w:r>
              <w:rPr>
                <w:color w:val="333333"/>
                <w:spacing w:val="-2"/>
                <w:sz w:val="24"/>
              </w:rPr>
              <w:t xml:space="preserve"> </w:t>
            </w:r>
            <w:r>
              <w:rPr>
                <w:color w:val="333333"/>
                <w:sz w:val="24"/>
              </w:rPr>
              <w:t>numbers</w:t>
            </w:r>
            <w:r>
              <w:rPr>
                <w:color w:val="333333"/>
                <w:spacing w:val="-1"/>
                <w:sz w:val="24"/>
              </w:rPr>
              <w:t xml:space="preserve"> </w:t>
            </w:r>
            <w:r>
              <w:rPr>
                <w:color w:val="333333"/>
                <w:sz w:val="24"/>
              </w:rPr>
              <w:t>(VIN),</w:t>
            </w:r>
            <w:r>
              <w:rPr>
                <w:color w:val="333333"/>
                <w:spacing w:val="-1"/>
                <w:sz w:val="24"/>
              </w:rPr>
              <w:t xml:space="preserve"> </w:t>
            </w:r>
            <w:r>
              <w:rPr>
                <w:color w:val="333333"/>
                <w:sz w:val="24"/>
              </w:rPr>
              <w:t>including</w:t>
            </w:r>
            <w:r>
              <w:rPr>
                <w:color w:val="333333"/>
                <w:spacing w:val="-1"/>
                <w:sz w:val="24"/>
              </w:rPr>
              <w:t xml:space="preserve"> </w:t>
            </w:r>
            <w:r>
              <w:rPr>
                <w:color w:val="333333"/>
                <w:sz w:val="24"/>
              </w:rPr>
              <w:t>license</w:t>
            </w:r>
            <w:r>
              <w:rPr>
                <w:color w:val="333333"/>
                <w:spacing w:val="-2"/>
                <w:sz w:val="24"/>
              </w:rPr>
              <w:t xml:space="preserve"> </w:t>
            </w:r>
            <w:r>
              <w:rPr>
                <w:color w:val="333333"/>
                <w:sz w:val="24"/>
              </w:rPr>
              <w:t>plate</w:t>
            </w:r>
            <w:r>
              <w:rPr>
                <w:color w:val="333333"/>
                <w:spacing w:val="-2"/>
                <w:sz w:val="24"/>
              </w:rPr>
              <w:t xml:space="preserve"> </w:t>
            </w:r>
            <w:r>
              <w:rPr>
                <w:color w:val="333333"/>
                <w:sz w:val="24"/>
              </w:rPr>
              <w:t>numbers</w:t>
            </w:r>
          </w:p>
        </w:tc>
      </w:tr>
      <w:tr w:rsidR="00814875" w14:paraId="1B1466A1" w14:textId="77777777">
        <w:trPr>
          <w:trHeight w:val="360"/>
        </w:trPr>
        <w:tc>
          <w:tcPr>
            <w:tcW w:w="9080" w:type="dxa"/>
            <w:tcBorders>
              <w:top w:val="nil"/>
              <w:bottom w:val="nil"/>
            </w:tcBorders>
            <w:shd w:val="clear" w:color="auto" w:fill="EEEEEE"/>
          </w:tcPr>
          <w:p w14:paraId="696321CB" w14:textId="77777777" w:rsidR="00814875" w:rsidRDefault="00EA5180">
            <w:pPr>
              <w:pStyle w:val="TableParagraph"/>
              <w:spacing w:before="20"/>
              <w:rPr>
                <w:sz w:val="24"/>
              </w:rPr>
            </w:pPr>
            <w:r>
              <w:rPr>
                <w:noProof/>
              </w:rPr>
              <w:drawing>
                <wp:inline distT="0" distB="0" distL="0" distR="0" wp14:anchorId="10DB7DC0" wp14:editId="4F73F69B">
                  <wp:extent cx="152400" cy="152400"/>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9" cstate="print"/>
                          <a:stretch>
                            <a:fillRect/>
                          </a:stretch>
                        </pic:blipFill>
                        <pic:spPr>
                          <a:xfrm>
                            <a:off x="0" y="0"/>
                            <a:ext cx="152400" cy="152400"/>
                          </a:xfrm>
                          <a:prstGeom prst="rect">
                            <a:avLst/>
                          </a:prstGeom>
                        </pic:spPr>
                      </pic:pic>
                    </a:graphicData>
                  </a:graphic>
                </wp:inline>
              </w:drawing>
            </w:r>
            <w:r>
              <w:rPr>
                <w:spacing w:val="10"/>
                <w:sz w:val="20"/>
              </w:rPr>
              <w:t xml:space="preserve"> </w:t>
            </w:r>
            <w:r>
              <w:rPr>
                <w:color w:val="333333"/>
                <w:sz w:val="24"/>
              </w:rPr>
              <w:t>Device identifiers and serial numbers (e.g., implanted medical device)</w:t>
            </w:r>
          </w:p>
        </w:tc>
      </w:tr>
      <w:tr w:rsidR="00814875" w14:paraId="5C1C880E" w14:textId="77777777">
        <w:trPr>
          <w:trHeight w:val="400"/>
        </w:trPr>
        <w:tc>
          <w:tcPr>
            <w:tcW w:w="9080" w:type="dxa"/>
            <w:tcBorders>
              <w:top w:val="nil"/>
              <w:bottom w:val="nil"/>
            </w:tcBorders>
          </w:tcPr>
          <w:p w14:paraId="78B1E7F5" w14:textId="77777777" w:rsidR="00814875" w:rsidRDefault="00EA5180">
            <w:pPr>
              <w:pStyle w:val="TableParagraph"/>
              <w:spacing w:before="40"/>
              <w:ind w:left="75"/>
              <w:rPr>
                <w:sz w:val="24"/>
              </w:rPr>
            </w:pPr>
            <w:r>
              <w:rPr>
                <w:noProof/>
                <w:position w:val="1"/>
              </w:rPr>
              <w:drawing>
                <wp:inline distT="0" distB="0" distL="0" distR="0" wp14:anchorId="2EC87991" wp14:editId="5BEC80AC">
                  <wp:extent cx="142875" cy="142875"/>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20" cstate="print"/>
                          <a:stretch>
                            <a:fillRect/>
                          </a:stretch>
                        </pic:blipFill>
                        <pic:spPr>
                          <a:xfrm>
                            <a:off x="0" y="0"/>
                            <a:ext cx="142875" cy="142875"/>
                          </a:xfrm>
                          <a:prstGeom prst="rect">
                            <a:avLst/>
                          </a:prstGeom>
                        </pic:spPr>
                      </pic:pic>
                    </a:graphicData>
                  </a:graphic>
                </wp:inline>
              </w:drawing>
            </w:r>
            <w:r>
              <w:rPr>
                <w:spacing w:val="10"/>
                <w:sz w:val="20"/>
              </w:rPr>
              <w:t xml:space="preserve"> </w:t>
            </w:r>
            <w:r>
              <w:rPr>
                <w:color w:val="333333"/>
                <w:sz w:val="24"/>
              </w:rPr>
              <w:t xml:space="preserve">Web </w:t>
            </w:r>
            <w:proofErr w:type="gramStart"/>
            <w:r>
              <w:rPr>
                <w:color w:val="333333"/>
                <w:sz w:val="24"/>
              </w:rPr>
              <w:t>universal</w:t>
            </w:r>
            <w:r>
              <w:rPr>
                <w:color w:val="333333"/>
                <w:spacing w:val="-1"/>
                <w:sz w:val="24"/>
              </w:rPr>
              <w:t xml:space="preserve"> </w:t>
            </w:r>
            <w:r>
              <w:rPr>
                <w:color w:val="333333"/>
                <w:sz w:val="24"/>
              </w:rPr>
              <w:t>resource</w:t>
            </w:r>
            <w:r>
              <w:rPr>
                <w:color w:val="333333"/>
                <w:spacing w:val="-1"/>
                <w:sz w:val="24"/>
              </w:rPr>
              <w:t xml:space="preserve"> </w:t>
            </w:r>
            <w:r>
              <w:rPr>
                <w:color w:val="333333"/>
                <w:sz w:val="24"/>
              </w:rPr>
              <w:t>locators</w:t>
            </w:r>
            <w:proofErr w:type="gramEnd"/>
            <w:r>
              <w:rPr>
                <w:color w:val="333333"/>
                <w:sz w:val="24"/>
              </w:rPr>
              <w:t xml:space="preserve"> (URLs)</w:t>
            </w:r>
          </w:p>
        </w:tc>
      </w:tr>
      <w:tr w:rsidR="00814875" w14:paraId="04A36D64" w14:textId="77777777">
        <w:trPr>
          <w:trHeight w:val="360"/>
        </w:trPr>
        <w:tc>
          <w:tcPr>
            <w:tcW w:w="9080" w:type="dxa"/>
            <w:tcBorders>
              <w:top w:val="nil"/>
              <w:bottom w:val="nil"/>
            </w:tcBorders>
            <w:shd w:val="clear" w:color="auto" w:fill="EEEEEE"/>
          </w:tcPr>
          <w:p w14:paraId="4D9C6A36" w14:textId="77777777" w:rsidR="00814875" w:rsidRDefault="00EA5180">
            <w:pPr>
              <w:pStyle w:val="TableParagraph"/>
              <w:spacing w:before="20"/>
              <w:rPr>
                <w:sz w:val="24"/>
              </w:rPr>
            </w:pPr>
            <w:r>
              <w:rPr>
                <w:noProof/>
              </w:rPr>
              <w:drawing>
                <wp:inline distT="0" distB="0" distL="0" distR="0" wp14:anchorId="1B112DE3" wp14:editId="7D1A2A6A">
                  <wp:extent cx="152400" cy="152400"/>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9" cstate="print"/>
                          <a:stretch>
                            <a:fillRect/>
                          </a:stretch>
                        </pic:blipFill>
                        <pic:spPr>
                          <a:xfrm>
                            <a:off x="0" y="0"/>
                            <a:ext cx="152400" cy="152400"/>
                          </a:xfrm>
                          <a:prstGeom prst="rect">
                            <a:avLst/>
                          </a:prstGeom>
                        </pic:spPr>
                      </pic:pic>
                    </a:graphicData>
                  </a:graphic>
                </wp:inline>
              </w:drawing>
            </w:r>
            <w:r>
              <w:rPr>
                <w:spacing w:val="11"/>
                <w:sz w:val="20"/>
              </w:rPr>
              <w:t xml:space="preserve"> </w:t>
            </w:r>
            <w:r>
              <w:rPr>
                <w:color w:val="333333"/>
                <w:sz w:val="24"/>
              </w:rPr>
              <w:t>Internet protocol (IP) address numbers</w:t>
            </w:r>
          </w:p>
        </w:tc>
      </w:tr>
      <w:tr w:rsidR="00814875" w14:paraId="2F6B1398" w14:textId="77777777">
        <w:trPr>
          <w:trHeight w:val="400"/>
        </w:trPr>
        <w:tc>
          <w:tcPr>
            <w:tcW w:w="9080" w:type="dxa"/>
            <w:tcBorders>
              <w:top w:val="nil"/>
              <w:bottom w:val="nil"/>
            </w:tcBorders>
          </w:tcPr>
          <w:p w14:paraId="0CA84BA8" w14:textId="77777777" w:rsidR="00814875" w:rsidRDefault="00EA5180">
            <w:pPr>
              <w:pStyle w:val="TableParagraph"/>
              <w:spacing w:before="40"/>
              <w:ind w:left="75"/>
              <w:rPr>
                <w:sz w:val="24"/>
              </w:rPr>
            </w:pPr>
            <w:r>
              <w:rPr>
                <w:noProof/>
                <w:position w:val="1"/>
              </w:rPr>
              <w:drawing>
                <wp:inline distT="0" distB="0" distL="0" distR="0" wp14:anchorId="6FDA1340" wp14:editId="1C216A13">
                  <wp:extent cx="142875" cy="142875"/>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20" cstate="print"/>
                          <a:stretch>
                            <a:fillRect/>
                          </a:stretch>
                        </pic:blipFill>
                        <pic:spPr>
                          <a:xfrm>
                            <a:off x="0" y="0"/>
                            <a:ext cx="142875" cy="142875"/>
                          </a:xfrm>
                          <a:prstGeom prst="rect">
                            <a:avLst/>
                          </a:prstGeom>
                        </pic:spPr>
                      </pic:pic>
                    </a:graphicData>
                  </a:graphic>
                </wp:inline>
              </w:drawing>
            </w:r>
            <w:r>
              <w:rPr>
                <w:spacing w:val="11"/>
                <w:sz w:val="20"/>
              </w:rPr>
              <w:t xml:space="preserve"> </w:t>
            </w:r>
            <w:r>
              <w:rPr>
                <w:color w:val="333333"/>
                <w:sz w:val="24"/>
              </w:rPr>
              <w:t>Biometric identifiers, including finger and voice prints</w:t>
            </w:r>
          </w:p>
        </w:tc>
      </w:tr>
      <w:tr w:rsidR="00814875" w14:paraId="35757F54" w14:textId="77777777">
        <w:trPr>
          <w:trHeight w:val="360"/>
        </w:trPr>
        <w:tc>
          <w:tcPr>
            <w:tcW w:w="9080" w:type="dxa"/>
            <w:tcBorders>
              <w:top w:val="nil"/>
              <w:bottom w:val="nil"/>
            </w:tcBorders>
            <w:shd w:val="clear" w:color="auto" w:fill="EEEEEE"/>
          </w:tcPr>
          <w:p w14:paraId="39DB8476" w14:textId="77777777" w:rsidR="00814875" w:rsidRDefault="00EA5180">
            <w:pPr>
              <w:pStyle w:val="TableParagraph"/>
              <w:spacing w:before="20"/>
              <w:rPr>
                <w:sz w:val="24"/>
              </w:rPr>
            </w:pPr>
            <w:r>
              <w:rPr>
                <w:noProof/>
              </w:rPr>
              <w:drawing>
                <wp:inline distT="0" distB="0" distL="0" distR="0" wp14:anchorId="48EF1D10" wp14:editId="183AD791">
                  <wp:extent cx="152400" cy="152400"/>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9" cstate="print"/>
                          <a:stretch>
                            <a:fillRect/>
                          </a:stretch>
                        </pic:blipFill>
                        <pic:spPr>
                          <a:xfrm>
                            <a:off x="0" y="0"/>
                            <a:ext cx="152400" cy="152400"/>
                          </a:xfrm>
                          <a:prstGeom prst="rect">
                            <a:avLst/>
                          </a:prstGeom>
                        </pic:spPr>
                      </pic:pic>
                    </a:graphicData>
                  </a:graphic>
                </wp:inline>
              </w:drawing>
            </w:r>
            <w:r>
              <w:rPr>
                <w:spacing w:val="9"/>
                <w:sz w:val="20"/>
              </w:rPr>
              <w:t xml:space="preserve"> </w:t>
            </w:r>
            <w:r>
              <w:rPr>
                <w:color w:val="333333"/>
                <w:sz w:val="24"/>
              </w:rPr>
              <w:t>Full</w:t>
            </w:r>
            <w:r>
              <w:rPr>
                <w:color w:val="333333"/>
                <w:spacing w:val="-2"/>
                <w:sz w:val="24"/>
              </w:rPr>
              <w:t xml:space="preserve"> </w:t>
            </w:r>
            <w:r>
              <w:rPr>
                <w:color w:val="333333"/>
                <w:sz w:val="24"/>
              </w:rPr>
              <w:t>face</w:t>
            </w:r>
            <w:r>
              <w:rPr>
                <w:color w:val="333333"/>
                <w:spacing w:val="-2"/>
                <w:sz w:val="24"/>
              </w:rPr>
              <w:t xml:space="preserve"> </w:t>
            </w:r>
            <w:r>
              <w:rPr>
                <w:color w:val="333333"/>
                <w:sz w:val="24"/>
              </w:rPr>
              <w:t>photographic</w:t>
            </w:r>
            <w:r>
              <w:rPr>
                <w:color w:val="333333"/>
                <w:spacing w:val="-2"/>
                <w:sz w:val="24"/>
              </w:rPr>
              <w:t xml:space="preserve"> </w:t>
            </w:r>
            <w:r>
              <w:rPr>
                <w:color w:val="333333"/>
                <w:sz w:val="24"/>
              </w:rPr>
              <w:t>images</w:t>
            </w:r>
            <w:r>
              <w:rPr>
                <w:color w:val="333333"/>
                <w:spacing w:val="-1"/>
                <w:sz w:val="24"/>
              </w:rPr>
              <w:t xml:space="preserve"> </w:t>
            </w:r>
            <w:r>
              <w:rPr>
                <w:color w:val="333333"/>
                <w:sz w:val="24"/>
              </w:rPr>
              <w:t>and</w:t>
            </w:r>
            <w:r>
              <w:rPr>
                <w:color w:val="333333"/>
                <w:spacing w:val="-1"/>
                <w:sz w:val="24"/>
              </w:rPr>
              <w:t xml:space="preserve"> </w:t>
            </w:r>
            <w:r>
              <w:rPr>
                <w:color w:val="333333"/>
                <w:sz w:val="24"/>
              </w:rPr>
              <w:t>any</w:t>
            </w:r>
            <w:r>
              <w:rPr>
                <w:color w:val="333333"/>
                <w:spacing w:val="-1"/>
                <w:sz w:val="24"/>
              </w:rPr>
              <w:t xml:space="preserve"> </w:t>
            </w:r>
            <w:r>
              <w:rPr>
                <w:color w:val="333333"/>
                <w:sz w:val="24"/>
              </w:rPr>
              <w:t>comparable</w:t>
            </w:r>
            <w:r>
              <w:rPr>
                <w:color w:val="333333"/>
                <w:spacing w:val="-2"/>
                <w:sz w:val="24"/>
              </w:rPr>
              <w:t xml:space="preserve"> </w:t>
            </w:r>
            <w:r>
              <w:rPr>
                <w:color w:val="333333"/>
                <w:sz w:val="24"/>
              </w:rPr>
              <w:t>images</w:t>
            </w:r>
          </w:p>
        </w:tc>
      </w:tr>
      <w:tr w:rsidR="00814875" w14:paraId="33D09229" w14:textId="77777777">
        <w:trPr>
          <w:trHeight w:val="960"/>
        </w:trPr>
        <w:tc>
          <w:tcPr>
            <w:tcW w:w="9080" w:type="dxa"/>
            <w:tcBorders>
              <w:top w:val="nil"/>
              <w:bottom w:val="nil"/>
            </w:tcBorders>
          </w:tcPr>
          <w:p w14:paraId="77A298E5" w14:textId="77777777" w:rsidR="00814875" w:rsidRDefault="00EA5180">
            <w:pPr>
              <w:pStyle w:val="TableParagraph"/>
              <w:spacing w:before="40" w:line="242" w:lineRule="auto"/>
              <w:ind w:right="144" w:firstLine="15"/>
              <w:rPr>
                <w:sz w:val="24"/>
              </w:rPr>
            </w:pPr>
            <w:r>
              <w:rPr>
                <w:noProof/>
                <w:position w:val="1"/>
              </w:rPr>
              <w:drawing>
                <wp:inline distT="0" distB="0" distL="0" distR="0" wp14:anchorId="246C869B" wp14:editId="7274B33C">
                  <wp:extent cx="142875" cy="142875"/>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Any other unique identifying number, code, or characteristic, other than dummy identifiers</w:t>
            </w:r>
            <w:r>
              <w:rPr>
                <w:color w:val="333333"/>
                <w:spacing w:val="-3"/>
                <w:sz w:val="24"/>
              </w:rPr>
              <w:t xml:space="preserve"> </w:t>
            </w:r>
            <w:r>
              <w:rPr>
                <w:color w:val="333333"/>
                <w:sz w:val="24"/>
              </w:rPr>
              <w:t>that</w:t>
            </w:r>
            <w:r>
              <w:rPr>
                <w:color w:val="333333"/>
                <w:spacing w:val="-4"/>
                <w:sz w:val="24"/>
              </w:rPr>
              <w:t xml:space="preserve"> </w:t>
            </w:r>
            <w:r>
              <w:rPr>
                <w:color w:val="333333"/>
                <w:sz w:val="24"/>
              </w:rPr>
              <w:t>are</w:t>
            </w:r>
            <w:r>
              <w:rPr>
                <w:color w:val="333333"/>
                <w:spacing w:val="-4"/>
                <w:sz w:val="24"/>
              </w:rPr>
              <w:t xml:space="preserve"> </w:t>
            </w:r>
            <w:r>
              <w:rPr>
                <w:color w:val="333333"/>
                <w:sz w:val="24"/>
              </w:rPr>
              <w:t>not</w:t>
            </w:r>
            <w:r>
              <w:rPr>
                <w:color w:val="333333"/>
                <w:spacing w:val="-4"/>
                <w:sz w:val="24"/>
              </w:rPr>
              <w:t xml:space="preserve"> </w:t>
            </w:r>
            <w:r>
              <w:rPr>
                <w:color w:val="333333"/>
                <w:sz w:val="24"/>
              </w:rPr>
              <w:t>derived</w:t>
            </w:r>
            <w:r>
              <w:rPr>
                <w:color w:val="333333"/>
                <w:spacing w:val="-3"/>
                <w:sz w:val="24"/>
              </w:rPr>
              <w:t xml:space="preserve"> </w:t>
            </w:r>
            <w:r>
              <w:rPr>
                <w:color w:val="333333"/>
                <w:sz w:val="24"/>
              </w:rPr>
              <w:t>from</w:t>
            </w:r>
            <w:r>
              <w:rPr>
                <w:color w:val="333333"/>
                <w:spacing w:val="-4"/>
                <w:sz w:val="24"/>
              </w:rPr>
              <w:t xml:space="preserve"> </w:t>
            </w:r>
            <w:r>
              <w:rPr>
                <w:color w:val="333333"/>
                <w:sz w:val="24"/>
              </w:rPr>
              <w:t>actual</w:t>
            </w:r>
            <w:r>
              <w:rPr>
                <w:color w:val="333333"/>
                <w:spacing w:val="-4"/>
                <w:sz w:val="24"/>
              </w:rPr>
              <w:t xml:space="preserve"> </w:t>
            </w:r>
            <w:r>
              <w:rPr>
                <w:color w:val="333333"/>
                <w:sz w:val="24"/>
              </w:rPr>
              <w:t>identifiers</w:t>
            </w:r>
            <w:r>
              <w:rPr>
                <w:color w:val="333333"/>
                <w:spacing w:val="-3"/>
                <w:sz w:val="24"/>
              </w:rPr>
              <w:t xml:space="preserve"> </w:t>
            </w:r>
            <w:r>
              <w:rPr>
                <w:color w:val="333333"/>
                <w:sz w:val="24"/>
              </w:rPr>
              <w:t>and</w:t>
            </w:r>
            <w:r>
              <w:rPr>
                <w:color w:val="333333"/>
                <w:spacing w:val="-3"/>
                <w:sz w:val="24"/>
              </w:rPr>
              <w:t xml:space="preserve"> </w:t>
            </w:r>
            <w:r>
              <w:rPr>
                <w:color w:val="333333"/>
                <w:sz w:val="24"/>
              </w:rPr>
              <w:t>for</w:t>
            </w:r>
            <w:r>
              <w:rPr>
                <w:color w:val="333333"/>
                <w:spacing w:val="-3"/>
                <w:sz w:val="24"/>
              </w:rPr>
              <w:t xml:space="preserve"> </w:t>
            </w:r>
            <w:r>
              <w:rPr>
                <w:color w:val="333333"/>
                <w:sz w:val="24"/>
              </w:rPr>
              <w:t>which</w:t>
            </w:r>
            <w:r>
              <w:rPr>
                <w:color w:val="333333"/>
                <w:spacing w:val="-3"/>
                <w:sz w:val="24"/>
              </w:rPr>
              <w:t xml:space="preserve"> </w:t>
            </w:r>
            <w:r>
              <w:rPr>
                <w:color w:val="333333"/>
                <w:sz w:val="24"/>
              </w:rPr>
              <w:t>the</w:t>
            </w:r>
            <w:r>
              <w:rPr>
                <w:color w:val="333333"/>
                <w:spacing w:val="-4"/>
                <w:sz w:val="24"/>
              </w:rPr>
              <w:t xml:space="preserve"> </w:t>
            </w:r>
            <w:r>
              <w:rPr>
                <w:color w:val="333333"/>
                <w:sz w:val="24"/>
              </w:rPr>
              <w:t>re-identification</w:t>
            </w:r>
            <w:r>
              <w:rPr>
                <w:color w:val="333333"/>
                <w:spacing w:val="-3"/>
                <w:sz w:val="24"/>
              </w:rPr>
              <w:t xml:space="preserve"> </w:t>
            </w:r>
            <w:r>
              <w:rPr>
                <w:color w:val="333333"/>
                <w:sz w:val="24"/>
              </w:rPr>
              <w:t>key is maintained by the health care provider and not disclosed to the researcher</w:t>
            </w:r>
          </w:p>
        </w:tc>
      </w:tr>
      <w:tr w:rsidR="00814875" w14:paraId="5B896361" w14:textId="77777777">
        <w:trPr>
          <w:trHeight w:val="370"/>
        </w:trPr>
        <w:tc>
          <w:tcPr>
            <w:tcW w:w="9080" w:type="dxa"/>
            <w:tcBorders>
              <w:top w:val="nil"/>
            </w:tcBorders>
            <w:shd w:val="clear" w:color="auto" w:fill="EEEEEE"/>
          </w:tcPr>
          <w:p w14:paraId="63840A3B" w14:textId="77777777" w:rsidR="00814875" w:rsidRDefault="00EA5180">
            <w:pPr>
              <w:pStyle w:val="TableParagraph"/>
              <w:spacing w:before="20"/>
              <w:rPr>
                <w:sz w:val="24"/>
              </w:rPr>
            </w:pPr>
            <w:r>
              <w:rPr>
                <w:noProof/>
              </w:rPr>
              <w:drawing>
                <wp:inline distT="0" distB="0" distL="0" distR="0" wp14:anchorId="020CF737" wp14:editId="4674BA8B">
                  <wp:extent cx="152400" cy="152400"/>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9" cstate="print"/>
                          <a:stretch>
                            <a:fillRect/>
                          </a:stretch>
                        </pic:blipFill>
                        <pic:spPr>
                          <a:xfrm>
                            <a:off x="0" y="0"/>
                            <a:ext cx="152400" cy="152400"/>
                          </a:xfrm>
                          <a:prstGeom prst="rect">
                            <a:avLst/>
                          </a:prstGeom>
                        </pic:spPr>
                      </pic:pic>
                    </a:graphicData>
                  </a:graphic>
                </wp:inline>
              </w:drawing>
            </w:r>
            <w:r>
              <w:rPr>
                <w:spacing w:val="13"/>
                <w:sz w:val="20"/>
              </w:rPr>
              <w:t xml:space="preserve"> </w:t>
            </w:r>
            <w:r>
              <w:rPr>
                <w:color w:val="333333"/>
                <w:sz w:val="24"/>
              </w:rPr>
              <w:t>None of the above</w:t>
            </w:r>
          </w:p>
        </w:tc>
      </w:tr>
    </w:tbl>
    <w:p w14:paraId="40B67A4C" w14:textId="77777777" w:rsidR="00814875" w:rsidRDefault="00814875">
      <w:pPr>
        <w:pStyle w:val="BodyText"/>
        <w:spacing w:before="82"/>
      </w:pPr>
    </w:p>
    <w:p w14:paraId="337E8B54" w14:textId="77777777" w:rsidR="00814875" w:rsidRDefault="00EA5180">
      <w:pPr>
        <w:pStyle w:val="ListParagraph"/>
        <w:numPr>
          <w:ilvl w:val="2"/>
          <w:numId w:val="4"/>
        </w:numPr>
        <w:tabs>
          <w:tab w:val="left" w:pos="974"/>
          <w:tab w:val="left" w:pos="10079"/>
        </w:tabs>
        <w:ind w:left="974" w:hanging="594"/>
        <w:rPr>
          <w:sz w:val="20"/>
        </w:rPr>
      </w:pPr>
      <w:r>
        <w:rPr>
          <w:color w:val="333333"/>
          <w:sz w:val="20"/>
          <w:shd w:val="clear" w:color="auto" w:fill="DFEBF4"/>
        </w:rPr>
        <w:t>For</w:t>
      </w:r>
      <w:r>
        <w:rPr>
          <w:color w:val="333333"/>
          <w:spacing w:val="-2"/>
          <w:sz w:val="20"/>
          <w:shd w:val="clear" w:color="auto" w:fill="DFEBF4"/>
        </w:rPr>
        <w:t xml:space="preserve"> </w:t>
      </w:r>
      <w:r>
        <w:rPr>
          <w:color w:val="333333"/>
          <w:sz w:val="20"/>
          <w:shd w:val="clear" w:color="auto" w:fill="DFEBF4"/>
        </w:rPr>
        <w:t>any</w:t>
      </w:r>
      <w:r>
        <w:rPr>
          <w:color w:val="333333"/>
          <w:spacing w:val="-1"/>
          <w:sz w:val="20"/>
          <w:shd w:val="clear" w:color="auto" w:fill="DFEBF4"/>
        </w:rPr>
        <w:t xml:space="preserve"> </w:t>
      </w:r>
      <w:r>
        <w:rPr>
          <w:color w:val="333333"/>
          <w:sz w:val="20"/>
          <w:shd w:val="clear" w:color="auto" w:fill="DFEBF4"/>
        </w:rPr>
        <w:t>identifiers</w:t>
      </w:r>
      <w:r>
        <w:rPr>
          <w:color w:val="333333"/>
          <w:spacing w:val="-2"/>
          <w:sz w:val="20"/>
          <w:shd w:val="clear" w:color="auto" w:fill="DFEBF4"/>
        </w:rPr>
        <w:t xml:space="preserve"> </w:t>
      </w:r>
      <w:r>
        <w:rPr>
          <w:color w:val="333333"/>
          <w:sz w:val="20"/>
          <w:shd w:val="clear" w:color="auto" w:fill="DFEBF4"/>
        </w:rPr>
        <w:t>checked,</w:t>
      </w:r>
      <w:r>
        <w:rPr>
          <w:color w:val="333333"/>
          <w:spacing w:val="-1"/>
          <w:sz w:val="20"/>
          <w:shd w:val="clear" w:color="auto" w:fill="DFEBF4"/>
        </w:rPr>
        <w:t xml:space="preserve"> </w:t>
      </w:r>
      <w:r>
        <w:rPr>
          <w:color w:val="333333"/>
          <w:sz w:val="20"/>
          <w:shd w:val="clear" w:color="auto" w:fill="DFEBF4"/>
        </w:rPr>
        <w:t>how</w:t>
      </w:r>
      <w:r>
        <w:rPr>
          <w:color w:val="333333"/>
          <w:spacing w:val="-2"/>
          <w:sz w:val="20"/>
          <w:shd w:val="clear" w:color="auto" w:fill="DFEBF4"/>
        </w:rPr>
        <w:t xml:space="preserve"> </w:t>
      </w:r>
      <w:r>
        <w:rPr>
          <w:color w:val="333333"/>
          <w:sz w:val="20"/>
          <w:shd w:val="clear" w:color="auto" w:fill="DFEBF4"/>
        </w:rPr>
        <w:t>will</w:t>
      </w:r>
      <w:r>
        <w:rPr>
          <w:color w:val="333333"/>
          <w:spacing w:val="-1"/>
          <w:sz w:val="20"/>
          <w:shd w:val="clear" w:color="auto" w:fill="DFEBF4"/>
        </w:rPr>
        <w:t xml:space="preserve"> </w:t>
      </w:r>
      <w:r>
        <w:rPr>
          <w:color w:val="333333"/>
          <w:sz w:val="20"/>
          <w:shd w:val="clear" w:color="auto" w:fill="DFEBF4"/>
        </w:rPr>
        <w:t>these</w:t>
      </w:r>
      <w:r>
        <w:rPr>
          <w:color w:val="333333"/>
          <w:spacing w:val="-2"/>
          <w:sz w:val="20"/>
          <w:shd w:val="clear" w:color="auto" w:fill="DFEBF4"/>
        </w:rPr>
        <w:t xml:space="preserve"> </w:t>
      </w:r>
      <w:r>
        <w:rPr>
          <w:color w:val="333333"/>
          <w:sz w:val="20"/>
          <w:shd w:val="clear" w:color="auto" w:fill="DFEBF4"/>
        </w:rPr>
        <w:t>identifiers</w:t>
      </w:r>
      <w:r>
        <w:rPr>
          <w:color w:val="333333"/>
          <w:spacing w:val="-1"/>
          <w:sz w:val="20"/>
          <w:shd w:val="clear" w:color="auto" w:fill="DFEBF4"/>
        </w:rPr>
        <w:t xml:space="preserve"> </w:t>
      </w:r>
      <w:r>
        <w:rPr>
          <w:color w:val="333333"/>
          <w:sz w:val="20"/>
          <w:shd w:val="clear" w:color="auto" w:fill="DFEBF4"/>
        </w:rPr>
        <w:t>be</w:t>
      </w:r>
      <w:r>
        <w:rPr>
          <w:color w:val="333333"/>
          <w:spacing w:val="-2"/>
          <w:sz w:val="20"/>
          <w:shd w:val="clear" w:color="auto" w:fill="DFEBF4"/>
        </w:rPr>
        <w:t xml:space="preserve"> </w:t>
      </w:r>
      <w:r>
        <w:rPr>
          <w:color w:val="333333"/>
          <w:sz w:val="20"/>
          <w:shd w:val="clear" w:color="auto" w:fill="DFEBF4"/>
        </w:rPr>
        <w:t>stored</w:t>
      </w:r>
      <w:r>
        <w:rPr>
          <w:color w:val="333333"/>
          <w:spacing w:val="-1"/>
          <w:sz w:val="20"/>
          <w:shd w:val="clear" w:color="auto" w:fill="DFEBF4"/>
        </w:rPr>
        <w:t xml:space="preserve"> </w:t>
      </w:r>
      <w:r>
        <w:rPr>
          <w:color w:val="333333"/>
          <w:sz w:val="20"/>
          <w:shd w:val="clear" w:color="auto" w:fill="DFEBF4"/>
        </w:rPr>
        <w:t>in</w:t>
      </w:r>
      <w:r>
        <w:rPr>
          <w:color w:val="333333"/>
          <w:spacing w:val="-2"/>
          <w:sz w:val="20"/>
          <w:shd w:val="clear" w:color="auto" w:fill="DFEBF4"/>
        </w:rPr>
        <w:t xml:space="preserve"> </w:t>
      </w:r>
      <w:r>
        <w:rPr>
          <w:color w:val="333333"/>
          <w:sz w:val="20"/>
          <w:shd w:val="clear" w:color="auto" w:fill="DFEBF4"/>
        </w:rPr>
        <w:t>relationship</w:t>
      </w:r>
      <w:r>
        <w:rPr>
          <w:color w:val="333333"/>
          <w:spacing w:val="-1"/>
          <w:sz w:val="20"/>
          <w:shd w:val="clear" w:color="auto" w:fill="DFEBF4"/>
        </w:rPr>
        <w:t xml:space="preserve"> </w:t>
      </w:r>
      <w:r>
        <w:rPr>
          <w:color w:val="333333"/>
          <w:sz w:val="20"/>
          <w:shd w:val="clear" w:color="auto" w:fill="DFEBF4"/>
        </w:rPr>
        <w:t>to</w:t>
      </w:r>
      <w:r>
        <w:rPr>
          <w:color w:val="333333"/>
          <w:spacing w:val="-2"/>
          <w:sz w:val="20"/>
          <w:shd w:val="clear" w:color="auto" w:fill="DFEBF4"/>
        </w:rPr>
        <w:t xml:space="preserve"> </w:t>
      </w:r>
      <w:r>
        <w:rPr>
          <w:color w:val="333333"/>
          <w:sz w:val="20"/>
          <w:shd w:val="clear" w:color="auto" w:fill="DFEBF4"/>
        </w:rPr>
        <w:t>the</w:t>
      </w:r>
      <w:r>
        <w:rPr>
          <w:color w:val="333333"/>
          <w:spacing w:val="-1"/>
          <w:sz w:val="20"/>
          <w:shd w:val="clear" w:color="auto" w:fill="DFEBF4"/>
        </w:rPr>
        <w:t xml:space="preserve"> </w:t>
      </w:r>
      <w:r>
        <w:rPr>
          <w:color w:val="333333"/>
          <w:sz w:val="20"/>
          <w:shd w:val="clear" w:color="auto" w:fill="DFEBF4"/>
        </w:rPr>
        <w:t>research</w:t>
      </w:r>
      <w:r>
        <w:rPr>
          <w:color w:val="333333"/>
          <w:spacing w:val="-1"/>
          <w:sz w:val="20"/>
          <w:shd w:val="clear" w:color="auto" w:fill="DFEBF4"/>
        </w:rPr>
        <w:t xml:space="preserve"> </w:t>
      </w:r>
      <w:r>
        <w:rPr>
          <w:color w:val="333333"/>
          <w:spacing w:val="-2"/>
          <w:sz w:val="20"/>
          <w:shd w:val="clear" w:color="auto" w:fill="DFEBF4"/>
        </w:rPr>
        <w:t>data?</w:t>
      </w:r>
      <w:r>
        <w:rPr>
          <w:color w:val="333333"/>
          <w:sz w:val="20"/>
          <w:shd w:val="clear" w:color="auto" w:fill="DFEBF4"/>
        </w:rPr>
        <w:tab/>
      </w:r>
    </w:p>
    <w:p w14:paraId="18B3E791"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221BA5B2" w14:textId="77777777">
        <w:trPr>
          <w:trHeight w:val="390"/>
        </w:trPr>
        <w:tc>
          <w:tcPr>
            <w:tcW w:w="9080" w:type="dxa"/>
            <w:tcBorders>
              <w:bottom w:val="nil"/>
            </w:tcBorders>
            <w:shd w:val="clear" w:color="auto" w:fill="EEEEEE"/>
          </w:tcPr>
          <w:p w14:paraId="48C7552E" w14:textId="77777777" w:rsidR="00814875" w:rsidRDefault="00EA5180">
            <w:pPr>
              <w:pStyle w:val="TableParagraph"/>
              <w:spacing w:before="50"/>
              <w:rPr>
                <w:sz w:val="24"/>
              </w:rPr>
            </w:pPr>
            <w:r>
              <w:rPr>
                <w:noProof/>
              </w:rPr>
              <w:drawing>
                <wp:inline distT="0" distB="0" distL="0" distR="0" wp14:anchorId="07253DDE" wp14:editId="3AC3302F">
                  <wp:extent cx="152400" cy="152400"/>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36" cstate="print"/>
                          <a:stretch>
                            <a:fillRect/>
                          </a:stretch>
                        </pic:blipFill>
                        <pic:spPr>
                          <a:xfrm>
                            <a:off x="0" y="0"/>
                            <a:ext cx="152400" cy="152400"/>
                          </a:xfrm>
                          <a:prstGeom prst="rect">
                            <a:avLst/>
                          </a:prstGeom>
                        </pic:spPr>
                      </pic:pic>
                    </a:graphicData>
                  </a:graphic>
                </wp:inline>
              </w:drawing>
            </w:r>
            <w:r>
              <w:rPr>
                <w:spacing w:val="9"/>
                <w:sz w:val="20"/>
              </w:rPr>
              <w:t xml:space="preserve"> </w:t>
            </w:r>
            <w:r>
              <w:rPr>
                <w:color w:val="333333"/>
                <w:sz w:val="24"/>
              </w:rPr>
              <w:t>with</w:t>
            </w:r>
            <w:r>
              <w:rPr>
                <w:color w:val="333333"/>
                <w:spacing w:val="-1"/>
                <w:sz w:val="24"/>
              </w:rPr>
              <w:t xml:space="preserve"> </w:t>
            </w:r>
            <w:r>
              <w:rPr>
                <w:color w:val="333333"/>
                <w:sz w:val="24"/>
              </w:rPr>
              <w:t>the</w:t>
            </w:r>
            <w:r>
              <w:rPr>
                <w:color w:val="333333"/>
                <w:spacing w:val="-2"/>
                <w:sz w:val="24"/>
              </w:rPr>
              <w:t xml:space="preserve"> </w:t>
            </w:r>
            <w:r>
              <w:rPr>
                <w:color w:val="333333"/>
                <w:sz w:val="24"/>
              </w:rPr>
              <w:t>research</w:t>
            </w:r>
            <w:r>
              <w:rPr>
                <w:color w:val="333333"/>
                <w:spacing w:val="-1"/>
                <w:sz w:val="24"/>
              </w:rPr>
              <w:t xml:space="preserve"> </w:t>
            </w:r>
            <w:r>
              <w:rPr>
                <w:color w:val="333333"/>
                <w:sz w:val="24"/>
              </w:rPr>
              <w:t>data</w:t>
            </w:r>
            <w:r>
              <w:rPr>
                <w:color w:val="333333"/>
                <w:spacing w:val="-2"/>
                <w:sz w:val="24"/>
              </w:rPr>
              <w:t xml:space="preserve"> </w:t>
            </w:r>
            <w:r>
              <w:rPr>
                <w:color w:val="333333"/>
                <w:sz w:val="24"/>
              </w:rPr>
              <w:t>(i.e.,</w:t>
            </w:r>
            <w:r>
              <w:rPr>
                <w:color w:val="333333"/>
                <w:spacing w:val="-1"/>
                <w:sz w:val="24"/>
              </w:rPr>
              <w:t xml:space="preserve"> </w:t>
            </w:r>
            <w:r>
              <w:rPr>
                <w:color w:val="333333"/>
                <w:sz w:val="24"/>
              </w:rPr>
              <w:t>in</w:t>
            </w:r>
            <w:r>
              <w:rPr>
                <w:color w:val="333333"/>
                <w:spacing w:val="-1"/>
                <w:sz w:val="24"/>
              </w:rPr>
              <w:t xml:space="preserve"> </w:t>
            </w:r>
            <w:r>
              <w:rPr>
                <w:color w:val="333333"/>
                <w:sz w:val="24"/>
              </w:rPr>
              <w:t>the</w:t>
            </w:r>
            <w:r>
              <w:rPr>
                <w:color w:val="333333"/>
                <w:spacing w:val="-2"/>
                <w:sz w:val="24"/>
              </w:rPr>
              <w:t xml:space="preserve"> </w:t>
            </w:r>
            <w:r>
              <w:rPr>
                <w:color w:val="333333"/>
                <w:sz w:val="24"/>
              </w:rPr>
              <w:t>same</w:t>
            </w:r>
            <w:r>
              <w:rPr>
                <w:color w:val="333333"/>
                <w:spacing w:val="-2"/>
                <w:sz w:val="24"/>
              </w:rPr>
              <w:t xml:space="preserve"> </w:t>
            </w:r>
            <w:r>
              <w:rPr>
                <w:color w:val="333333"/>
                <w:sz w:val="24"/>
              </w:rPr>
              <w:t>data</w:t>
            </w:r>
            <w:r>
              <w:rPr>
                <w:color w:val="333333"/>
                <w:spacing w:val="-2"/>
                <w:sz w:val="24"/>
              </w:rPr>
              <w:t xml:space="preserve"> </w:t>
            </w:r>
            <w:r>
              <w:rPr>
                <w:color w:val="333333"/>
                <w:sz w:val="24"/>
              </w:rPr>
              <w:t>set</w:t>
            </w:r>
            <w:r>
              <w:rPr>
                <w:color w:val="333333"/>
                <w:spacing w:val="-2"/>
                <w:sz w:val="24"/>
              </w:rPr>
              <w:t xml:space="preserve"> </w:t>
            </w:r>
            <w:r>
              <w:rPr>
                <w:color w:val="333333"/>
                <w:sz w:val="24"/>
              </w:rPr>
              <w:t>and/or</w:t>
            </w:r>
            <w:r>
              <w:rPr>
                <w:color w:val="333333"/>
                <w:spacing w:val="-1"/>
                <w:sz w:val="24"/>
              </w:rPr>
              <w:t xml:space="preserve"> </w:t>
            </w:r>
            <w:r>
              <w:rPr>
                <w:color w:val="333333"/>
                <w:sz w:val="24"/>
              </w:rPr>
              <w:t>physical</w:t>
            </w:r>
            <w:r>
              <w:rPr>
                <w:color w:val="333333"/>
                <w:spacing w:val="-2"/>
                <w:sz w:val="24"/>
              </w:rPr>
              <w:t xml:space="preserve"> </w:t>
            </w:r>
            <w:r>
              <w:rPr>
                <w:color w:val="333333"/>
                <w:sz w:val="24"/>
              </w:rPr>
              <w:t>location)</w:t>
            </w:r>
          </w:p>
        </w:tc>
      </w:tr>
      <w:tr w:rsidR="00814875" w14:paraId="2010D69E" w14:textId="77777777">
        <w:trPr>
          <w:trHeight w:val="680"/>
        </w:trPr>
        <w:tc>
          <w:tcPr>
            <w:tcW w:w="9080" w:type="dxa"/>
            <w:tcBorders>
              <w:top w:val="nil"/>
              <w:bottom w:val="nil"/>
            </w:tcBorders>
          </w:tcPr>
          <w:p w14:paraId="19B06B4B" w14:textId="77777777" w:rsidR="00814875" w:rsidRDefault="00EA5180">
            <w:pPr>
              <w:pStyle w:val="TableParagraph"/>
              <w:spacing w:before="40" w:line="242" w:lineRule="auto"/>
              <w:ind w:right="144" w:firstLine="15"/>
              <w:rPr>
                <w:sz w:val="24"/>
              </w:rPr>
            </w:pPr>
            <w:r>
              <w:rPr>
                <w:noProof/>
                <w:position w:val="1"/>
              </w:rPr>
              <w:drawing>
                <wp:inline distT="0" distB="0" distL="0" distR="0" wp14:anchorId="6D1C604D" wp14:editId="74A75305">
                  <wp:extent cx="142875" cy="142875"/>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separate</w:t>
            </w:r>
            <w:r>
              <w:rPr>
                <w:color w:val="333333"/>
                <w:spacing w:val="-4"/>
                <w:sz w:val="24"/>
              </w:rPr>
              <w:t xml:space="preserve"> </w:t>
            </w:r>
            <w:r>
              <w:rPr>
                <w:color w:val="333333"/>
                <w:sz w:val="24"/>
              </w:rPr>
              <w:t>from</w:t>
            </w:r>
            <w:r>
              <w:rPr>
                <w:color w:val="333333"/>
                <w:spacing w:val="-4"/>
                <w:sz w:val="24"/>
              </w:rPr>
              <w:t xml:space="preserve"> </w:t>
            </w:r>
            <w:r>
              <w:rPr>
                <w:color w:val="333333"/>
                <w:sz w:val="24"/>
              </w:rPr>
              <w:t>the</w:t>
            </w:r>
            <w:r>
              <w:rPr>
                <w:color w:val="333333"/>
                <w:spacing w:val="-4"/>
                <w:sz w:val="24"/>
              </w:rPr>
              <w:t xml:space="preserve"> </w:t>
            </w:r>
            <w:r>
              <w:rPr>
                <w:color w:val="333333"/>
                <w:sz w:val="24"/>
              </w:rPr>
              <w:t>research</w:t>
            </w:r>
            <w:r>
              <w:rPr>
                <w:color w:val="333333"/>
                <w:spacing w:val="-3"/>
                <w:sz w:val="24"/>
              </w:rPr>
              <w:t xml:space="preserve"> </w:t>
            </w:r>
            <w:r>
              <w:rPr>
                <w:color w:val="333333"/>
                <w:sz w:val="24"/>
              </w:rPr>
              <w:t>data</w:t>
            </w:r>
            <w:r>
              <w:rPr>
                <w:color w:val="333333"/>
                <w:spacing w:val="-4"/>
                <w:sz w:val="24"/>
              </w:rPr>
              <w:t xml:space="preserve"> </w:t>
            </w:r>
            <w:r>
              <w:rPr>
                <w:color w:val="333333"/>
                <w:sz w:val="24"/>
              </w:rPr>
              <w:t>(i.e.,</w:t>
            </w:r>
            <w:r>
              <w:rPr>
                <w:color w:val="333333"/>
                <w:spacing w:val="-3"/>
                <w:sz w:val="24"/>
              </w:rPr>
              <w:t xml:space="preserve"> </w:t>
            </w:r>
            <w:r>
              <w:rPr>
                <w:color w:val="333333"/>
                <w:sz w:val="24"/>
              </w:rPr>
              <w:t>coded</w:t>
            </w:r>
            <w:r>
              <w:rPr>
                <w:color w:val="333333"/>
                <w:spacing w:val="-3"/>
                <w:sz w:val="24"/>
              </w:rPr>
              <w:t xml:space="preserve"> </w:t>
            </w:r>
            <w:r>
              <w:rPr>
                <w:color w:val="333333"/>
                <w:sz w:val="24"/>
              </w:rPr>
              <w:t>with</w:t>
            </w:r>
            <w:r>
              <w:rPr>
                <w:color w:val="333333"/>
                <w:spacing w:val="-3"/>
                <w:sz w:val="24"/>
              </w:rPr>
              <w:t xml:space="preserve"> </w:t>
            </w:r>
            <w:r>
              <w:rPr>
                <w:color w:val="333333"/>
                <w:sz w:val="24"/>
              </w:rPr>
              <w:t>a</w:t>
            </w:r>
            <w:r>
              <w:rPr>
                <w:color w:val="333333"/>
                <w:spacing w:val="-4"/>
                <w:sz w:val="24"/>
              </w:rPr>
              <w:t xml:space="preserve"> </w:t>
            </w:r>
            <w:r>
              <w:rPr>
                <w:color w:val="333333"/>
                <w:sz w:val="24"/>
              </w:rPr>
              <w:t>linkage</w:t>
            </w:r>
            <w:r>
              <w:rPr>
                <w:color w:val="333333"/>
                <w:spacing w:val="-4"/>
                <w:sz w:val="24"/>
              </w:rPr>
              <w:t xml:space="preserve"> </w:t>
            </w:r>
            <w:r>
              <w:rPr>
                <w:color w:val="333333"/>
                <w:sz w:val="24"/>
              </w:rPr>
              <w:t>file</w:t>
            </w:r>
            <w:r>
              <w:rPr>
                <w:color w:val="333333"/>
                <w:spacing w:val="-4"/>
                <w:sz w:val="24"/>
              </w:rPr>
              <w:t xml:space="preserve"> </w:t>
            </w:r>
            <w:r>
              <w:rPr>
                <w:color w:val="333333"/>
                <w:sz w:val="24"/>
              </w:rPr>
              <w:t>stored</w:t>
            </w:r>
            <w:r>
              <w:rPr>
                <w:color w:val="333333"/>
                <w:spacing w:val="-3"/>
                <w:sz w:val="24"/>
              </w:rPr>
              <w:t xml:space="preserve"> </w:t>
            </w:r>
            <w:r>
              <w:rPr>
                <w:color w:val="333333"/>
                <w:sz w:val="24"/>
              </w:rPr>
              <w:t>in</w:t>
            </w:r>
            <w:r>
              <w:rPr>
                <w:color w:val="333333"/>
                <w:spacing w:val="-3"/>
                <w:sz w:val="24"/>
              </w:rPr>
              <w:t xml:space="preserve"> </w:t>
            </w:r>
            <w:r>
              <w:rPr>
                <w:color w:val="333333"/>
                <w:sz w:val="24"/>
              </w:rPr>
              <w:t>a</w:t>
            </w:r>
            <w:r>
              <w:rPr>
                <w:color w:val="333333"/>
                <w:spacing w:val="-4"/>
                <w:sz w:val="24"/>
              </w:rPr>
              <w:t xml:space="preserve"> </w:t>
            </w:r>
            <w:r>
              <w:rPr>
                <w:color w:val="333333"/>
                <w:sz w:val="24"/>
              </w:rPr>
              <w:t>different physical location)</w:t>
            </w:r>
          </w:p>
        </w:tc>
      </w:tr>
      <w:tr w:rsidR="00814875" w14:paraId="1F0EB9AF" w14:textId="77777777">
        <w:trPr>
          <w:trHeight w:val="1370"/>
        </w:trPr>
        <w:tc>
          <w:tcPr>
            <w:tcW w:w="9080" w:type="dxa"/>
            <w:tcBorders>
              <w:top w:val="nil"/>
            </w:tcBorders>
            <w:shd w:val="clear" w:color="auto" w:fill="EEEEEE"/>
          </w:tcPr>
          <w:p w14:paraId="410631FB" w14:textId="77777777" w:rsidR="00814875" w:rsidRDefault="00814875">
            <w:pPr>
              <w:pStyle w:val="TableParagraph"/>
              <w:spacing w:before="22"/>
              <w:ind w:left="0"/>
              <w:rPr>
                <w:rFonts w:ascii="Arial"/>
                <w:sz w:val="20"/>
              </w:rPr>
            </w:pPr>
          </w:p>
          <w:p w14:paraId="25B84812" w14:textId="77777777" w:rsidR="00814875" w:rsidRDefault="00EA5180">
            <w:pPr>
              <w:pStyle w:val="TableParagraph"/>
              <w:spacing w:line="227" w:lineRule="exact"/>
              <w:rPr>
                <w:rFonts w:ascii="Arial"/>
                <w:sz w:val="20"/>
              </w:rPr>
            </w:pPr>
            <w:r>
              <w:rPr>
                <w:rFonts w:ascii="Arial"/>
                <w:b/>
                <w:color w:val="FF0000"/>
                <w:sz w:val="20"/>
                <w:u w:val="single" w:color="FF0000"/>
              </w:rPr>
              <w:t>Provide</w:t>
            </w:r>
            <w:r>
              <w:rPr>
                <w:rFonts w:ascii="Arial"/>
                <w:b/>
                <w:color w:val="FF0000"/>
                <w:spacing w:val="-4"/>
                <w:sz w:val="20"/>
                <w:u w:val="single" w:color="FF0000"/>
              </w:rPr>
              <w:t xml:space="preserve"> </w:t>
            </w:r>
            <w:r>
              <w:rPr>
                <w:rFonts w:ascii="Arial"/>
                <w:b/>
                <w:color w:val="FF0000"/>
                <w:sz w:val="20"/>
                <w:u w:val="single" w:color="FF0000"/>
              </w:rPr>
              <w:t>details</w:t>
            </w:r>
            <w:r>
              <w:rPr>
                <w:rFonts w:ascii="Arial"/>
                <w:b/>
                <w:color w:val="333333"/>
                <w:spacing w:val="4"/>
                <w:sz w:val="20"/>
                <w:u w:val="single" w:color="333333"/>
              </w:rPr>
              <w:t xml:space="preserve"> </w:t>
            </w:r>
            <w:r>
              <w:rPr>
                <w:rFonts w:ascii="Arial"/>
                <w:color w:val="333333"/>
                <w:sz w:val="20"/>
                <w:u w:val="single" w:color="333333"/>
              </w:rPr>
              <w:t>about</w:t>
            </w:r>
            <w:r>
              <w:rPr>
                <w:rFonts w:ascii="Arial"/>
                <w:color w:val="333333"/>
                <w:spacing w:val="-2"/>
                <w:sz w:val="20"/>
                <w:u w:val="single" w:color="333333"/>
              </w:rPr>
              <w:t xml:space="preserve"> </w:t>
            </w:r>
            <w:r>
              <w:rPr>
                <w:rFonts w:ascii="Arial"/>
                <w:color w:val="333333"/>
                <w:sz w:val="20"/>
                <w:u w:val="single" w:color="333333"/>
              </w:rPr>
              <w:t>the</w:t>
            </w:r>
            <w:r>
              <w:rPr>
                <w:rFonts w:ascii="Arial"/>
                <w:color w:val="333333"/>
                <w:spacing w:val="-2"/>
                <w:sz w:val="20"/>
                <w:u w:val="single" w:color="333333"/>
              </w:rPr>
              <w:t xml:space="preserve"> </w:t>
            </w:r>
            <w:r>
              <w:rPr>
                <w:rFonts w:ascii="Arial"/>
                <w:color w:val="333333"/>
                <w:sz w:val="20"/>
                <w:u w:val="single" w:color="333333"/>
              </w:rPr>
              <w:t>option</w:t>
            </w:r>
            <w:r>
              <w:rPr>
                <w:rFonts w:ascii="Arial"/>
                <w:color w:val="333333"/>
                <w:spacing w:val="-2"/>
                <w:sz w:val="20"/>
                <w:u w:val="single" w:color="333333"/>
              </w:rPr>
              <w:t xml:space="preserve"> </w:t>
            </w:r>
            <w:r>
              <w:rPr>
                <w:rFonts w:ascii="Arial"/>
                <w:color w:val="333333"/>
                <w:sz w:val="20"/>
                <w:u w:val="single" w:color="333333"/>
              </w:rPr>
              <w:t>you</w:t>
            </w:r>
            <w:r>
              <w:rPr>
                <w:rFonts w:ascii="Arial"/>
                <w:color w:val="333333"/>
                <w:spacing w:val="-2"/>
                <w:sz w:val="20"/>
                <w:u w:val="single" w:color="333333"/>
              </w:rPr>
              <w:t xml:space="preserve"> </w:t>
            </w:r>
            <w:r>
              <w:rPr>
                <w:rFonts w:ascii="Arial"/>
                <w:color w:val="333333"/>
                <w:sz w:val="20"/>
                <w:u w:val="single" w:color="333333"/>
              </w:rPr>
              <w:t>selected</w:t>
            </w:r>
            <w:r>
              <w:rPr>
                <w:rFonts w:ascii="Arial"/>
                <w:color w:val="333333"/>
                <w:spacing w:val="-2"/>
                <w:sz w:val="20"/>
                <w:u w:val="single" w:color="333333"/>
              </w:rPr>
              <w:t xml:space="preserve"> above:</w:t>
            </w:r>
          </w:p>
          <w:p w14:paraId="29B1A4DF" w14:textId="77777777" w:rsidR="00814875" w:rsidRDefault="00EA5180">
            <w:pPr>
              <w:pStyle w:val="TableParagraph"/>
              <w:spacing w:line="242" w:lineRule="auto"/>
              <w:ind w:right="144"/>
              <w:rPr>
                <w:sz w:val="24"/>
              </w:rPr>
            </w:pPr>
            <w:r>
              <w:rPr>
                <w:color w:val="333333"/>
                <w:sz w:val="24"/>
              </w:rPr>
              <w:t>The physician licensure dataset includes names, full birth dates, license numbers, and practice</w:t>
            </w:r>
            <w:r>
              <w:rPr>
                <w:color w:val="333333"/>
                <w:spacing w:val="-3"/>
                <w:sz w:val="24"/>
              </w:rPr>
              <w:t xml:space="preserve"> </w:t>
            </w:r>
            <w:r>
              <w:rPr>
                <w:color w:val="333333"/>
                <w:sz w:val="24"/>
              </w:rPr>
              <w:t>location</w:t>
            </w:r>
            <w:r>
              <w:rPr>
                <w:color w:val="333333"/>
                <w:spacing w:val="-2"/>
                <w:sz w:val="24"/>
              </w:rPr>
              <w:t xml:space="preserve"> </w:t>
            </w:r>
            <w:r>
              <w:rPr>
                <w:color w:val="333333"/>
                <w:sz w:val="24"/>
              </w:rPr>
              <w:t>address.</w:t>
            </w:r>
            <w:r>
              <w:rPr>
                <w:color w:val="333333"/>
                <w:spacing w:val="-2"/>
                <w:sz w:val="24"/>
              </w:rPr>
              <w:t xml:space="preserve"> </w:t>
            </w:r>
            <w:r>
              <w:rPr>
                <w:color w:val="333333"/>
                <w:sz w:val="24"/>
              </w:rPr>
              <w:t>These</w:t>
            </w:r>
            <w:r>
              <w:rPr>
                <w:color w:val="333333"/>
                <w:spacing w:val="-3"/>
                <w:sz w:val="24"/>
              </w:rPr>
              <w:t xml:space="preserve"> </w:t>
            </w:r>
            <w:r>
              <w:rPr>
                <w:color w:val="333333"/>
                <w:sz w:val="24"/>
              </w:rPr>
              <w:t>are</w:t>
            </w:r>
            <w:r>
              <w:rPr>
                <w:color w:val="333333"/>
                <w:spacing w:val="-3"/>
                <w:sz w:val="24"/>
              </w:rPr>
              <w:t xml:space="preserve"> </w:t>
            </w:r>
            <w:r>
              <w:rPr>
                <w:color w:val="333333"/>
                <w:sz w:val="24"/>
              </w:rPr>
              <w:t>stored</w:t>
            </w:r>
            <w:r>
              <w:rPr>
                <w:color w:val="333333"/>
                <w:spacing w:val="-2"/>
                <w:sz w:val="24"/>
              </w:rPr>
              <w:t xml:space="preserve"> </w:t>
            </w:r>
            <w:r>
              <w:rPr>
                <w:color w:val="333333"/>
                <w:sz w:val="24"/>
              </w:rPr>
              <w:t>with</w:t>
            </w:r>
            <w:r>
              <w:rPr>
                <w:color w:val="333333"/>
                <w:spacing w:val="-2"/>
                <w:sz w:val="24"/>
              </w:rPr>
              <w:t xml:space="preserve"> </w:t>
            </w:r>
            <w:proofErr w:type="gramStart"/>
            <w:r>
              <w:rPr>
                <w:color w:val="333333"/>
                <w:sz w:val="24"/>
              </w:rPr>
              <w:t>the</w:t>
            </w:r>
            <w:r>
              <w:rPr>
                <w:color w:val="333333"/>
                <w:spacing w:val="-3"/>
                <w:sz w:val="24"/>
              </w:rPr>
              <w:t xml:space="preserve"> </w:t>
            </w:r>
            <w:r>
              <w:rPr>
                <w:color w:val="333333"/>
                <w:sz w:val="24"/>
              </w:rPr>
              <w:t>research</w:t>
            </w:r>
            <w:proofErr w:type="gramEnd"/>
            <w:r>
              <w:rPr>
                <w:color w:val="333333"/>
                <w:spacing w:val="-2"/>
                <w:sz w:val="24"/>
              </w:rPr>
              <w:t xml:space="preserve"> </w:t>
            </w:r>
            <w:r>
              <w:rPr>
                <w:color w:val="333333"/>
                <w:sz w:val="24"/>
              </w:rPr>
              <w:t>data</w:t>
            </w:r>
            <w:r>
              <w:rPr>
                <w:color w:val="333333"/>
                <w:spacing w:val="-3"/>
                <w:sz w:val="24"/>
              </w:rPr>
              <w:t xml:space="preserve"> </w:t>
            </w:r>
            <w:r>
              <w:rPr>
                <w:color w:val="333333"/>
                <w:sz w:val="24"/>
              </w:rPr>
              <w:t>on</w:t>
            </w:r>
            <w:r>
              <w:rPr>
                <w:color w:val="333333"/>
                <w:spacing w:val="-2"/>
                <w:sz w:val="24"/>
              </w:rPr>
              <w:t xml:space="preserve"> </w:t>
            </w:r>
            <w:r>
              <w:rPr>
                <w:color w:val="333333"/>
                <w:sz w:val="24"/>
              </w:rPr>
              <w:t>a</w:t>
            </w:r>
            <w:r>
              <w:rPr>
                <w:color w:val="333333"/>
                <w:spacing w:val="-3"/>
                <w:sz w:val="24"/>
              </w:rPr>
              <w:t xml:space="preserve"> </w:t>
            </w:r>
            <w:r>
              <w:rPr>
                <w:color w:val="333333"/>
                <w:sz w:val="24"/>
              </w:rPr>
              <w:t>secure</w:t>
            </w:r>
            <w:r>
              <w:rPr>
                <w:color w:val="333333"/>
                <w:spacing w:val="-3"/>
                <w:sz w:val="24"/>
              </w:rPr>
              <w:t xml:space="preserve"> </w:t>
            </w:r>
            <w:r>
              <w:rPr>
                <w:color w:val="333333"/>
                <w:sz w:val="24"/>
              </w:rPr>
              <w:t>server</w:t>
            </w:r>
            <w:r>
              <w:rPr>
                <w:color w:val="333333"/>
                <w:spacing w:val="-2"/>
                <w:sz w:val="24"/>
              </w:rPr>
              <w:t xml:space="preserve"> </w:t>
            </w:r>
            <w:r>
              <w:rPr>
                <w:color w:val="333333"/>
                <w:sz w:val="24"/>
              </w:rPr>
              <w:t>for</w:t>
            </w:r>
            <w:r>
              <w:rPr>
                <w:color w:val="333333"/>
                <w:spacing w:val="-2"/>
                <w:sz w:val="24"/>
              </w:rPr>
              <w:t xml:space="preserve"> </w:t>
            </w:r>
            <w:r>
              <w:rPr>
                <w:color w:val="333333"/>
                <w:sz w:val="24"/>
              </w:rPr>
              <w:t xml:space="preserve">data </w:t>
            </w:r>
            <w:r>
              <w:rPr>
                <w:color w:val="333333"/>
                <w:spacing w:val="-2"/>
                <w:sz w:val="24"/>
              </w:rPr>
              <w:t>analysis.</w:t>
            </w:r>
          </w:p>
        </w:tc>
      </w:tr>
    </w:tbl>
    <w:p w14:paraId="12F62AAB" w14:textId="77777777" w:rsidR="00814875" w:rsidRDefault="00814875">
      <w:pPr>
        <w:pStyle w:val="BodyText"/>
        <w:spacing w:before="72"/>
      </w:pPr>
    </w:p>
    <w:p w14:paraId="08CFAF87"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63968" behindDoc="0" locked="0" layoutInCell="1" allowOverlap="1" wp14:anchorId="5228DA21" wp14:editId="044512D0">
                <wp:simplePos x="0" y="0"/>
                <wp:positionH relativeFrom="page">
                  <wp:posOffset>1079500</wp:posOffset>
                </wp:positionH>
                <wp:positionV relativeFrom="paragraph">
                  <wp:posOffset>17792</wp:posOffset>
                </wp:positionV>
                <wp:extent cx="5778500" cy="41910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6D491698" w14:textId="77777777" w:rsidR="00814875" w:rsidRDefault="00EA5180">
                            <w:pPr>
                              <w:pStyle w:val="BodyText"/>
                              <w:spacing w:line="197" w:lineRule="exact"/>
                              <w:rPr>
                                <w:color w:val="000000"/>
                              </w:rPr>
                            </w:pPr>
                            <w:r>
                              <w:rPr>
                                <w:color w:val="333333"/>
                              </w:rPr>
                              <w:t>Are</w:t>
                            </w:r>
                            <w:r>
                              <w:rPr>
                                <w:color w:val="333333"/>
                                <w:spacing w:val="-1"/>
                              </w:rPr>
                              <w:t xml:space="preserve"> </w:t>
                            </w:r>
                            <w:r>
                              <w:rPr>
                                <w:color w:val="333333"/>
                              </w:rPr>
                              <w:t>you</w:t>
                            </w:r>
                            <w:r>
                              <w:rPr>
                                <w:color w:val="333333"/>
                                <w:spacing w:val="-1"/>
                              </w:rPr>
                              <w:t xml:space="preserve"> </w:t>
                            </w:r>
                            <w:r>
                              <w:rPr>
                                <w:color w:val="333333"/>
                              </w:rPr>
                              <w:t>collecting</w:t>
                            </w:r>
                            <w:r>
                              <w:rPr>
                                <w:color w:val="333333"/>
                                <w:spacing w:val="-1"/>
                              </w:rPr>
                              <w:t xml:space="preserve"> </w:t>
                            </w:r>
                            <w:r>
                              <w:rPr>
                                <w:color w:val="333333"/>
                              </w:rPr>
                              <w:t>Social</w:t>
                            </w:r>
                            <w:r>
                              <w:rPr>
                                <w:color w:val="333333"/>
                                <w:spacing w:val="-1"/>
                              </w:rPr>
                              <w:t xml:space="preserve"> </w:t>
                            </w:r>
                            <w:r>
                              <w:rPr>
                                <w:color w:val="333333"/>
                              </w:rPr>
                              <w:t>Security</w:t>
                            </w:r>
                            <w:r>
                              <w:rPr>
                                <w:color w:val="333333"/>
                                <w:spacing w:val="-1"/>
                              </w:rPr>
                              <w:t xml:space="preserve"> </w:t>
                            </w:r>
                            <w:r>
                              <w:rPr>
                                <w:color w:val="333333"/>
                              </w:rPr>
                              <w:t>Numbers</w:t>
                            </w:r>
                            <w:r>
                              <w:rPr>
                                <w:color w:val="333333"/>
                                <w:spacing w:val="-1"/>
                              </w:rPr>
                              <w:t xml:space="preserve"> </w:t>
                            </w:r>
                            <w:r>
                              <w:rPr>
                                <w:color w:val="333333"/>
                              </w:rPr>
                              <w:t>to</w:t>
                            </w:r>
                            <w:r>
                              <w:rPr>
                                <w:color w:val="333333"/>
                                <w:spacing w:val="-1"/>
                              </w:rPr>
                              <w:t xml:space="preserve"> </w:t>
                            </w:r>
                            <w:r>
                              <w:rPr>
                                <w:color w:val="333333"/>
                              </w:rPr>
                              <w:t>be</w:t>
                            </w:r>
                            <w:r>
                              <w:rPr>
                                <w:color w:val="333333"/>
                                <w:spacing w:val="-1"/>
                              </w:rPr>
                              <w:t xml:space="preserve"> </w:t>
                            </w:r>
                            <w:r>
                              <w:rPr>
                                <w:color w:val="333333"/>
                              </w:rPr>
                              <w:t>used</w:t>
                            </w:r>
                            <w:r>
                              <w:rPr>
                                <w:color w:val="333333"/>
                                <w:spacing w:val="-1"/>
                              </w:rPr>
                              <w:t xml:space="preserve"> </w:t>
                            </w:r>
                            <w:r>
                              <w:rPr>
                                <w:color w:val="333333"/>
                              </w:rPr>
                              <w:t>as</w:t>
                            </w:r>
                            <w:r>
                              <w:rPr>
                                <w:color w:val="333333"/>
                                <w:spacing w:val="-1"/>
                              </w:rPr>
                              <w:t xml:space="preserve"> </w:t>
                            </w:r>
                            <w:r>
                              <w:rPr>
                                <w:color w:val="333333"/>
                              </w:rPr>
                              <w:t>a</w:t>
                            </w:r>
                            <w:r>
                              <w:rPr>
                                <w:color w:val="333333"/>
                                <w:spacing w:val="-1"/>
                              </w:rPr>
                              <w:t xml:space="preserve"> </w:t>
                            </w:r>
                            <w:r>
                              <w:rPr>
                                <w:color w:val="333333"/>
                              </w:rPr>
                              <w:t>unique</w:t>
                            </w:r>
                            <w:r>
                              <w:rPr>
                                <w:color w:val="333333"/>
                                <w:spacing w:val="-1"/>
                              </w:rPr>
                              <w:t xml:space="preserve"> </w:t>
                            </w:r>
                            <w:r>
                              <w:rPr>
                                <w:color w:val="333333"/>
                              </w:rPr>
                              <w:t>identifier</w:t>
                            </w:r>
                            <w:r>
                              <w:rPr>
                                <w:color w:val="333333"/>
                                <w:spacing w:val="-1"/>
                              </w:rPr>
                              <w:t xml:space="preserve"> </w:t>
                            </w:r>
                            <w:r>
                              <w:rPr>
                                <w:color w:val="333333"/>
                              </w:rPr>
                              <w:t>for</w:t>
                            </w:r>
                            <w:r>
                              <w:rPr>
                                <w:color w:val="333333"/>
                                <w:spacing w:val="-1"/>
                              </w:rPr>
                              <w:t xml:space="preserve"> </w:t>
                            </w:r>
                            <w:r>
                              <w:rPr>
                                <w:color w:val="333333"/>
                              </w:rPr>
                              <w:t>study</w:t>
                            </w:r>
                            <w:r>
                              <w:rPr>
                                <w:color w:val="333333"/>
                                <w:spacing w:val="-1"/>
                              </w:rPr>
                              <w:t xml:space="preserve"> </w:t>
                            </w:r>
                            <w:r>
                              <w:rPr>
                                <w:color w:val="333333"/>
                                <w:spacing w:val="-2"/>
                              </w:rPr>
                              <w:t>tracking</w:t>
                            </w:r>
                          </w:p>
                          <w:p w14:paraId="27F4A8E0" w14:textId="77777777" w:rsidR="00814875" w:rsidRDefault="00EA5180">
                            <w:pPr>
                              <w:pStyle w:val="BodyText"/>
                              <w:spacing w:before="2" w:line="230" w:lineRule="auto"/>
                              <w:rPr>
                                <w:color w:val="000000"/>
                              </w:rPr>
                            </w:pPr>
                            <w:r>
                              <w:rPr>
                                <w:color w:val="333333"/>
                              </w:rPr>
                              <w:t>purposes</w:t>
                            </w:r>
                            <w:r>
                              <w:rPr>
                                <w:color w:val="333333"/>
                                <w:spacing w:val="-3"/>
                              </w:rPr>
                              <w:t xml:space="preserve"> </w:t>
                            </w:r>
                            <w:r>
                              <w:rPr>
                                <w:color w:val="333333"/>
                              </w:rPr>
                              <w:t>for</w:t>
                            </w:r>
                            <w:r>
                              <w:rPr>
                                <w:color w:val="333333"/>
                                <w:spacing w:val="-3"/>
                              </w:rPr>
                              <w:t xml:space="preserve"> </w:t>
                            </w:r>
                            <w:r>
                              <w:rPr>
                                <w:color w:val="333333"/>
                              </w:rPr>
                              <w:t>national</w:t>
                            </w:r>
                            <w:r>
                              <w:rPr>
                                <w:color w:val="333333"/>
                                <w:spacing w:val="-3"/>
                              </w:rPr>
                              <w:t xml:space="preserve"> </w:t>
                            </w:r>
                            <w:r>
                              <w:rPr>
                                <w:color w:val="333333"/>
                              </w:rPr>
                              <w:t>registry</w:t>
                            </w:r>
                            <w:r>
                              <w:rPr>
                                <w:color w:val="333333"/>
                                <w:spacing w:val="-3"/>
                              </w:rPr>
                              <w:t xml:space="preserve"> </w:t>
                            </w:r>
                            <w:r>
                              <w:rPr>
                                <w:color w:val="333333"/>
                              </w:rPr>
                              <w:t>or</w:t>
                            </w:r>
                            <w:r>
                              <w:rPr>
                                <w:color w:val="333333"/>
                                <w:spacing w:val="-3"/>
                              </w:rPr>
                              <w:t xml:space="preserve"> </w:t>
                            </w:r>
                            <w:r>
                              <w:rPr>
                                <w:color w:val="333333"/>
                              </w:rPr>
                              <w:t>database?</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check</w:t>
                            </w:r>
                            <w:r>
                              <w:rPr>
                                <w:color w:val="333333"/>
                                <w:spacing w:val="-3"/>
                              </w:rPr>
                              <w:t xml:space="preserve"> </w:t>
                            </w:r>
                            <w:r>
                              <w:rPr>
                                <w:color w:val="333333"/>
                              </w:rPr>
                              <w:t>yes</w:t>
                            </w:r>
                            <w:r>
                              <w:rPr>
                                <w:color w:val="333333"/>
                                <w:spacing w:val="-3"/>
                              </w:rPr>
                              <w:t xml:space="preserve"> </w:t>
                            </w:r>
                            <w:r>
                              <w:rPr>
                                <w:color w:val="333333"/>
                              </w:rPr>
                              <w:t>if</w:t>
                            </w:r>
                            <w:r>
                              <w:rPr>
                                <w:color w:val="333333"/>
                                <w:spacing w:val="-3"/>
                              </w:rPr>
                              <w:t xml:space="preserve"> </w:t>
                            </w:r>
                            <w:r>
                              <w:rPr>
                                <w:color w:val="333333"/>
                              </w:rPr>
                              <w:t>collecting</w:t>
                            </w:r>
                            <w:r>
                              <w:rPr>
                                <w:color w:val="333333"/>
                                <w:spacing w:val="-3"/>
                              </w:rPr>
                              <w:t xml:space="preserve"> </w:t>
                            </w:r>
                            <w:r>
                              <w:rPr>
                                <w:color w:val="333333"/>
                              </w:rPr>
                              <w:t>SSN</w:t>
                            </w:r>
                            <w:r>
                              <w:rPr>
                                <w:color w:val="333333"/>
                                <w:spacing w:val="29"/>
                              </w:rPr>
                              <w:t xml:space="preserve"> </w:t>
                            </w:r>
                            <w:r>
                              <w:rPr>
                                <w:i/>
                                <w:color w:val="333333"/>
                              </w:rPr>
                              <w:t>only</w:t>
                            </w:r>
                            <w:r>
                              <w:rPr>
                                <w:i/>
                                <w:color w:val="333333"/>
                                <w:spacing w:val="-10"/>
                              </w:rPr>
                              <w:t xml:space="preserve"> </w:t>
                            </w:r>
                            <w:r>
                              <w:rPr>
                                <w:color w:val="333333"/>
                              </w:rPr>
                              <w:t>for</w:t>
                            </w:r>
                            <w:r>
                              <w:rPr>
                                <w:color w:val="333333"/>
                                <w:spacing w:val="-3"/>
                              </w:rPr>
                              <w:t xml:space="preserve"> </w:t>
                            </w:r>
                            <w:r>
                              <w:rPr>
                                <w:color w:val="333333"/>
                              </w:rPr>
                              <w:t>payment purposes; this will be addressed later.)</w:t>
                            </w:r>
                          </w:p>
                        </w:txbxContent>
                      </wps:txbx>
                      <wps:bodyPr wrap="square" lIns="0" tIns="0" rIns="0" bIns="0" rtlCol="0">
                        <a:noAutofit/>
                      </wps:bodyPr>
                    </wps:wsp>
                  </a:graphicData>
                </a:graphic>
              </wp:anchor>
            </w:drawing>
          </mc:Choice>
          <mc:Fallback>
            <w:pict>
              <v:shape w14:anchorId="5228DA21" id="Textbox 214" o:spid="_x0000_s1086" type="#_x0000_t202" style="position:absolute;left:0;text-align:left;margin-left:85pt;margin-top:1.4pt;width:455pt;height:33pt;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" fillcolor="#dfebf4" stroked="f">
                <v:textbox inset="0,0,0,0">
                  <w:txbxContent>
                    <w:p w14:paraId="6D491698" w14:textId="77777777" w:rsidR="00814875" w:rsidRDefault="00EA5180">
                      <w:pPr>
                        <w:pStyle w:val="BodyText"/>
                        <w:spacing w:line="197" w:lineRule="exact"/>
                        <w:rPr>
                          <w:color w:val="000000"/>
                        </w:rPr>
                      </w:pPr>
                      <w:r>
                        <w:rPr>
                          <w:color w:val="333333"/>
                        </w:rPr>
                        <w:t>Are</w:t>
                      </w:r>
                      <w:r>
                        <w:rPr>
                          <w:color w:val="333333"/>
                          <w:spacing w:val="-1"/>
                        </w:rPr>
                        <w:t xml:space="preserve"> </w:t>
                      </w:r>
                      <w:r>
                        <w:rPr>
                          <w:color w:val="333333"/>
                        </w:rPr>
                        <w:t>you</w:t>
                      </w:r>
                      <w:r>
                        <w:rPr>
                          <w:color w:val="333333"/>
                          <w:spacing w:val="-1"/>
                        </w:rPr>
                        <w:t xml:space="preserve"> </w:t>
                      </w:r>
                      <w:r>
                        <w:rPr>
                          <w:color w:val="333333"/>
                        </w:rPr>
                        <w:t>collecting</w:t>
                      </w:r>
                      <w:r>
                        <w:rPr>
                          <w:color w:val="333333"/>
                          <w:spacing w:val="-1"/>
                        </w:rPr>
                        <w:t xml:space="preserve"> </w:t>
                      </w:r>
                      <w:r>
                        <w:rPr>
                          <w:color w:val="333333"/>
                        </w:rPr>
                        <w:t>Social</w:t>
                      </w:r>
                      <w:r>
                        <w:rPr>
                          <w:color w:val="333333"/>
                          <w:spacing w:val="-1"/>
                        </w:rPr>
                        <w:t xml:space="preserve"> </w:t>
                      </w:r>
                      <w:r>
                        <w:rPr>
                          <w:color w:val="333333"/>
                        </w:rPr>
                        <w:t>Security</w:t>
                      </w:r>
                      <w:r>
                        <w:rPr>
                          <w:color w:val="333333"/>
                          <w:spacing w:val="-1"/>
                        </w:rPr>
                        <w:t xml:space="preserve"> </w:t>
                      </w:r>
                      <w:r>
                        <w:rPr>
                          <w:color w:val="333333"/>
                        </w:rPr>
                        <w:t>Numbers</w:t>
                      </w:r>
                      <w:r>
                        <w:rPr>
                          <w:color w:val="333333"/>
                          <w:spacing w:val="-1"/>
                        </w:rPr>
                        <w:t xml:space="preserve"> </w:t>
                      </w:r>
                      <w:r>
                        <w:rPr>
                          <w:color w:val="333333"/>
                        </w:rPr>
                        <w:t>to</w:t>
                      </w:r>
                      <w:r>
                        <w:rPr>
                          <w:color w:val="333333"/>
                          <w:spacing w:val="-1"/>
                        </w:rPr>
                        <w:t xml:space="preserve"> </w:t>
                      </w:r>
                      <w:r>
                        <w:rPr>
                          <w:color w:val="333333"/>
                        </w:rPr>
                        <w:t>be</w:t>
                      </w:r>
                      <w:r>
                        <w:rPr>
                          <w:color w:val="333333"/>
                          <w:spacing w:val="-1"/>
                        </w:rPr>
                        <w:t xml:space="preserve"> </w:t>
                      </w:r>
                      <w:r>
                        <w:rPr>
                          <w:color w:val="333333"/>
                        </w:rPr>
                        <w:t>used</w:t>
                      </w:r>
                      <w:r>
                        <w:rPr>
                          <w:color w:val="333333"/>
                          <w:spacing w:val="-1"/>
                        </w:rPr>
                        <w:t xml:space="preserve"> </w:t>
                      </w:r>
                      <w:r>
                        <w:rPr>
                          <w:color w:val="333333"/>
                        </w:rPr>
                        <w:t>as</w:t>
                      </w:r>
                      <w:r>
                        <w:rPr>
                          <w:color w:val="333333"/>
                          <w:spacing w:val="-1"/>
                        </w:rPr>
                        <w:t xml:space="preserve"> </w:t>
                      </w:r>
                      <w:r>
                        <w:rPr>
                          <w:color w:val="333333"/>
                        </w:rPr>
                        <w:t>a</w:t>
                      </w:r>
                      <w:r>
                        <w:rPr>
                          <w:color w:val="333333"/>
                          <w:spacing w:val="-1"/>
                        </w:rPr>
                        <w:t xml:space="preserve"> </w:t>
                      </w:r>
                      <w:r>
                        <w:rPr>
                          <w:color w:val="333333"/>
                        </w:rPr>
                        <w:t>unique</w:t>
                      </w:r>
                      <w:r>
                        <w:rPr>
                          <w:color w:val="333333"/>
                          <w:spacing w:val="-1"/>
                        </w:rPr>
                        <w:t xml:space="preserve"> </w:t>
                      </w:r>
                      <w:r>
                        <w:rPr>
                          <w:color w:val="333333"/>
                        </w:rPr>
                        <w:t>identifier</w:t>
                      </w:r>
                      <w:r>
                        <w:rPr>
                          <w:color w:val="333333"/>
                          <w:spacing w:val="-1"/>
                        </w:rPr>
                        <w:t xml:space="preserve"> </w:t>
                      </w:r>
                      <w:r>
                        <w:rPr>
                          <w:color w:val="333333"/>
                        </w:rPr>
                        <w:t>for</w:t>
                      </w:r>
                      <w:r>
                        <w:rPr>
                          <w:color w:val="333333"/>
                          <w:spacing w:val="-1"/>
                        </w:rPr>
                        <w:t xml:space="preserve"> </w:t>
                      </w:r>
                      <w:r>
                        <w:rPr>
                          <w:color w:val="333333"/>
                        </w:rPr>
                        <w:t>study</w:t>
                      </w:r>
                      <w:r>
                        <w:rPr>
                          <w:color w:val="333333"/>
                          <w:spacing w:val="-1"/>
                        </w:rPr>
                        <w:t xml:space="preserve"> </w:t>
                      </w:r>
                      <w:r>
                        <w:rPr>
                          <w:color w:val="333333"/>
                          <w:spacing w:val="-2"/>
                        </w:rPr>
                        <w:t>tracking</w:t>
                      </w:r>
                    </w:p>
                    <w:p w14:paraId="27F4A8E0" w14:textId="77777777" w:rsidR="00814875" w:rsidRDefault="00EA5180">
                      <w:pPr>
                        <w:pStyle w:val="BodyText"/>
                        <w:spacing w:before="2" w:line="230" w:lineRule="auto"/>
                        <w:rPr>
                          <w:color w:val="000000"/>
                        </w:rPr>
                      </w:pPr>
                      <w:r>
                        <w:rPr>
                          <w:color w:val="333333"/>
                        </w:rPr>
                        <w:t>purposes</w:t>
                      </w:r>
                      <w:r>
                        <w:rPr>
                          <w:color w:val="333333"/>
                          <w:spacing w:val="-3"/>
                        </w:rPr>
                        <w:t xml:space="preserve"> </w:t>
                      </w:r>
                      <w:r>
                        <w:rPr>
                          <w:color w:val="333333"/>
                        </w:rPr>
                        <w:t>for</w:t>
                      </w:r>
                      <w:r>
                        <w:rPr>
                          <w:color w:val="333333"/>
                          <w:spacing w:val="-3"/>
                        </w:rPr>
                        <w:t xml:space="preserve"> </w:t>
                      </w:r>
                      <w:r>
                        <w:rPr>
                          <w:color w:val="333333"/>
                        </w:rPr>
                        <w:t>national</w:t>
                      </w:r>
                      <w:r>
                        <w:rPr>
                          <w:color w:val="333333"/>
                          <w:spacing w:val="-3"/>
                        </w:rPr>
                        <w:t xml:space="preserve"> </w:t>
                      </w:r>
                      <w:r>
                        <w:rPr>
                          <w:color w:val="333333"/>
                        </w:rPr>
                        <w:t>registry</w:t>
                      </w:r>
                      <w:r>
                        <w:rPr>
                          <w:color w:val="333333"/>
                          <w:spacing w:val="-3"/>
                        </w:rPr>
                        <w:t xml:space="preserve"> </w:t>
                      </w:r>
                      <w:r>
                        <w:rPr>
                          <w:color w:val="333333"/>
                        </w:rPr>
                        <w:t>or</w:t>
                      </w:r>
                      <w:r>
                        <w:rPr>
                          <w:color w:val="333333"/>
                          <w:spacing w:val="-3"/>
                        </w:rPr>
                        <w:t xml:space="preserve"> </w:t>
                      </w:r>
                      <w:r>
                        <w:rPr>
                          <w:color w:val="333333"/>
                        </w:rPr>
                        <w:t>database?</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check</w:t>
                      </w:r>
                      <w:r>
                        <w:rPr>
                          <w:color w:val="333333"/>
                          <w:spacing w:val="-3"/>
                        </w:rPr>
                        <w:t xml:space="preserve"> </w:t>
                      </w:r>
                      <w:r>
                        <w:rPr>
                          <w:color w:val="333333"/>
                        </w:rPr>
                        <w:t>yes</w:t>
                      </w:r>
                      <w:r>
                        <w:rPr>
                          <w:color w:val="333333"/>
                          <w:spacing w:val="-3"/>
                        </w:rPr>
                        <w:t xml:space="preserve"> </w:t>
                      </w:r>
                      <w:r>
                        <w:rPr>
                          <w:color w:val="333333"/>
                        </w:rPr>
                        <w:t>if</w:t>
                      </w:r>
                      <w:r>
                        <w:rPr>
                          <w:color w:val="333333"/>
                          <w:spacing w:val="-3"/>
                        </w:rPr>
                        <w:t xml:space="preserve"> </w:t>
                      </w:r>
                      <w:r>
                        <w:rPr>
                          <w:color w:val="333333"/>
                        </w:rPr>
                        <w:t>collecting</w:t>
                      </w:r>
                      <w:r>
                        <w:rPr>
                          <w:color w:val="333333"/>
                          <w:spacing w:val="-3"/>
                        </w:rPr>
                        <w:t xml:space="preserve"> </w:t>
                      </w:r>
                      <w:r>
                        <w:rPr>
                          <w:color w:val="333333"/>
                        </w:rPr>
                        <w:t>SSN</w:t>
                      </w:r>
                      <w:r>
                        <w:rPr>
                          <w:color w:val="333333"/>
                          <w:spacing w:val="29"/>
                        </w:rPr>
                        <w:t xml:space="preserve"> </w:t>
                      </w:r>
                      <w:r>
                        <w:rPr>
                          <w:i/>
                          <w:color w:val="333333"/>
                        </w:rPr>
                        <w:t>only</w:t>
                      </w:r>
                      <w:r>
                        <w:rPr>
                          <w:i/>
                          <w:color w:val="333333"/>
                          <w:spacing w:val="-10"/>
                        </w:rPr>
                        <w:t xml:space="preserve"> </w:t>
                      </w:r>
                      <w:r>
                        <w:rPr>
                          <w:color w:val="333333"/>
                        </w:rPr>
                        <w:t>for</w:t>
                      </w:r>
                      <w:r>
                        <w:rPr>
                          <w:color w:val="333333"/>
                          <w:spacing w:val="-3"/>
                        </w:rPr>
                        <w:t xml:space="preserve"> </w:t>
                      </w:r>
                      <w:r>
                        <w:rPr>
                          <w:color w:val="333333"/>
                        </w:rPr>
                        <w:t>payment purposes; this will be addressed later.)</w:t>
                      </w:r>
                    </w:p>
                  </w:txbxContent>
                </v:textbox>
                <w10:wrap anchorx="page"/>
              </v:shape>
            </w:pict>
          </mc:Fallback>
        </mc:AlternateContent>
      </w:r>
    </w:p>
    <w:p w14:paraId="228D7382" w14:textId="77777777" w:rsidR="00814875" w:rsidRDefault="00814875">
      <w:pPr>
        <w:pStyle w:val="BodyText"/>
        <w:spacing w:before="218"/>
        <w:rPr>
          <w:sz w:val="24"/>
        </w:rPr>
      </w:pPr>
    </w:p>
    <w:p w14:paraId="2795152D" w14:textId="77777777" w:rsidR="00814875" w:rsidRDefault="00EA5180">
      <w:pPr>
        <w:ind w:left="680"/>
        <w:rPr>
          <w:rFonts w:ascii="Times New Roman"/>
          <w:sz w:val="24"/>
        </w:rPr>
      </w:pPr>
      <w:r>
        <w:rPr>
          <w:rFonts w:ascii="Times New Roman"/>
          <w:color w:val="333333"/>
          <w:spacing w:val="-5"/>
          <w:sz w:val="24"/>
        </w:rPr>
        <w:t>No</w:t>
      </w:r>
    </w:p>
    <w:p w14:paraId="1D5A15BF" w14:textId="77777777" w:rsidR="00814875" w:rsidRDefault="00814875">
      <w:pPr>
        <w:pStyle w:val="BodyText"/>
        <w:spacing w:before="45"/>
        <w:rPr>
          <w:rFonts w:ascii="Times New Roman"/>
          <w:sz w:val="26"/>
        </w:rPr>
      </w:pPr>
    </w:p>
    <w:p w14:paraId="24011548" w14:textId="77777777" w:rsidR="00814875" w:rsidRDefault="00EA5180">
      <w:pPr>
        <w:pStyle w:val="Heading2"/>
        <w:numPr>
          <w:ilvl w:val="1"/>
          <w:numId w:val="4"/>
        </w:numPr>
        <w:tabs>
          <w:tab w:val="left" w:pos="1040"/>
        </w:tabs>
        <w:ind w:left="1040" w:hanging="688"/>
      </w:pPr>
      <w:r>
        <w:rPr>
          <w:color w:val="333333"/>
        </w:rPr>
        <w:t xml:space="preserve">Confidentiality of the </w:t>
      </w:r>
      <w:r>
        <w:rPr>
          <w:color w:val="333333"/>
          <w:spacing w:val="-4"/>
        </w:rPr>
        <w:t>data</w:t>
      </w:r>
    </w:p>
    <w:p w14:paraId="589A3D47" w14:textId="77777777" w:rsidR="00814875" w:rsidRDefault="00EA5180">
      <w:pPr>
        <w:pStyle w:val="ListParagraph"/>
        <w:numPr>
          <w:ilvl w:val="2"/>
          <w:numId w:val="4"/>
        </w:numPr>
        <w:tabs>
          <w:tab w:val="left" w:pos="1006"/>
        </w:tabs>
        <w:spacing w:before="77"/>
        <w:ind w:left="1006" w:hanging="626"/>
        <w:rPr>
          <w:sz w:val="20"/>
        </w:rPr>
      </w:pPr>
      <w:r>
        <w:rPr>
          <w:noProof/>
          <w:sz w:val="20"/>
        </w:rPr>
        <mc:AlternateContent>
          <mc:Choice Requires="wps">
            <w:drawing>
              <wp:anchor distT="0" distB="0" distL="0" distR="0" simplePos="0" relativeHeight="15763456" behindDoc="0" locked="0" layoutInCell="1" allowOverlap="1" wp14:anchorId="68EF5B79" wp14:editId="41952DB6">
                <wp:simplePos x="0" y="0"/>
                <wp:positionH relativeFrom="page">
                  <wp:posOffset>1155700</wp:posOffset>
                </wp:positionH>
                <wp:positionV relativeFrom="paragraph">
                  <wp:posOffset>66761</wp:posOffset>
                </wp:positionV>
                <wp:extent cx="5778500" cy="27940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33927212" w14:textId="77777777" w:rsidR="00814875" w:rsidRDefault="00EA5180">
                            <w:pPr>
                              <w:pStyle w:val="BodyText"/>
                              <w:spacing w:line="197" w:lineRule="exact"/>
                              <w:rPr>
                                <w:color w:val="000000"/>
                              </w:rPr>
                            </w:pPr>
                            <w:r>
                              <w:rPr>
                                <w:color w:val="333333"/>
                              </w:rPr>
                              <w:t>Describe</w:t>
                            </w:r>
                            <w:r>
                              <w:rPr>
                                <w:color w:val="333333"/>
                                <w:spacing w:val="-2"/>
                              </w:rPr>
                              <w:t xml:space="preserve"> </w:t>
                            </w:r>
                            <w:r>
                              <w:rPr>
                                <w:color w:val="333333"/>
                              </w:rPr>
                              <w:t>procedures</w:t>
                            </w:r>
                            <w:r>
                              <w:rPr>
                                <w:color w:val="333333"/>
                                <w:spacing w:val="-1"/>
                              </w:rPr>
                              <w:t xml:space="preserve"> </w:t>
                            </w:r>
                            <w:r>
                              <w:rPr>
                                <w:color w:val="333333"/>
                              </w:rPr>
                              <w:t>for</w:t>
                            </w:r>
                            <w:r>
                              <w:rPr>
                                <w:color w:val="333333"/>
                                <w:spacing w:val="-2"/>
                              </w:rPr>
                              <w:t xml:space="preserve"> </w:t>
                            </w:r>
                            <w:r>
                              <w:rPr>
                                <w:color w:val="333333"/>
                              </w:rPr>
                              <w:t>maintaining</w:t>
                            </w:r>
                            <w:r>
                              <w:rPr>
                                <w:color w:val="333333"/>
                                <w:spacing w:val="-1"/>
                              </w:rPr>
                              <w:t xml:space="preserve"> </w:t>
                            </w:r>
                            <w:r>
                              <w:rPr>
                                <w:color w:val="333333"/>
                              </w:rPr>
                              <w:t>confidentiality</w:t>
                            </w:r>
                            <w:r>
                              <w:rPr>
                                <w:color w:val="333333"/>
                                <w:spacing w:val="-2"/>
                              </w:rPr>
                              <w:t xml:space="preserve"> </w:t>
                            </w:r>
                            <w:r>
                              <w:rPr>
                                <w:color w:val="333333"/>
                              </w:rPr>
                              <w:t>of</w:t>
                            </w:r>
                            <w:r>
                              <w:rPr>
                                <w:color w:val="333333"/>
                                <w:spacing w:val="-1"/>
                              </w:rPr>
                              <w:t xml:space="preserve"> </w:t>
                            </w:r>
                            <w:r>
                              <w:rPr>
                                <w:color w:val="333333"/>
                              </w:rPr>
                              <w:t>the</w:t>
                            </w:r>
                            <w:r>
                              <w:rPr>
                                <w:color w:val="333333"/>
                                <w:spacing w:val="-2"/>
                              </w:rPr>
                              <w:t xml:space="preserve"> </w:t>
                            </w:r>
                            <w:r>
                              <w:rPr>
                                <w:color w:val="333333"/>
                              </w:rPr>
                              <w:t>data</w:t>
                            </w:r>
                            <w:r>
                              <w:rPr>
                                <w:color w:val="333333"/>
                                <w:spacing w:val="-1"/>
                              </w:rPr>
                              <w:t xml:space="preserve"> </w:t>
                            </w:r>
                            <w:r>
                              <w:rPr>
                                <w:color w:val="333333"/>
                              </w:rPr>
                              <w:t>you</w:t>
                            </w:r>
                            <w:r>
                              <w:rPr>
                                <w:color w:val="333333"/>
                                <w:spacing w:val="-2"/>
                              </w:rPr>
                              <w:t xml:space="preserve"> </w:t>
                            </w:r>
                            <w:r>
                              <w:rPr>
                                <w:color w:val="333333"/>
                              </w:rPr>
                              <w:t>will</w:t>
                            </w:r>
                            <w:r>
                              <w:rPr>
                                <w:color w:val="333333"/>
                                <w:spacing w:val="-1"/>
                              </w:rPr>
                              <w:t xml:space="preserve"> </w:t>
                            </w:r>
                            <w:r>
                              <w:rPr>
                                <w:color w:val="333333"/>
                              </w:rPr>
                              <w:t>collect</w:t>
                            </w:r>
                            <w:r>
                              <w:rPr>
                                <w:color w:val="333333"/>
                                <w:spacing w:val="-2"/>
                              </w:rPr>
                              <w:t xml:space="preserve"> </w:t>
                            </w:r>
                            <w:r>
                              <w:rPr>
                                <w:color w:val="333333"/>
                              </w:rPr>
                              <w:t>or</w:t>
                            </w:r>
                            <w:r>
                              <w:rPr>
                                <w:color w:val="333333"/>
                                <w:spacing w:val="-1"/>
                              </w:rPr>
                              <w:t xml:space="preserve"> </w:t>
                            </w:r>
                            <w:r>
                              <w:rPr>
                                <w:color w:val="333333"/>
                              </w:rPr>
                              <w:t>will</w:t>
                            </w:r>
                            <w:r>
                              <w:rPr>
                                <w:color w:val="333333"/>
                                <w:spacing w:val="-2"/>
                              </w:rPr>
                              <w:t xml:space="preserve"> </w:t>
                            </w:r>
                            <w:r>
                              <w:rPr>
                                <w:color w:val="333333"/>
                              </w:rPr>
                              <w:t>receive</w:t>
                            </w:r>
                            <w:r>
                              <w:rPr>
                                <w:color w:val="333333"/>
                                <w:spacing w:val="-1"/>
                              </w:rPr>
                              <w:t xml:space="preserve"> </w:t>
                            </w:r>
                            <w:r>
                              <w:rPr>
                                <w:color w:val="333333"/>
                                <w:spacing w:val="-2"/>
                              </w:rPr>
                              <w:t>(e.g.,</w:t>
                            </w:r>
                          </w:p>
                          <w:p w14:paraId="142EED64" w14:textId="77777777" w:rsidR="00814875" w:rsidRDefault="00EA5180">
                            <w:pPr>
                              <w:pStyle w:val="BodyText"/>
                              <w:spacing w:line="225" w:lineRule="exact"/>
                              <w:rPr>
                                <w:color w:val="000000"/>
                              </w:rPr>
                            </w:pPr>
                            <w:r>
                              <w:rPr>
                                <w:color w:val="333333"/>
                              </w:rPr>
                              <w:t>coding,</w:t>
                            </w:r>
                            <w:r>
                              <w:rPr>
                                <w:color w:val="333333"/>
                                <w:spacing w:val="-6"/>
                              </w:rPr>
                              <w:t xml:space="preserve"> </w:t>
                            </w:r>
                            <w:r>
                              <w:rPr>
                                <w:color w:val="333333"/>
                              </w:rPr>
                              <w:t>anonymous</w:t>
                            </w:r>
                            <w:r>
                              <w:rPr>
                                <w:color w:val="333333"/>
                                <w:spacing w:val="-5"/>
                              </w:rPr>
                              <w:t xml:space="preserve"> </w:t>
                            </w:r>
                            <w:r>
                              <w:rPr>
                                <w:color w:val="333333"/>
                              </w:rPr>
                              <w:t>responses,</w:t>
                            </w:r>
                            <w:r>
                              <w:rPr>
                                <w:color w:val="333333"/>
                                <w:spacing w:val="-5"/>
                              </w:rPr>
                              <w:t xml:space="preserve"> </w:t>
                            </w:r>
                            <w:r>
                              <w:rPr>
                                <w:color w:val="333333"/>
                              </w:rPr>
                              <w:t>use</w:t>
                            </w:r>
                            <w:r>
                              <w:rPr>
                                <w:color w:val="333333"/>
                                <w:spacing w:val="-6"/>
                              </w:rPr>
                              <w:t xml:space="preserve"> </w:t>
                            </w:r>
                            <w:r>
                              <w:rPr>
                                <w:color w:val="333333"/>
                              </w:rPr>
                              <w:t>of</w:t>
                            </w:r>
                            <w:r>
                              <w:rPr>
                                <w:color w:val="333333"/>
                                <w:spacing w:val="-5"/>
                              </w:rPr>
                              <w:t xml:space="preserve"> </w:t>
                            </w:r>
                            <w:r>
                              <w:rPr>
                                <w:color w:val="333333"/>
                              </w:rPr>
                              <w:t>pseudonyms,</w:t>
                            </w:r>
                            <w:r>
                              <w:rPr>
                                <w:color w:val="333333"/>
                                <w:spacing w:val="-5"/>
                              </w:rPr>
                              <w:t xml:space="preserve"> </w:t>
                            </w:r>
                            <w:r>
                              <w:rPr>
                                <w:color w:val="333333"/>
                                <w:spacing w:val="-2"/>
                              </w:rPr>
                              <w:t>etc.).</w:t>
                            </w:r>
                          </w:p>
                        </w:txbxContent>
                      </wps:txbx>
                      <wps:bodyPr wrap="square" lIns="0" tIns="0" rIns="0" bIns="0" rtlCol="0">
                        <a:noAutofit/>
                      </wps:bodyPr>
                    </wps:wsp>
                  </a:graphicData>
                </a:graphic>
              </wp:anchor>
            </w:drawing>
          </mc:Choice>
          <mc:Fallback>
            <w:pict>
              <v:shape w14:anchorId="68EF5B79" id="Textbox 215" o:spid="_x0000_s1087" type="#_x0000_t202" style="position:absolute;left:0;text-align:left;margin-left:91pt;margin-top:5.25pt;width:455pt;height:22pt;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" fillcolor="#dfebf4" stroked="f">
                <v:textbox inset="0,0,0,0">
                  <w:txbxContent>
                    <w:p w14:paraId="33927212" w14:textId="77777777" w:rsidR="00814875" w:rsidRDefault="00EA5180">
                      <w:pPr>
                        <w:pStyle w:val="BodyText"/>
                        <w:spacing w:line="197" w:lineRule="exact"/>
                        <w:rPr>
                          <w:color w:val="000000"/>
                        </w:rPr>
                      </w:pPr>
                      <w:r>
                        <w:rPr>
                          <w:color w:val="333333"/>
                        </w:rPr>
                        <w:t>Describe</w:t>
                      </w:r>
                      <w:r>
                        <w:rPr>
                          <w:color w:val="333333"/>
                          <w:spacing w:val="-2"/>
                        </w:rPr>
                        <w:t xml:space="preserve"> </w:t>
                      </w:r>
                      <w:r>
                        <w:rPr>
                          <w:color w:val="333333"/>
                        </w:rPr>
                        <w:t>procedures</w:t>
                      </w:r>
                      <w:r>
                        <w:rPr>
                          <w:color w:val="333333"/>
                          <w:spacing w:val="-1"/>
                        </w:rPr>
                        <w:t xml:space="preserve"> </w:t>
                      </w:r>
                      <w:r>
                        <w:rPr>
                          <w:color w:val="333333"/>
                        </w:rPr>
                        <w:t>for</w:t>
                      </w:r>
                      <w:r>
                        <w:rPr>
                          <w:color w:val="333333"/>
                          <w:spacing w:val="-2"/>
                        </w:rPr>
                        <w:t xml:space="preserve"> </w:t>
                      </w:r>
                      <w:r>
                        <w:rPr>
                          <w:color w:val="333333"/>
                        </w:rPr>
                        <w:t>maintaining</w:t>
                      </w:r>
                      <w:r>
                        <w:rPr>
                          <w:color w:val="333333"/>
                          <w:spacing w:val="-1"/>
                        </w:rPr>
                        <w:t xml:space="preserve"> </w:t>
                      </w:r>
                      <w:r>
                        <w:rPr>
                          <w:color w:val="333333"/>
                        </w:rPr>
                        <w:t>confidentiality</w:t>
                      </w:r>
                      <w:r>
                        <w:rPr>
                          <w:color w:val="333333"/>
                          <w:spacing w:val="-2"/>
                        </w:rPr>
                        <w:t xml:space="preserve"> </w:t>
                      </w:r>
                      <w:r>
                        <w:rPr>
                          <w:color w:val="333333"/>
                        </w:rPr>
                        <w:t>of</w:t>
                      </w:r>
                      <w:r>
                        <w:rPr>
                          <w:color w:val="333333"/>
                          <w:spacing w:val="-1"/>
                        </w:rPr>
                        <w:t xml:space="preserve"> </w:t>
                      </w:r>
                      <w:r>
                        <w:rPr>
                          <w:color w:val="333333"/>
                        </w:rPr>
                        <w:t>the</w:t>
                      </w:r>
                      <w:r>
                        <w:rPr>
                          <w:color w:val="333333"/>
                          <w:spacing w:val="-2"/>
                        </w:rPr>
                        <w:t xml:space="preserve"> </w:t>
                      </w:r>
                      <w:r>
                        <w:rPr>
                          <w:color w:val="333333"/>
                        </w:rPr>
                        <w:t>data</w:t>
                      </w:r>
                      <w:r>
                        <w:rPr>
                          <w:color w:val="333333"/>
                          <w:spacing w:val="-1"/>
                        </w:rPr>
                        <w:t xml:space="preserve"> </w:t>
                      </w:r>
                      <w:r>
                        <w:rPr>
                          <w:color w:val="333333"/>
                        </w:rPr>
                        <w:t>you</w:t>
                      </w:r>
                      <w:r>
                        <w:rPr>
                          <w:color w:val="333333"/>
                          <w:spacing w:val="-2"/>
                        </w:rPr>
                        <w:t xml:space="preserve"> </w:t>
                      </w:r>
                      <w:r>
                        <w:rPr>
                          <w:color w:val="333333"/>
                        </w:rPr>
                        <w:t>will</w:t>
                      </w:r>
                      <w:r>
                        <w:rPr>
                          <w:color w:val="333333"/>
                          <w:spacing w:val="-1"/>
                        </w:rPr>
                        <w:t xml:space="preserve"> </w:t>
                      </w:r>
                      <w:r>
                        <w:rPr>
                          <w:color w:val="333333"/>
                        </w:rPr>
                        <w:t>collect</w:t>
                      </w:r>
                      <w:r>
                        <w:rPr>
                          <w:color w:val="333333"/>
                          <w:spacing w:val="-2"/>
                        </w:rPr>
                        <w:t xml:space="preserve"> </w:t>
                      </w:r>
                      <w:r>
                        <w:rPr>
                          <w:color w:val="333333"/>
                        </w:rPr>
                        <w:t>or</w:t>
                      </w:r>
                      <w:r>
                        <w:rPr>
                          <w:color w:val="333333"/>
                          <w:spacing w:val="-1"/>
                        </w:rPr>
                        <w:t xml:space="preserve"> </w:t>
                      </w:r>
                      <w:r>
                        <w:rPr>
                          <w:color w:val="333333"/>
                        </w:rPr>
                        <w:t>will</w:t>
                      </w:r>
                      <w:r>
                        <w:rPr>
                          <w:color w:val="333333"/>
                          <w:spacing w:val="-2"/>
                        </w:rPr>
                        <w:t xml:space="preserve"> </w:t>
                      </w:r>
                      <w:r>
                        <w:rPr>
                          <w:color w:val="333333"/>
                        </w:rPr>
                        <w:t>receive</w:t>
                      </w:r>
                      <w:r>
                        <w:rPr>
                          <w:color w:val="333333"/>
                          <w:spacing w:val="-1"/>
                        </w:rPr>
                        <w:t xml:space="preserve"> </w:t>
                      </w:r>
                      <w:r>
                        <w:rPr>
                          <w:color w:val="333333"/>
                          <w:spacing w:val="-2"/>
                        </w:rPr>
                        <w:t>(e.g.,</w:t>
                      </w:r>
                    </w:p>
                    <w:p w14:paraId="142EED64" w14:textId="77777777" w:rsidR="00814875" w:rsidRDefault="00EA5180">
                      <w:pPr>
                        <w:pStyle w:val="BodyText"/>
                        <w:spacing w:line="225" w:lineRule="exact"/>
                        <w:rPr>
                          <w:color w:val="000000"/>
                        </w:rPr>
                      </w:pPr>
                      <w:r>
                        <w:rPr>
                          <w:color w:val="333333"/>
                        </w:rPr>
                        <w:t>coding,</w:t>
                      </w:r>
                      <w:r>
                        <w:rPr>
                          <w:color w:val="333333"/>
                          <w:spacing w:val="-6"/>
                        </w:rPr>
                        <w:t xml:space="preserve"> </w:t>
                      </w:r>
                      <w:r>
                        <w:rPr>
                          <w:color w:val="333333"/>
                        </w:rPr>
                        <w:t>anonymous</w:t>
                      </w:r>
                      <w:r>
                        <w:rPr>
                          <w:color w:val="333333"/>
                          <w:spacing w:val="-5"/>
                        </w:rPr>
                        <w:t xml:space="preserve"> </w:t>
                      </w:r>
                      <w:r>
                        <w:rPr>
                          <w:color w:val="333333"/>
                        </w:rPr>
                        <w:t>responses,</w:t>
                      </w:r>
                      <w:r>
                        <w:rPr>
                          <w:color w:val="333333"/>
                          <w:spacing w:val="-5"/>
                        </w:rPr>
                        <w:t xml:space="preserve"> </w:t>
                      </w:r>
                      <w:r>
                        <w:rPr>
                          <w:color w:val="333333"/>
                        </w:rPr>
                        <w:t>use</w:t>
                      </w:r>
                      <w:r>
                        <w:rPr>
                          <w:color w:val="333333"/>
                          <w:spacing w:val="-6"/>
                        </w:rPr>
                        <w:t xml:space="preserve"> </w:t>
                      </w:r>
                      <w:r>
                        <w:rPr>
                          <w:color w:val="333333"/>
                        </w:rPr>
                        <w:t>of</w:t>
                      </w:r>
                      <w:r>
                        <w:rPr>
                          <w:color w:val="333333"/>
                          <w:spacing w:val="-5"/>
                        </w:rPr>
                        <w:t xml:space="preserve"> </w:t>
                      </w:r>
                      <w:r>
                        <w:rPr>
                          <w:color w:val="333333"/>
                        </w:rPr>
                        <w:t>pseudonyms,</w:t>
                      </w:r>
                      <w:r>
                        <w:rPr>
                          <w:color w:val="333333"/>
                          <w:spacing w:val="-5"/>
                        </w:rPr>
                        <w:t xml:space="preserve"> </w:t>
                      </w:r>
                      <w:r>
                        <w:rPr>
                          <w:color w:val="333333"/>
                          <w:spacing w:val="-2"/>
                        </w:rPr>
                        <w:t>etc.).</w:t>
                      </w:r>
                    </w:p>
                  </w:txbxContent>
                </v:textbox>
                <w10:wrap anchorx="page"/>
              </v:shape>
            </w:pict>
          </mc:Fallback>
        </mc:AlternateContent>
      </w:r>
    </w:p>
    <w:p w14:paraId="302DA9A1" w14:textId="77777777" w:rsidR="00814875" w:rsidRDefault="00814875">
      <w:pPr>
        <w:pStyle w:val="BodyText"/>
        <w:spacing w:before="191"/>
        <w:rPr>
          <w:sz w:val="24"/>
        </w:rPr>
      </w:pPr>
    </w:p>
    <w:p w14:paraId="62D16159" w14:textId="77777777" w:rsidR="00814875" w:rsidRDefault="00EA5180">
      <w:pPr>
        <w:spacing w:line="225" w:lineRule="auto"/>
        <w:ind w:left="680" w:right="397"/>
        <w:rPr>
          <w:rFonts w:ascii="Times New Roman"/>
          <w:sz w:val="24"/>
        </w:rPr>
      </w:pPr>
      <w:r>
        <w:rPr>
          <w:rFonts w:ascii="Times New Roman"/>
          <w:color w:val="333333"/>
          <w:sz w:val="24"/>
        </w:rPr>
        <w:t>The NC Health Professions Data System at the Sheps Center has housed these physician licensure data</w:t>
      </w:r>
      <w:r>
        <w:rPr>
          <w:rFonts w:ascii="Times New Roman"/>
          <w:color w:val="333333"/>
          <w:spacing w:val="-3"/>
          <w:sz w:val="24"/>
        </w:rPr>
        <w:t xml:space="preserve"> </w:t>
      </w:r>
      <w:r>
        <w:rPr>
          <w:rFonts w:ascii="Times New Roman"/>
          <w:color w:val="333333"/>
          <w:sz w:val="24"/>
        </w:rPr>
        <w:t>since</w:t>
      </w:r>
      <w:r>
        <w:rPr>
          <w:rFonts w:ascii="Times New Roman"/>
          <w:color w:val="333333"/>
          <w:spacing w:val="-3"/>
          <w:sz w:val="24"/>
        </w:rPr>
        <w:t xml:space="preserve"> </w:t>
      </w:r>
      <w:r>
        <w:rPr>
          <w:rFonts w:ascii="Times New Roman"/>
          <w:color w:val="333333"/>
          <w:sz w:val="24"/>
        </w:rPr>
        <w:t>1979.</w:t>
      </w:r>
      <w:r>
        <w:rPr>
          <w:rFonts w:ascii="Times New Roman"/>
          <w:color w:val="333333"/>
          <w:spacing w:val="-2"/>
          <w:sz w:val="24"/>
        </w:rPr>
        <w:t xml:space="preserve"> </w:t>
      </w:r>
      <w:r>
        <w:rPr>
          <w:rFonts w:ascii="Times New Roman"/>
          <w:color w:val="333333"/>
          <w:sz w:val="24"/>
        </w:rPr>
        <w:t>We</w:t>
      </w:r>
      <w:r>
        <w:rPr>
          <w:rFonts w:ascii="Times New Roman"/>
          <w:color w:val="333333"/>
          <w:spacing w:val="-3"/>
          <w:sz w:val="24"/>
        </w:rPr>
        <w:t xml:space="preserve"> </w:t>
      </w:r>
      <w:r>
        <w:rPr>
          <w:rFonts w:ascii="Times New Roman"/>
          <w:color w:val="333333"/>
          <w:sz w:val="24"/>
        </w:rPr>
        <w:t>follow</w:t>
      </w:r>
      <w:r>
        <w:rPr>
          <w:rFonts w:ascii="Times New Roman"/>
          <w:color w:val="333333"/>
          <w:spacing w:val="-2"/>
          <w:sz w:val="24"/>
        </w:rPr>
        <w:t xml:space="preserve"> </w:t>
      </w:r>
      <w:r>
        <w:rPr>
          <w:rFonts w:ascii="Times New Roman"/>
          <w:color w:val="333333"/>
          <w:sz w:val="24"/>
        </w:rPr>
        <w:t>strict</w:t>
      </w:r>
      <w:r>
        <w:rPr>
          <w:rFonts w:ascii="Times New Roman"/>
          <w:color w:val="333333"/>
          <w:spacing w:val="-3"/>
          <w:sz w:val="24"/>
        </w:rPr>
        <w:t xml:space="preserve"> </w:t>
      </w:r>
      <w:r>
        <w:rPr>
          <w:rFonts w:ascii="Times New Roman"/>
          <w:color w:val="333333"/>
          <w:sz w:val="24"/>
        </w:rPr>
        <w:t>confidentiality</w:t>
      </w:r>
      <w:r>
        <w:rPr>
          <w:rFonts w:ascii="Times New Roman"/>
          <w:color w:val="333333"/>
          <w:spacing w:val="-2"/>
          <w:sz w:val="24"/>
        </w:rPr>
        <w:t xml:space="preserve"> </w:t>
      </w:r>
      <w:r>
        <w:rPr>
          <w:rFonts w:ascii="Times New Roman"/>
          <w:color w:val="333333"/>
          <w:sz w:val="24"/>
        </w:rPr>
        <w:t>measures</w:t>
      </w:r>
      <w:r>
        <w:rPr>
          <w:rFonts w:ascii="Times New Roman"/>
          <w:color w:val="333333"/>
          <w:spacing w:val="-2"/>
          <w:sz w:val="24"/>
        </w:rPr>
        <w:t xml:space="preserve"> </w:t>
      </w:r>
      <w:r>
        <w:rPr>
          <w:rFonts w:ascii="Times New Roman"/>
          <w:color w:val="333333"/>
          <w:sz w:val="24"/>
        </w:rPr>
        <w:t>to</w:t>
      </w:r>
      <w:r>
        <w:rPr>
          <w:rFonts w:ascii="Times New Roman"/>
          <w:color w:val="333333"/>
          <w:spacing w:val="-2"/>
          <w:sz w:val="24"/>
        </w:rPr>
        <w:t xml:space="preserve"> </w:t>
      </w:r>
      <w:r>
        <w:rPr>
          <w:rFonts w:ascii="Times New Roman"/>
          <w:color w:val="333333"/>
          <w:sz w:val="24"/>
        </w:rPr>
        <w:t>protect</w:t>
      </w:r>
      <w:r>
        <w:rPr>
          <w:rFonts w:ascii="Times New Roman"/>
          <w:color w:val="333333"/>
          <w:spacing w:val="-3"/>
          <w:sz w:val="24"/>
        </w:rPr>
        <w:t xml:space="preserve"> </w:t>
      </w:r>
      <w:r>
        <w:rPr>
          <w:rFonts w:ascii="Times New Roman"/>
          <w:color w:val="333333"/>
          <w:sz w:val="24"/>
        </w:rPr>
        <w:t>the</w:t>
      </w:r>
      <w:r>
        <w:rPr>
          <w:rFonts w:ascii="Times New Roman"/>
          <w:color w:val="333333"/>
          <w:spacing w:val="-3"/>
          <w:sz w:val="24"/>
        </w:rPr>
        <w:t xml:space="preserve"> </w:t>
      </w:r>
      <w:proofErr w:type="gramStart"/>
      <w:r>
        <w:rPr>
          <w:rFonts w:ascii="Times New Roman"/>
          <w:color w:val="333333"/>
          <w:sz w:val="24"/>
        </w:rPr>
        <w:t>data,</w:t>
      </w:r>
      <w:r>
        <w:rPr>
          <w:rFonts w:ascii="Times New Roman"/>
          <w:color w:val="333333"/>
          <w:spacing w:val="-2"/>
          <w:sz w:val="24"/>
        </w:rPr>
        <w:t xml:space="preserve"> </w:t>
      </w:r>
      <w:r>
        <w:rPr>
          <w:rFonts w:ascii="Times New Roman"/>
          <w:color w:val="333333"/>
          <w:sz w:val="24"/>
        </w:rPr>
        <w:t>and</w:t>
      </w:r>
      <w:proofErr w:type="gramEnd"/>
      <w:r>
        <w:rPr>
          <w:rFonts w:ascii="Times New Roman"/>
          <w:color w:val="333333"/>
          <w:spacing w:val="-2"/>
          <w:sz w:val="24"/>
        </w:rPr>
        <w:t xml:space="preserve"> </w:t>
      </w:r>
      <w:r>
        <w:rPr>
          <w:rFonts w:ascii="Times New Roman"/>
          <w:color w:val="333333"/>
          <w:sz w:val="24"/>
        </w:rPr>
        <w:t>store</w:t>
      </w:r>
      <w:r>
        <w:rPr>
          <w:rFonts w:ascii="Times New Roman"/>
          <w:color w:val="333333"/>
          <w:spacing w:val="-3"/>
          <w:sz w:val="24"/>
        </w:rPr>
        <w:t xml:space="preserve"> </w:t>
      </w:r>
      <w:proofErr w:type="gramStart"/>
      <w:r>
        <w:rPr>
          <w:rFonts w:ascii="Times New Roman"/>
          <w:color w:val="333333"/>
          <w:sz w:val="24"/>
        </w:rPr>
        <w:t>these</w:t>
      </w:r>
      <w:proofErr w:type="gramEnd"/>
      <w:r>
        <w:rPr>
          <w:rFonts w:ascii="Times New Roman"/>
          <w:color w:val="333333"/>
          <w:spacing w:val="-3"/>
          <w:sz w:val="24"/>
        </w:rPr>
        <w:t xml:space="preserve"> </w:t>
      </w:r>
      <w:r>
        <w:rPr>
          <w:rFonts w:ascii="Times New Roman"/>
          <w:color w:val="333333"/>
          <w:sz w:val="24"/>
        </w:rPr>
        <w:t>data</w:t>
      </w:r>
      <w:r>
        <w:rPr>
          <w:rFonts w:ascii="Times New Roman"/>
          <w:color w:val="333333"/>
          <w:spacing w:val="-3"/>
          <w:sz w:val="24"/>
        </w:rPr>
        <w:t xml:space="preserve"> </w:t>
      </w:r>
      <w:r>
        <w:rPr>
          <w:rFonts w:ascii="Times New Roman"/>
          <w:color w:val="333333"/>
          <w:sz w:val="24"/>
        </w:rPr>
        <w:t>on a secure server. We release results in aggregate forms and do not report results that allow for identification of individual providers.</w:t>
      </w:r>
    </w:p>
    <w:p w14:paraId="159087B3" w14:textId="77777777" w:rsidR="00814875" w:rsidRDefault="00814875">
      <w:pPr>
        <w:pStyle w:val="BodyText"/>
        <w:spacing w:before="195"/>
        <w:rPr>
          <w:rFonts w:ascii="Times New Roman"/>
        </w:rPr>
      </w:pPr>
    </w:p>
    <w:p w14:paraId="64B294DF" w14:textId="77777777" w:rsidR="00814875" w:rsidRDefault="00EA5180">
      <w:pPr>
        <w:pStyle w:val="ListParagraph"/>
        <w:numPr>
          <w:ilvl w:val="2"/>
          <w:numId w:val="4"/>
        </w:numPr>
        <w:tabs>
          <w:tab w:val="left" w:pos="1093"/>
        </w:tabs>
        <w:spacing w:before="1"/>
        <w:ind w:left="1093" w:hanging="713"/>
        <w:rPr>
          <w:sz w:val="20"/>
        </w:rPr>
      </w:pPr>
      <w:r>
        <w:rPr>
          <w:color w:val="333333"/>
          <w:sz w:val="20"/>
          <w:shd w:val="clear" w:color="auto" w:fill="DFEBF4"/>
        </w:rPr>
        <w:t>Describe</w:t>
      </w:r>
      <w:r>
        <w:rPr>
          <w:color w:val="333333"/>
          <w:spacing w:val="-2"/>
          <w:sz w:val="20"/>
          <w:shd w:val="clear" w:color="auto" w:fill="DFEBF4"/>
        </w:rPr>
        <w:t xml:space="preserve"> </w:t>
      </w:r>
      <w:r>
        <w:rPr>
          <w:color w:val="333333"/>
          <w:sz w:val="20"/>
          <w:shd w:val="clear" w:color="auto" w:fill="DFEBF4"/>
        </w:rPr>
        <w:t>how</w:t>
      </w:r>
      <w:r>
        <w:rPr>
          <w:color w:val="333333"/>
          <w:spacing w:val="-1"/>
          <w:sz w:val="20"/>
          <w:shd w:val="clear" w:color="auto" w:fill="DFEBF4"/>
        </w:rPr>
        <w:t xml:space="preserve"> </w:t>
      </w:r>
      <w:r>
        <w:rPr>
          <w:color w:val="333333"/>
          <w:sz w:val="20"/>
          <w:shd w:val="clear" w:color="auto" w:fill="DFEBF4"/>
        </w:rPr>
        <w:t>data</w:t>
      </w:r>
      <w:r>
        <w:rPr>
          <w:color w:val="333333"/>
          <w:spacing w:val="-2"/>
          <w:sz w:val="20"/>
          <w:shd w:val="clear" w:color="auto" w:fill="DFEBF4"/>
        </w:rPr>
        <w:t xml:space="preserve"> </w:t>
      </w:r>
      <w:r>
        <w:rPr>
          <w:color w:val="333333"/>
          <w:sz w:val="20"/>
          <w:shd w:val="clear" w:color="auto" w:fill="DFEBF4"/>
        </w:rPr>
        <w:t>will</w:t>
      </w:r>
      <w:r>
        <w:rPr>
          <w:color w:val="333333"/>
          <w:spacing w:val="-1"/>
          <w:sz w:val="20"/>
          <w:shd w:val="clear" w:color="auto" w:fill="DFEBF4"/>
        </w:rPr>
        <w:t xml:space="preserve"> </w:t>
      </w:r>
      <w:r>
        <w:rPr>
          <w:color w:val="333333"/>
          <w:sz w:val="20"/>
          <w:shd w:val="clear" w:color="auto" w:fill="DFEBF4"/>
        </w:rPr>
        <w:t>be</w:t>
      </w:r>
      <w:r>
        <w:rPr>
          <w:color w:val="333333"/>
          <w:spacing w:val="-1"/>
          <w:sz w:val="20"/>
          <w:shd w:val="clear" w:color="auto" w:fill="DFEBF4"/>
        </w:rPr>
        <w:t xml:space="preserve"> </w:t>
      </w:r>
      <w:r>
        <w:rPr>
          <w:color w:val="333333"/>
          <w:sz w:val="20"/>
          <w:shd w:val="clear" w:color="auto" w:fill="DFEBF4"/>
        </w:rPr>
        <w:t>transmitted</w:t>
      </w:r>
      <w:r>
        <w:rPr>
          <w:color w:val="333333"/>
          <w:spacing w:val="-2"/>
          <w:sz w:val="20"/>
          <w:shd w:val="clear" w:color="auto" w:fill="DFEBF4"/>
        </w:rPr>
        <w:t xml:space="preserve"> </w:t>
      </w:r>
      <w:r>
        <w:rPr>
          <w:color w:val="333333"/>
          <w:sz w:val="20"/>
          <w:shd w:val="clear" w:color="auto" w:fill="DFEBF4"/>
        </w:rPr>
        <w:t>among</w:t>
      </w:r>
      <w:r>
        <w:rPr>
          <w:color w:val="333333"/>
          <w:spacing w:val="-1"/>
          <w:sz w:val="20"/>
          <w:shd w:val="clear" w:color="auto" w:fill="DFEBF4"/>
        </w:rPr>
        <w:t xml:space="preserve"> </w:t>
      </w:r>
      <w:r>
        <w:rPr>
          <w:color w:val="333333"/>
          <w:sz w:val="20"/>
          <w:shd w:val="clear" w:color="auto" w:fill="DFEBF4"/>
        </w:rPr>
        <w:t>research</w:t>
      </w:r>
      <w:r>
        <w:rPr>
          <w:color w:val="333333"/>
          <w:spacing w:val="-1"/>
          <w:sz w:val="20"/>
          <w:shd w:val="clear" w:color="auto" w:fill="DFEBF4"/>
        </w:rPr>
        <w:t xml:space="preserve"> </w:t>
      </w:r>
      <w:proofErr w:type="gramStart"/>
      <w:r>
        <w:rPr>
          <w:color w:val="333333"/>
          <w:sz w:val="20"/>
          <w:shd w:val="clear" w:color="auto" w:fill="DFEBF4"/>
        </w:rPr>
        <w:t>team</w:t>
      </w:r>
      <w:proofErr w:type="gramEnd"/>
      <w:r>
        <w:rPr>
          <w:color w:val="333333"/>
          <w:spacing w:val="-2"/>
          <w:sz w:val="20"/>
          <w:shd w:val="clear" w:color="auto" w:fill="DFEBF4"/>
        </w:rPr>
        <w:t xml:space="preserve"> </w:t>
      </w:r>
      <w:r>
        <w:rPr>
          <w:color w:val="333333"/>
          <w:sz w:val="20"/>
          <w:shd w:val="clear" w:color="auto" w:fill="DFEBF4"/>
        </w:rPr>
        <w:t>(i.e.,</w:t>
      </w:r>
      <w:r>
        <w:rPr>
          <w:color w:val="333333"/>
          <w:spacing w:val="-1"/>
          <w:sz w:val="20"/>
          <w:shd w:val="clear" w:color="auto" w:fill="DFEBF4"/>
        </w:rPr>
        <w:t xml:space="preserve"> </w:t>
      </w:r>
      <w:r>
        <w:rPr>
          <w:color w:val="333333"/>
          <w:sz w:val="20"/>
          <w:shd w:val="clear" w:color="auto" w:fill="DFEBF4"/>
        </w:rPr>
        <w:t>personnel</w:t>
      </w:r>
      <w:r>
        <w:rPr>
          <w:color w:val="333333"/>
          <w:spacing w:val="-1"/>
          <w:sz w:val="20"/>
          <w:shd w:val="clear" w:color="auto" w:fill="DFEBF4"/>
        </w:rPr>
        <w:t xml:space="preserve"> </w:t>
      </w:r>
      <w:r>
        <w:rPr>
          <w:color w:val="333333"/>
          <w:sz w:val="20"/>
          <w:shd w:val="clear" w:color="auto" w:fill="DFEBF4"/>
        </w:rPr>
        <w:t>listed</w:t>
      </w:r>
      <w:r>
        <w:rPr>
          <w:color w:val="333333"/>
          <w:spacing w:val="-2"/>
          <w:sz w:val="20"/>
          <w:shd w:val="clear" w:color="auto" w:fill="DFEBF4"/>
        </w:rPr>
        <w:t xml:space="preserve"> </w:t>
      </w:r>
      <w:r>
        <w:rPr>
          <w:color w:val="333333"/>
          <w:sz w:val="20"/>
          <w:shd w:val="clear" w:color="auto" w:fill="DFEBF4"/>
        </w:rPr>
        <w:t>on</w:t>
      </w:r>
      <w:r>
        <w:rPr>
          <w:color w:val="333333"/>
          <w:spacing w:val="-1"/>
          <w:sz w:val="20"/>
          <w:shd w:val="clear" w:color="auto" w:fill="DFEBF4"/>
        </w:rPr>
        <w:t xml:space="preserve"> </w:t>
      </w:r>
      <w:r>
        <w:rPr>
          <w:color w:val="333333"/>
          <w:sz w:val="20"/>
          <w:shd w:val="clear" w:color="auto" w:fill="DFEBF4"/>
        </w:rPr>
        <w:t>this</w:t>
      </w:r>
      <w:r>
        <w:rPr>
          <w:color w:val="333333"/>
          <w:spacing w:val="-1"/>
          <w:sz w:val="20"/>
          <w:shd w:val="clear" w:color="auto" w:fill="DFEBF4"/>
        </w:rPr>
        <w:t xml:space="preserve"> </w:t>
      </w:r>
      <w:r>
        <w:rPr>
          <w:color w:val="333333"/>
          <w:spacing w:val="-2"/>
          <w:sz w:val="20"/>
          <w:shd w:val="clear" w:color="auto" w:fill="DFEBF4"/>
        </w:rPr>
        <w:t>application).</w:t>
      </w:r>
      <w:r>
        <w:rPr>
          <w:color w:val="333333"/>
          <w:spacing w:val="80"/>
          <w:sz w:val="20"/>
          <w:shd w:val="clear" w:color="auto" w:fill="DFEBF4"/>
        </w:rPr>
        <w:t xml:space="preserve"> </w:t>
      </w:r>
    </w:p>
    <w:p w14:paraId="32062DB7" w14:textId="77777777" w:rsidR="00814875" w:rsidRDefault="00814875">
      <w:pPr>
        <w:pStyle w:val="BodyText"/>
        <w:spacing w:before="16"/>
      </w:pPr>
    </w:p>
    <w:p w14:paraId="3214A53D" w14:textId="6BBF269A" w:rsidR="00814875" w:rsidRDefault="00EA5180">
      <w:pPr>
        <w:spacing w:before="1" w:line="225" w:lineRule="auto"/>
        <w:ind w:left="680" w:right="453"/>
        <w:rPr>
          <w:rFonts w:ascii="Times New Roman"/>
          <w:sz w:val="24"/>
        </w:rPr>
      </w:pPr>
      <w:r>
        <w:rPr>
          <w:rFonts w:ascii="Times New Roman"/>
          <w:color w:val="333333"/>
          <w:sz w:val="24"/>
        </w:rPr>
        <w:t>All</w:t>
      </w:r>
      <w:r>
        <w:rPr>
          <w:rFonts w:ascii="Times New Roman"/>
          <w:color w:val="333333"/>
          <w:spacing w:val="-2"/>
          <w:sz w:val="24"/>
        </w:rPr>
        <w:t xml:space="preserve"> </w:t>
      </w:r>
      <w:r>
        <w:rPr>
          <w:rFonts w:ascii="Times New Roman"/>
          <w:color w:val="333333"/>
          <w:sz w:val="24"/>
        </w:rPr>
        <w:t>data</w:t>
      </w:r>
      <w:r>
        <w:rPr>
          <w:rFonts w:ascii="Times New Roman"/>
          <w:color w:val="333333"/>
          <w:spacing w:val="-2"/>
          <w:sz w:val="24"/>
        </w:rPr>
        <w:t xml:space="preserve"> </w:t>
      </w:r>
      <w:r>
        <w:rPr>
          <w:rFonts w:ascii="Times New Roman"/>
          <w:color w:val="333333"/>
          <w:sz w:val="24"/>
        </w:rPr>
        <w:t>are</w:t>
      </w:r>
      <w:r>
        <w:rPr>
          <w:rFonts w:ascii="Times New Roman"/>
          <w:color w:val="333333"/>
          <w:spacing w:val="-2"/>
          <w:sz w:val="24"/>
        </w:rPr>
        <w:t xml:space="preserve"> </w:t>
      </w:r>
      <w:proofErr w:type="gramStart"/>
      <w:r>
        <w:rPr>
          <w:rFonts w:ascii="Times New Roman"/>
          <w:color w:val="333333"/>
          <w:sz w:val="24"/>
        </w:rPr>
        <w:t>stored</w:t>
      </w:r>
      <w:r>
        <w:rPr>
          <w:rFonts w:ascii="Times New Roman"/>
          <w:color w:val="333333"/>
          <w:spacing w:val="-2"/>
          <w:sz w:val="24"/>
        </w:rPr>
        <w:t xml:space="preserve"> </w:t>
      </w:r>
      <w:r>
        <w:rPr>
          <w:rFonts w:ascii="Times New Roman"/>
          <w:color w:val="333333"/>
          <w:sz w:val="24"/>
        </w:rPr>
        <w:t>on</w:t>
      </w:r>
      <w:r>
        <w:rPr>
          <w:rFonts w:ascii="Times New Roman"/>
          <w:color w:val="333333"/>
          <w:spacing w:val="-2"/>
          <w:sz w:val="24"/>
        </w:rPr>
        <w:t xml:space="preserve"> </w:t>
      </w:r>
      <w:r>
        <w:rPr>
          <w:rFonts w:ascii="Times New Roman"/>
          <w:color w:val="333333"/>
          <w:sz w:val="24"/>
        </w:rPr>
        <w:t>a</w:t>
      </w:r>
      <w:r>
        <w:rPr>
          <w:rFonts w:ascii="Times New Roman"/>
          <w:color w:val="333333"/>
          <w:spacing w:val="-2"/>
          <w:sz w:val="24"/>
        </w:rPr>
        <w:t xml:space="preserve"> </w:t>
      </w:r>
      <w:r>
        <w:rPr>
          <w:rFonts w:ascii="Times New Roman"/>
          <w:color w:val="333333"/>
          <w:sz w:val="24"/>
        </w:rPr>
        <w:t>secure</w:t>
      </w:r>
      <w:r>
        <w:rPr>
          <w:rFonts w:ascii="Times New Roman"/>
          <w:color w:val="333333"/>
          <w:spacing w:val="-2"/>
          <w:sz w:val="24"/>
        </w:rPr>
        <w:t xml:space="preserve"> </w:t>
      </w:r>
      <w:r>
        <w:rPr>
          <w:rFonts w:ascii="Times New Roman"/>
          <w:color w:val="333333"/>
          <w:sz w:val="24"/>
        </w:rPr>
        <w:t>server</w:t>
      </w:r>
      <w:r>
        <w:rPr>
          <w:rFonts w:ascii="Times New Roman"/>
          <w:color w:val="333333"/>
          <w:spacing w:val="-2"/>
          <w:sz w:val="24"/>
        </w:rPr>
        <w:t xml:space="preserve"> </w:t>
      </w:r>
      <w:r>
        <w:rPr>
          <w:rFonts w:ascii="Times New Roman"/>
          <w:color w:val="333333"/>
          <w:sz w:val="24"/>
        </w:rPr>
        <w:t>at</w:t>
      </w:r>
      <w:r>
        <w:rPr>
          <w:rFonts w:ascii="Times New Roman"/>
          <w:color w:val="333333"/>
          <w:spacing w:val="-2"/>
          <w:sz w:val="24"/>
        </w:rPr>
        <w:t xml:space="preserve"> </w:t>
      </w:r>
      <w:r>
        <w:rPr>
          <w:rFonts w:ascii="Times New Roman"/>
          <w:color w:val="333333"/>
          <w:sz w:val="24"/>
        </w:rPr>
        <w:t>all</w:t>
      </w:r>
      <w:r>
        <w:rPr>
          <w:rFonts w:ascii="Times New Roman"/>
          <w:color w:val="333333"/>
          <w:spacing w:val="-2"/>
          <w:sz w:val="24"/>
        </w:rPr>
        <w:t xml:space="preserve"> </w:t>
      </w:r>
      <w:r>
        <w:rPr>
          <w:rFonts w:ascii="Times New Roman"/>
          <w:color w:val="333333"/>
          <w:sz w:val="24"/>
        </w:rPr>
        <w:t>times</w:t>
      </w:r>
      <w:proofErr w:type="gramEnd"/>
      <w:r>
        <w:rPr>
          <w:rFonts w:ascii="Times New Roman"/>
          <w:color w:val="333333"/>
          <w:spacing w:val="-2"/>
          <w:sz w:val="24"/>
        </w:rPr>
        <w:t xml:space="preserve"> </w:t>
      </w:r>
      <w:r>
        <w:rPr>
          <w:rFonts w:ascii="Times New Roman"/>
          <w:color w:val="333333"/>
          <w:sz w:val="24"/>
        </w:rPr>
        <w:t>to</w:t>
      </w:r>
      <w:r>
        <w:rPr>
          <w:rFonts w:ascii="Times New Roman"/>
          <w:color w:val="333333"/>
          <w:spacing w:val="-2"/>
          <w:sz w:val="24"/>
        </w:rPr>
        <w:t xml:space="preserve"> </w:t>
      </w:r>
      <w:r>
        <w:rPr>
          <w:rFonts w:ascii="Times New Roman"/>
          <w:color w:val="333333"/>
          <w:sz w:val="24"/>
        </w:rPr>
        <w:t>which</w:t>
      </w:r>
      <w:r>
        <w:rPr>
          <w:rFonts w:ascii="Times New Roman"/>
          <w:color w:val="333333"/>
          <w:spacing w:val="-2"/>
          <w:sz w:val="24"/>
        </w:rPr>
        <w:t xml:space="preserve"> </w:t>
      </w:r>
      <w:r>
        <w:rPr>
          <w:rFonts w:ascii="Times New Roman"/>
          <w:color w:val="333333"/>
          <w:sz w:val="24"/>
        </w:rPr>
        <w:t>members</w:t>
      </w:r>
      <w:r>
        <w:rPr>
          <w:rFonts w:ascii="Times New Roman"/>
          <w:color w:val="333333"/>
          <w:spacing w:val="-2"/>
          <w:sz w:val="24"/>
        </w:rPr>
        <w:t xml:space="preserve"> </w:t>
      </w:r>
      <w:r>
        <w:rPr>
          <w:rFonts w:ascii="Times New Roman"/>
          <w:color w:val="333333"/>
          <w:sz w:val="24"/>
        </w:rPr>
        <w:t>of</w:t>
      </w:r>
      <w:r>
        <w:rPr>
          <w:rFonts w:ascii="Times New Roman"/>
          <w:color w:val="333333"/>
          <w:spacing w:val="-2"/>
          <w:sz w:val="24"/>
        </w:rPr>
        <w:t xml:space="preserve"> </w:t>
      </w:r>
      <w:r>
        <w:rPr>
          <w:rFonts w:ascii="Times New Roman"/>
          <w:color w:val="333333"/>
          <w:sz w:val="24"/>
        </w:rPr>
        <w:t>the</w:t>
      </w:r>
      <w:r>
        <w:rPr>
          <w:rFonts w:ascii="Times New Roman"/>
          <w:color w:val="333333"/>
          <w:spacing w:val="-2"/>
          <w:sz w:val="24"/>
        </w:rPr>
        <w:t xml:space="preserve"> </w:t>
      </w:r>
      <w:r>
        <w:rPr>
          <w:rFonts w:ascii="Times New Roman"/>
          <w:color w:val="333333"/>
          <w:sz w:val="24"/>
        </w:rPr>
        <w:t>research</w:t>
      </w:r>
      <w:r>
        <w:rPr>
          <w:rFonts w:ascii="Times New Roman"/>
          <w:color w:val="333333"/>
          <w:spacing w:val="-2"/>
          <w:sz w:val="24"/>
        </w:rPr>
        <w:t xml:space="preserve"> </w:t>
      </w:r>
      <w:r>
        <w:rPr>
          <w:rFonts w:ascii="Times New Roman"/>
          <w:color w:val="333333"/>
          <w:sz w:val="24"/>
        </w:rPr>
        <w:t>team</w:t>
      </w:r>
      <w:r>
        <w:rPr>
          <w:rFonts w:ascii="Times New Roman"/>
          <w:color w:val="333333"/>
          <w:spacing w:val="-2"/>
          <w:sz w:val="24"/>
        </w:rPr>
        <w:t xml:space="preserve"> </w:t>
      </w:r>
      <w:r>
        <w:rPr>
          <w:rFonts w:ascii="Times New Roman"/>
          <w:color w:val="333333"/>
          <w:sz w:val="24"/>
        </w:rPr>
        <w:t xml:space="preserve">have </w:t>
      </w:r>
      <w:r>
        <w:rPr>
          <w:rFonts w:ascii="Times New Roman"/>
          <w:color w:val="333333"/>
          <w:spacing w:val="-2"/>
          <w:sz w:val="24"/>
        </w:rPr>
        <w:t>access.</w:t>
      </w:r>
    </w:p>
    <w:p w14:paraId="5D13F43E" w14:textId="77777777" w:rsidR="00814875" w:rsidRDefault="00814875">
      <w:pPr>
        <w:pStyle w:val="BodyText"/>
        <w:spacing w:before="194"/>
        <w:rPr>
          <w:rFonts w:ascii="Times New Roman"/>
        </w:rPr>
      </w:pPr>
    </w:p>
    <w:p w14:paraId="618DDB9E" w14:textId="77777777" w:rsidR="00814875" w:rsidRDefault="00EA5180">
      <w:pPr>
        <w:pStyle w:val="ListParagraph"/>
        <w:numPr>
          <w:ilvl w:val="2"/>
          <w:numId w:val="4"/>
        </w:numPr>
        <w:tabs>
          <w:tab w:val="left" w:pos="1006"/>
        </w:tabs>
        <w:ind w:left="1006" w:hanging="626"/>
        <w:rPr>
          <w:sz w:val="20"/>
        </w:rPr>
      </w:pPr>
      <w:r>
        <w:rPr>
          <w:noProof/>
          <w:sz w:val="20"/>
        </w:rPr>
        <mc:AlternateContent>
          <mc:Choice Requires="wps">
            <w:drawing>
              <wp:anchor distT="0" distB="0" distL="0" distR="0" simplePos="0" relativeHeight="15762944" behindDoc="0" locked="0" layoutInCell="1" allowOverlap="1" wp14:anchorId="13078985" wp14:editId="23336419">
                <wp:simplePos x="0" y="0"/>
                <wp:positionH relativeFrom="page">
                  <wp:posOffset>1155700</wp:posOffset>
                </wp:positionH>
                <wp:positionV relativeFrom="paragraph">
                  <wp:posOffset>17621</wp:posOffset>
                </wp:positionV>
                <wp:extent cx="5778500" cy="27940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60F6F927" w14:textId="77777777" w:rsidR="00814875" w:rsidRDefault="00EA5180">
                            <w:pPr>
                              <w:pStyle w:val="BodyText"/>
                              <w:spacing w:line="197" w:lineRule="exact"/>
                              <w:rPr>
                                <w:color w:val="000000"/>
                              </w:rPr>
                            </w:pPr>
                            <w:r>
                              <w:rPr>
                                <w:color w:val="333333"/>
                              </w:rPr>
                              <w:t>Are</w:t>
                            </w:r>
                            <w:r>
                              <w:rPr>
                                <w:color w:val="333333"/>
                                <w:spacing w:val="-5"/>
                              </w:rPr>
                              <w:t xml:space="preserve"> </w:t>
                            </w:r>
                            <w:r>
                              <w:rPr>
                                <w:color w:val="333333"/>
                              </w:rPr>
                              <w:t>you</w:t>
                            </w:r>
                            <w:r>
                              <w:rPr>
                                <w:color w:val="333333"/>
                                <w:spacing w:val="-2"/>
                              </w:rPr>
                              <w:t xml:space="preserve"> </w:t>
                            </w:r>
                            <w:r>
                              <w:rPr>
                                <w:color w:val="333333"/>
                              </w:rPr>
                              <w:t>collecting</w:t>
                            </w:r>
                            <w:r>
                              <w:rPr>
                                <w:color w:val="333333"/>
                                <w:spacing w:val="-2"/>
                              </w:rPr>
                              <w:t xml:space="preserve"> </w:t>
                            </w:r>
                            <w:r>
                              <w:rPr>
                                <w:color w:val="333333"/>
                              </w:rPr>
                              <w:t>sensitive</w:t>
                            </w:r>
                            <w:r>
                              <w:rPr>
                                <w:color w:val="333333"/>
                                <w:spacing w:val="-2"/>
                              </w:rPr>
                              <w:t xml:space="preserve"> </w:t>
                            </w:r>
                            <w:r>
                              <w:rPr>
                                <w:color w:val="333333"/>
                              </w:rPr>
                              <w:t>information</w:t>
                            </w:r>
                            <w:r>
                              <w:rPr>
                                <w:color w:val="333333"/>
                                <w:spacing w:val="-3"/>
                              </w:rPr>
                              <w:t xml:space="preserve"> </w:t>
                            </w:r>
                            <w:r>
                              <w:rPr>
                                <w:color w:val="333333"/>
                              </w:rPr>
                              <w:t>such</w:t>
                            </w:r>
                            <w:r>
                              <w:rPr>
                                <w:color w:val="333333"/>
                                <w:spacing w:val="-2"/>
                              </w:rPr>
                              <w:t xml:space="preserve"> </w:t>
                            </w:r>
                            <w:r>
                              <w:rPr>
                                <w:color w:val="333333"/>
                              </w:rPr>
                              <w:t>as</w:t>
                            </w:r>
                            <w:r>
                              <w:rPr>
                                <w:color w:val="333333"/>
                                <w:spacing w:val="-2"/>
                              </w:rPr>
                              <w:t xml:space="preserve"> </w:t>
                            </w:r>
                            <w:r>
                              <w:rPr>
                                <w:color w:val="333333"/>
                              </w:rPr>
                              <w:t>sexual</w:t>
                            </w:r>
                            <w:r>
                              <w:rPr>
                                <w:color w:val="333333"/>
                                <w:spacing w:val="-2"/>
                              </w:rPr>
                              <w:t xml:space="preserve"> </w:t>
                            </w:r>
                            <w:r>
                              <w:rPr>
                                <w:color w:val="333333"/>
                              </w:rPr>
                              <w:t>behavior,</w:t>
                            </w:r>
                            <w:r>
                              <w:rPr>
                                <w:color w:val="333333"/>
                                <w:spacing w:val="-3"/>
                              </w:rPr>
                              <w:t xml:space="preserve"> </w:t>
                            </w:r>
                            <w:r>
                              <w:rPr>
                                <w:color w:val="333333"/>
                              </w:rPr>
                              <w:t>HIV</w:t>
                            </w:r>
                            <w:r>
                              <w:rPr>
                                <w:color w:val="333333"/>
                                <w:spacing w:val="-2"/>
                              </w:rPr>
                              <w:t xml:space="preserve"> </w:t>
                            </w:r>
                            <w:r>
                              <w:rPr>
                                <w:color w:val="333333"/>
                              </w:rPr>
                              <w:t>status,</w:t>
                            </w:r>
                            <w:r>
                              <w:rPr>
                                <w:color w:val="333333"/>
                                <w:spacing w:val="-2"/>
                              </w:rPr>
                              <w:t xml:space="preserve"> </w:t>
                            </w:r>
                            <w:r>
                              <w:rPr>
                                <w:color w:val="333333"/>
                              </w:rPr>
                              <w:t>recreational</w:t>
                            </w:r>
                            <w:r>
                              <w:rPr>
                                <w:color w:val="333333"/>
                                <w:spacing w:val="-2"/>
                              </w:rPr>
                              <w:t xml:space="preserve"> </w:t>
                            </w:r>
                            <w:r>
                              <w:rPr>
                                <w:color w:val="333333"/>
                              </w:rPr>
                              <w:t>drug</w:t>
                            </w:r>
                            <w:r>
                              <w:rPr>
                                <w:color w:val="333333"/>
                                <w:spacing w:val="-2"/>
                              </w:rPr>
                              <w:t xml:space="preserve"> </w:t>
                            </w:r>
                            <w:r>
                              <w:rPr>
                                <w:color w:val="333333"/>
                                <w:spacing w:val="-4"/>
                              </w:rPr>
                              <w:t>use,</w:t>
                            </w:r>
                          </w:p>
                          <w:p w14:paraId="7DC13B29" w14:textId="77777777" w:rsidR="00814875" w:rsidRDefault="00EA5180">
                            <w:pPr>
                              <w:pStyle w:val="BodyText"/>
                              <w:spacing w:line="225" w:lineRule="exact"/>
                              <w:rPr>
                                <w:color w:val="000000"/>
                              </w:rPr>
                            </w:pPr>
                            <w:r>
                              <w:rPr>
                                <w:color w:val="333333"/>
                              </w:rPr>
                              <w:t>illegal</w:t>
                            </w:r>
                            <w:r>
                              <w:rPr>
                                <w:color w:val="333333"/>
                                <w:spacing w:val="-4"/>
                              </w:rPr>
                              <w:t xml:space="preserve"> </w:t>
                            </w:r>
                            <w:r>
                              <w:rPr>
                                <w:color w:val="333333"/>
                              </w:rPr>
                              <w:t>behaviors,</w:t>
                            </w:r>
                            <w:r>
                              <w:rPr>
                                <w:color w:val="333333"/>
                                <w:spacing w:val="-3"/>
                              </w:rPr>
                              <w:t xml:space="preserve"> </w:t>
                            </w:r>
                            <w:r>
                              <w:rPr>
                                <w:color w:val="333333"/>
                              </w:rPr>
                              <w:t>child/physical</w:t>
                            </w:r>
                            <w:r>
                              <w:rPr>
                                <w:color w:val="333333"/>
                                <w:spacing w:val="-3"/>
                              </w:rPr>
                              <w:t xml:space="preserve"> </w:t>
                            </w:r>
                            <w:r>
                              <w:rPr>
                                <w:color w:val="333333"/>
                              </w:rPr>
                              <w:t>abuse,</w:t>
                            </w:r>
                            <w:r>
                              <w:rPr>
                                <w:color w:val="333333"/>
                                <w:spacing w:val="-4"/>
                              </w:rPr>
                              <w:t xml:space="preserve"> </w:t>
                            </w:r>
                            <w:r>
                              <w:rPr>
                                <w:color w:val="333333"/>
                              </w:rPr>
                              <w:t>or</w:t>
                            </w:r>
                            <w:r>
                              <w:rPr>
                                <w:color w:val="333333"/>
                                <w:spacing w:val="-3"/>
                              </w:rPr>
                              <w:t xml:space="preserve"> </w:t>
                            </w:r>
                            <w:r>
                              <w:rPr>
                                <w:color w:val="333333"/>
                              </w:rPr>
                              <w:t>immigration</w:t>
                            </w:r>
                            <w:r>
                              <w:rPr>
                                <w:color w:val="333333"/>
                                <w:spacing w:val="-3"/>
                              </w:rPr>
                              <w:t xml:space="preserve"> </w:t>
                            </w:r>
                            <w:r>
                              <w:rPr>
                                <w:color w:val="333333"/>
                                <w:spacing w:val="-2"/>
                              </w:rPr>
                              <w:t>status?</w:t>
                            </w:r>
                          </w:p>
                        </w:txbxContent>
                      </wps:txbx>
                      <wps:bodyPr wrap="square" lIns="0" tIns="0" rIns="0" bIns="0" rtlCol="0">
                        <a:noAutofit/>
                      </wps:bodyPr>
                    </wps:wsp>
                  </a:graphicData>
                </a:graphic>
              </wp:anchor>
            </w:drawing>
          </mc:Choice>
          <mc:Fallback>
            <w:pict>
              <v:shape w14:anchorId="13078985" id="Textbox 216" o:spid="_x0000_s1088" type="#_x0000_t202" style="position:absolute;left:0;text-align:left;margin-left:91pt;margin-top:1.4pt;width:455pt;height:22pt;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" fillcolor="#dfebf4" stroked="f">
                <v:textbox inset="0,0,0,0">
                  <w:txbxContent>
                    <w:p w14:paraId="60F6F927" w14:textId="77777777" w:rsidR="00814875" w:rsidRDefault="00EA5180">
                      <w:pPr>
                        <w:pStyle w:val="BodyText"/>
                        <w:spacing w:line="197" w:lineRule="exact"/>
                        <w:rPr>
                          <w:color w:val="000000"/>
                        </w:rPr>
                      </w:pPr>
                      <w:r>
                        <w:rPr>
                          <w:color w:val="333333"/>
                        </w:rPr>
                        <w:t>Are</w:t>
                      </w:r>
                      <w:r>
                        <w:rPr>
                          <w:color w:val="333333"/>
                          <w:spacing w:val="-5"/>
                        </w:rPr>
                        <w:t xml:space="preserve"> </w:t>
                      </w:r>
                      <w:r>
                        <w:rPr>
                          <w:color w:val="333333"/>
                        </w:rPr>
                        <w:t>you</w:t>
                      </w:r>
                      <w:r>
                        <w:rPr>
                          <w:color w:val="333333"/>
                          <w:spacing w:val="-2"/>
                        </w:rPr>
                        <w:t xml:space="preserve"> </w:t>
                      </w:r>
                      <w:r>
                        <w:rPr>
                          <w:color w:val="333333"/>
                        </w:rPr>
                        <w:t>collecting</w:t>
                      </w:r>
                      <w:r>
                        <w:rPr>
                          <w:color w:val="333333"/>
                          <w:spacing w:val="-2"/>
                        </w:rPr>
                        <w:t xml:space="preserve"> </w:t>
                      </w:r>
                      <w:r>
                        <w:rPr>
                          <w:color w:val="333333"/>
                        </w:rPr>
                        <w:t>sensitive</w:t>
                      </w:r>
                      <w:r>
                        <w:rPr>
                          <w:color w:val="333333"/>
                          <w:spacing w:val="-2"/>
                        </w:rPr>
                        <w:t xml:space="preserve"> </w:t>
                      </w:r>
                      <w:r>
                        <w:rPr>
                          <w:color w:val="333333"/>
                        </w:rPr>
                        <w:t>information</w:t>
                      </w:r>
                      <w:r>
                        <w:rPr>
                          <w:color w:val="333333"/>
                          <w:spacing w:val="-3"/>
                        </w:rPr>
                        <w:t xml:space="preserve"> </w:t>
                      </w:r>
                      <w:r>
                        <w:rPr>
                          <w:color w:val="333333"/>
                        </w:rPr>
                        <w:t>such</w:t>
                      </w:r>
                      <w:r>
                        <w:rPr>
                          <w:color w:val="333333"/>
                          <w:spacing w:val="-2"/>
                        </w:rPr>
                        <w:t xml:space="preserve"> </w:t>
                      </w:r>
                      <w:r>
                        <w:rPr>
                          <w:color w:val="333333"/>
                        </w:rPr>
                        <w:t>as</w:t>
                      </w:r>
                      <w:r>
                        <w:rPr>
                          <w:color w:val="333333"/>
                          <w:spacing w:val="-2"/>
                        </w:rPr>
                        <w:t xml:space="preserve"> </w:t>
                      </w:r>
                      <w:r>
                        <w:rPr>
                          <w:color w:val="333333"/>
                        </w:rPr>
                        <w:t>sexual</w:t>
                      </w:r>
                      <w:r>
                        <w:rPr>
                          <w:color w:val="333333"/>
                          <w:spacing w:val="-2"/>
                        </w:rPr>
                        <w:t xml:space="preserve"> </w:t>
                      </w:r>
                      <w:r>
                        <w:rPr>
                          <w:color w:val="333333"/>
                        </w:rPr>
                        <w:t>behavior,</w:t>
                      </w:r>
                      <w:r>
                        <w:rPr>
                          <w:color w:val="333333"/>
                          <w:spacing w:val="-3"/>
                        </w:rPr>
                        <w:t xml:space="preserve"> </w:t>
                      </w:r>
                      <w:r>
                        <w:rPr>
                          <w:color w:val="333333"/>
                        </w:rPr>
                        <w:t>HIV</w:t>
                      </w:r>
                      <w:r>
                        <w:rPr>
                          <w:color w:val="333333"/>
                          <w:spacing w:val="-2"/>
                        </w:rPr>
                        <w:t xml:space="preserve"> </w:t>
                      </w:r>
                      <w:r>
                        <w:rPr>
                          <w:color w:val="333333"/>
                        </w:rPr>
                        <w:t>status,</w:t>
                      </w:r>
                      <w:r>
                        <w:rPr>
                          <w:color w:val="333333"/>
                          <w:spacing w:val="-2"/>
                        </w:rPr>
                        <w:t xml:space="preserve"> </w:t>
                      </w:r>
                      <w:r>
                        <w:rPr>
                          <w:color w:val="333333"/>
                        </w:rPr>
                        <w:t>recreational</w:t>
                      </w:r>
                      <w:r>
                        <w:rPr>
                          <w:color w:val="333333"/>
                          <w:spacing w:val="-2"/>
                        </w:rPr>
                        <w:t xml:space="preserve"> </w:t>
                      </w:r>
                      <w:r>
                        <w:rPr>
                          <w:color w:val="333333"/>
                        </w:rPr>
                        <w:t>drug</w:t>
                      </w:r>
                      <w:r>
                        <w:rPr>
                          <w:color w:val="333333"/>
                          <w:spacing w:val="-2"/>
                        </w:rPr>
                        <w:t xml:space="preserve"> </w:t>
                      </w:r>
                      <w:r>
                        <w:rPr>
                          <w:color w:val="333333"/>
                          <w:spacing w:val="-4"/>
                        </w:rPr>
                        <w:t>use,</w:t>
                      </w:r>
                    </w:p>
                    <w:p w14:paraId="7DC13B29" w14:textId="77777777" w:rsidR="00814875" w:rsidRDefault="00EA5180">
                      <w:pPr>
                        <w:pStyle w:val="BodyText"/>
                        <w:spacing w:line="225" w:lineRule="exact"/>
                        <w:rPr>
                          <w:color w:val="000000"/>
                        </w:rPr>
                      </w:pPr>
                      <w:r>
                        <w:rPr>
                          <w:color w:val="333333"/>
                        </w:rPr>
                        <w:t>illegal</w:t>
                      </w:r>
                      <w:r>
                        <w:rPr>
                          <w:color w:val="333333"/>
                          <w:spacing w:val="-4"/>
                        </w:rPr>
                        <w:t xml:space="preserve"> </w:t>
                      </w:r>
                      <w:r>
                        <w:rPr>
                          <w:color w:val="333333"/>
                        </w:rPr>
                        <w:t>behaviors,</w:t>
                      </w:r>
                      <w:r>
                        <w:rPr>
                          <w:color w:val="333333"/>
                          <w:spacing w:val="-3"/>
                        </w:rPr>
                        <w:t xml:space="preserve"> </w:t>
                      </w:r>
                      <w:r>
                        <w:rPr>
                          <w:color w:val="333333"/>
                        </w:rPr>
                        <w:t>child/physical</w:t>
                      </w:r>
                      <w:r>
                        <w:rPr>
                          <w:color w:val="333333"/>
                          <w:spacing w:val="-3"/>
                        </w:rPr>
                        <w:t xml:space="preserve"> </w:t>
                      </w:r>
                      <w:r>
                        <w:rPr>
                          <w:color w:val="333333"/>
                        </w:rPr>
                        <w:t>abuse,</w:t>
                      </w:r>
                      <w:r>
                        <w:rPr>
                          <w:color w:val="333333"/>
                          <w:spacing w:val="-4"/>
                        </w:rPr>
                        <w:t xml:space="preserve"> </w:t>
                      </w:r>
                      <w:r>
                        <w:rPr>
                          <w:color w:val="333333"/>
                        </w:rPr>
                        <w:t>or</w:t>
                      </w:r>
                      <w:r>
                        <w:rPr>
                          <w:color w:val="333333"/>
                          <w:spacing w:val="-3"/>
                        </w:rPr>
                        <w:t xml:space="preserve"> </w:t>
                      </w:r>
                      <w:r>
                        <w:rPr>
                          <w:color w:val="333333"/>
                        </w:rPr>
                        <w:t>immigration</w:t>
                      </w:r>
                      <w:r>
                        <w:rPr>
                          <w:color w:val="333333"/>
                          <w:spacing w:val="-3"/>
                        </w:rPr>
                        <w:t xml:space="preserve"> </w:t>
                      </w:r>
                      <w:r>
                        <w:rPr>
                          <w:color w:val="333333"/>
                          <w:spacing w:val="-2"/>
                        </w:rPr>
                        <w:t>status?</w:t>
                      </w:r>
                    </w:p>
                  </w:txbxContent>
                </v:textbox>
                <w10:wrap anchorx="page"/>
              </v:shape>
            </w:pict>
          </mc:Fallback>
        </mc:AlternateContent>
      </w:r>
    </w:p>
    <w:p w14:paraId="1A2F2839" w14:textId="77777777" w:rsidR="00814875" w:rsidRDefault="00EA5180">
      <w:pPr>
        <w:spacing w:before="273"/>
        <w:ind w:left="680"/>
        <w:rPr>
          <w:rFonts w:ascii="Times New Roman"/>
          <w:sz w:val="24"/>
        </w:rPr>
      </w:pPr>
      <w:r>
        <w:rPr>
          <w:rFonts w:ascii="Times New Roman"/>
          <w:color w:val="333333"/>
          <w:spacing w:val="-5"/>
          <w:sz w:val="24"/>
        </w:rPr>
        <w:t>No</w:t>
      </w:r>
    </w:p>
    <w:p w14:paraId="1E26D4CC" w14:textId="77777777" w:rsidR="00814875" w:rsidRDefault="00814875">
      <w:pPr>
        <w:rPr>
          <w:rFonts w:ascii="Times New Roman"/>
          <w:sz w:val="24"/>
        </w:rPr>
        <w:sectPr w:rsidR="00814875">
          <w:pgSz w:w="12240" w:h="15840"/>
          <w:pgMar w:top="580" w:right="720" w:bottom="460" w:left="720" w:header="170" w:footer="270" w:gutter="0"/>
          <w:cols w:space="720"/>
        </w:sectPr>
      </w:pPr>
    </w:p>
    <w:p w14:paraId="52BE5187" w14:textId="77777777" w:rsidR="00814875" w:rsidRDefault="00EA5180">
      <w:pPr>
        <w:pStyle w:val="ListParagraph"/>
        <w:numPr>
          <w:ilvl w:val="2"/>
          <w:numId w:val="4"/>
        </w:numPr>
        <w:tabs>
          <w:tab w:val="left" w:pos="1006"/>
        </w:tabs>
        <w:spacing w:before="96"/>
        <w:ind w:left="1006" w:hanging="626"/>
        <w:rPr>
          <w:sz w:val="20"/>
        </w:rPr>
      </w:pPr>
      <w:r>
        <w:rPr>
          <w:noProof/>
          <w:sz w:val="20"/>
        </w:rPr>
        <w:lastRenderedPageBreak/>
        <mc:AlternateContent>
          <mc:Choice Requires="wpg">
            <w:drawing>
              <wp:anchor distT="0" distB="0" distL="0" distR="0" simplePos="0" relativeHeight="486648320" behindDoc="1" locked="0" layoutInCell="1" allowOverlap="1" wp14:anchorId="0593D014" wp14:editId="12A23D33">
                <wp:simplePos x="0" y="0"/>
                <wp:positionH relativeFrom="page">
                  <wp:posOffset>527050</wp:posOffset>
                </wp:positionH>
                <wp:positionV relativeFrom="page">
                  <wp:posOffset>457200</wp:posOffset>
                </wp:positionV>
                <wp:extent cx="6705600" cy="875030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750300"/>
                          <a:chOff x="0" y="0"/>
                          <a:chExt cx="6705600" cy="8750300"/>
                        </a:xfrm>
                      </wpg:grpSpPr>
                      <wps:wsp>
                        <wps:cNvPr id="218" name="Graphic 218"/>
                        <wps:cNvSpPr/>
                        <wps:spPr>
                          <a:xfrm>
                            <a:off x="6350" y="43497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19" name="Graphic 219"/>
                        <wps:cNvSpPr/>
                        <wps:spPr>
                          <a:xfrm>
                            <a:off x="0" y="0"/>
                            <a:ext cx="6705600" cy="4356100"/>
                          </a:xfrm>
                          <a:custGeom>
                            <a:avLst/>
                            <a:gdLst/>
                            <a:ahLst/>
                            <a:cxnLst/>
                            <a:rect l="l" t="t" r="r" b="b"/>
                            <a:pathLst>
                              <a:path w="6705600" h="4356100">
                                <a:moveTo>
                                  <a:pt x="12700" y="0"/>
                                </a:moveTo>
                                <a:lnTo>
                                  <a:pt x="0" y="0"/>
                                </a:lnTo>
                                <a:lnTo>
                                  <a:pt x="0" y="4356100"/>
                                </a:lnTo>
                                <a:lnTo>
                                  <a:pt x="12700" y="4356100"/>
                                </a:lnTo>
                                <a:lnTo>
                                  <a:pt x="12700" y="0"/>
                                </a:lnTo>
                                <a:close/>
                              </a:path>
                              <a:path w="6705600" h="4356100">
                                <a:moveTo>
                                  <a:pt x="6705600" y="0"/>
                                </a:moveTo>
                                <a:lnTo>
                                  <a:pt x="6692900" y="0"/>
                                </a:lnTo>
                                <a:lnTo>
                                  <a:pt x="6692900" y="4356100"/>
                                </a:lnTo>
                                <a:lnTo>
                                  <a:pt x="6705600" y="4356100"/>
                                </a:lnTo>
                                <a:lnTo>
                                  <a:pt x="6705600" y="0"/>
                                </a:lnTo>
                                <a:close/>
                              </a:path>
                            </a:pathLst>
                          </a:custGeom>
                          <a:solidFill>
                            <a:srgbClr val="CCCCCC"/>
                          </a:solidFill>
                        </wps:spPr>
                        <wps:bodyPr wrap="square" lIns="0" tIns="0" rIns="0" bIns="0" rtlCol="0">
                          <a:prstTxWarp prst="textNoShape">
                            <a:avLst/>
                          </a:prstTxWarp>
                          <a:noAutofit/>
                        </wps:bodyPr>
                      </wps:wsp>
                      <wps:wsp>
                        <wps:cNvPr id="220" name="Graphic 220"/>
                        <wps:cNvSpPr/>
                        <wps:spPr>
                          <a:xfrm>
                            <a:off x="6350" y="4362449"/>
                            <a:ext cx="6692900" cy="4089400"/>
                          </a:xfrm>
                          <a:custGeom>
                            <a:avLst/>
                            <a:gdLst/>
                            <a:ahLst/>
                            <a:cxnLst/>
                            <a:rect l="l" t="t" r="r" b="b"/>
                            <a:pathLst>
                              <a:path w="6692900" h="4089400">
                                <a:moveTo>
                                  <a:pt x="6692900" y="4076700"/>
                                </a:moveTo>
                                <a:lnTo>
                                  <a:pt x="0" y="4076700"/>
                                </a:lnTo>
                                <a:lnTo>
                                  <a:pt x="0" y="4089400"/>
                                </a:lnTo>
                                <a:lnTo>
                                  <a:pt x="6692900" y="4089400"/>
                                </a:lnTo>
                                <a:lnTo>
                                  <a:pt x="6692900" y="4076700"/>
                                </a:lnTo>
                                <a:close/>
                              </a:path>
                              <a:path w="6692900" h="4089400">
                                <a:moveTo>
                                  <a:pt x="6692900" y="0"/>
                                </a:moveTo>
                                <a:lnTo>
                                  <a:pt x="0" y="0"/>
                                </a:lnTo>
                                <a:lnTo>
                                  <a:pt x="0" y="12700"/>
                                </a:lnTo>
                                <a:lnTo>
                                  <a:pt x="6692900" y="12700"/>
                                </a:lnTo>
                                <a:lnTo>
                                  <a:pt x="6692900" y="0"/>
                                </a:lnTo>
                                <a:close/>
                              </a:path>
                            </a:pathLst>
                          </a:custGeom>
                          <a:solidFill>
                            <a:srgbClr val="CCCCCC"/>
                          </a:solidFill>
                        </wps:spPr>
                        <wps:bodyPr wrap="square" lIns="0" tIns="0" rIns="0" bIns="0" rtlCol="0">
                          <a:prstTxWarp prst="textNoShape">
                            <a:avLst/>
                          </a:prstTxWarp>
                          <a:noAutofit/>
                        </wps:bodyPr>
                      </wps:wsp>
                      <wps:wsp>
                        <wps:cNvPr id="221" name="Graphic 221"/>
                        <wps:cNvSpPr/>
                        <wps:spPr>
                          <a:xfrm>
                            <a:off x="6350" y="4368800"/>
                            <a:ext cx="6692900" cy="4076700"/>
                          </a:xfrm>
                          <a:custGeom>
                            <a:avLst/>
                            <a:gdLst/>
                            <a:ahLst/>
                            <a:cxnLst/>
                            <a:rect l="l" t="t" r="r" b="b"/>
                            <a:pathLst>
                              <a:path w="6692900" h="4076700">
                                <a:moveTo>
                                  <a:pt x="0" y="0"/>
                                </a:moveTo>
                                <a:lnTo>
                                  <a:pt x="0" y="4076700"/>
                                </a:lnTo>
                              </a:path>
                              <a:path w="6692900" h="4076700">
                                <a:moveTo>
                                  <a:pt x="6692900" y="0"/>
                                </a:moveTo>
                                <a:lnTo>
                                  <a:pt x="6692900" y="4076700"/>
                                </a:lnTo>
                              </a:path>
                            </a:pathLst>
                          </a:custGeom>
                          <a:ln w="12700">
                            <a:solidFill>
                              <a:srgbClr val="CCCCCC"/>
                            </a:solidFill>
                            <a:prstDash val="solid"/>
                          </a:ln>
                        </wps:spPr>
                        <wps:bodyPr wrap="square" lIns="0" tIns="0" rIns="0" bIns="0" rtlCol="0">
                          <a:prstTxWarp prst="textNoShape">
                            <a:avLst/>
                          </a:prstTxWarp>
                          <a:noAutofit/>
                        </wps:bodyPr>
                      </wps:wsp>
                      <wps:wsp>
                        <wps:cNvPr id="222" name="Graphic 222"/>
                        <wps:cNvSpPr/>
                        <wps:spPr>
                          <a:xfrm>
                            <a:off x="6350" y="84518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23" name="Graphic 223"/>
                        <wps:cNvSpPr/>
                        <wps:spPr>
                          <a:xfrm>
                            <a:off x="6350" y="8458200"/>
                            <a:ext cx="6692900" cy="292100"/>
                          </a:xfrm>
                          <a:custGeom>
                            <a:avLst/>
                            <a:gdLst/>
                            <a:ahLst/>
                            <a:cxnLst/>
                            <a:rect l="l" t="t" r="r" b="b"/>
                            <a:pathLst>
                              <a:path w="6692900" h="292100">
                                <a:moveTo>
                                  <a:pt x="0" y="0"/>
                                </a:moveTo>
                                <a:lnTo>
                                  <a:pt x="0" y="292100"/>
                                </a:lnTo>
                              </a:path>
                              <a:path w="6692900" h="292100">
                                <a:moveTo>
                                  <a:pt x="6692900" y="0"/>
                                </a:moveTo>
                                <a:lnTo>
                                  <a:pt x="6692900" y="2921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7EFBC5E8" id="Group 217" o:spid="_x0000_s1026" style="position:absolute;margin-left:41.5pt;margin-top:36pt;width:528pt;height:689pt;z-index:-16668160;mso-wrap-distance-left:0;mso-wrap-distance-right:0;mso-position-horizontal-relative:page;mso-position-vertical-relative:page" coordsize="67056,87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">
                <v:shape id="Graphic 218" o:spid="_x0000_s1027" style="position:absolute;left:63;top:43497;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" path="m,12700r6692900,l6692900,,,,,12700xe" fillcolor="#ccc" stroked="f">
                  <v:path arrowok="t"/>
                </v:shape>
                <v:shape id="Graphic 219" o:spid="_x0000_s1028" style="position:absolute;width:67056;height:43561;visibility:visible;mso-wrap-style:square;v-text-anchor:top" coordsize="6705600,435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" path="m12700,l,,,4356100r12700,l12700,xem6705600,r-12700,l6692900,4356100r12700,l6705600,xe" fillcolor="#ccc" stroked="f">
                  <v:path arrowok="t"/>
                </v:shape>
                <v:shape id="Graphic 220" o:spid="_x0000_s1029" style="position:absolute;left:63;top:43624;width:66929;height:40894;visibility:visible;mso-wrap-style:square;v-text-anchor:top" coordsize="6692900,408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" path="m6692900,4076700l,4076700r,12700l6692900,4089400r,-12700xem6692900,l,,,12700r6692900,l6692900,xe" fillcolor="#ccc" stroked="f">
                  <v:path arrowok="t"/>
                </v:shape>
                <v:shape id="Graphic 221" o:spid="_x0000_s1030" style="position:absolute;left:63;top:43688;width:66929;height:40767;visibility:visible;mso-wrap-style:square;v-text-anchor:top" coordsize="6692900,407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" path="m,l,4076700em6692900,r,4076700e" filled="f" strokecolor="#ccc" strokeweight="1pt">
                  <v:path arrowok="t"/>
                </v:shape>
                <v:shape id="Graphic 222" o:spid="_x0000_s1031" style="position:absolute;left:63;top:84518;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" path="m,12700r6692900,l6692900,,,,,12700xe" fillcolor="#ccc" stroked="f">
                  <v:path arrowok="t"/>
                </v:shape>
                <v:shape id="Graphic 223" o:spid="_x0000_s1032" style="position:absolute;left:63;top:84582;width:66929;height:2921;visibility:visible;mso-wrap-style:square;v-text-anchor:top" coordsize="66929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" path="m,l,292100em6692900,r,292100e" filled="f" strokecolor="#ccc" strokeweight="1pt">
                  <v:path arrowok="t"/>
                </v:shape>
                <w10:wrap anchorx="page" anchory="page"/>
              </v:group>
            </w:pict>
          </mc:Fallback>
        </mc:AlternateContent>
      </w:r>
      <w:r>
        <w:rPr>
          <w:noProof/>
          <w:sz w:val="20"/>
        </w:rPr>
        <mc:AlternateContent>
          <mc:Choice Requires="wpg">
            <w:drawing>
              <wp:anchor distT="0" distB="0" distL="0" distR="0" simplePos="0" relativeHeight="15764992" behindDoc="0" locked="0" layoutInCell="1" allowOverlap="1" wp14:anchorId="75128E43" wp14:editId="63E89E25">
                <wp:simplePos x="0" y="0"/>
                <wp:positionH relativeFrom="page">
                  <wp:posOffset>1155700</wp:posOffset>
                </wp:positionH>
                <wp:positionV relativeFrom="paragraph">
                  <wp:posOffset>78655</wp:posOffset>
                </wp:positionV>
                <wp:extent cx="5778500" cy="2133600"/>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133600"/>
                          <a:chOff x="0" y="0"/>
                          <a:chExt cx="5778500" cy="2133600"/>
                        </a:xfrm>
                      </wpg:grpSpPr>
                      <wps:wsp>
                        <wps:cNvPr id="225" name="Graphic 225"/>
                        <wps:cNvSpPr/>
                        <wps:spPr>
                          <a:xfrm>
                            <a:off x="0" y="0"/>
                            <a:ext cx="5778500" cy="2133600"/>
                          </a:xfrm>
                          <a:custGeom>
                            <a:avLst/>
                            <a:gdLst/>
                            <a:ahLst/>
                            <a:cxnLst/>
                            <a:rect l="l" t="t" r="r" b="b"/>
                            <a:pathLst>
                              <a:path w="5778500" h="2133600">
                                <a:moveTo>
                                  <a:pt x="5778500" y="0"/>
                                </a:moveTo>
                                <a:lnTo>
                                  <a:pt x="0" y="0"/>
                                </a:lnTo>
                                <a:lnTo>
                                  <a:pt x="0" y="2133600"/>
                                </a:lnTo>
                                <a:lnTo>
                                  <a:pt x="5778500" y="2133600"/>
                                </a:lnTo>
                                <a:lnTo>
                                  <a:pt x="5778500" y="0"/>
                                </a:lnTo>
                                <a:close/>
                              </a:path>
                            </a:pathLst>
                          </a:custGeom>
                          <a:solidFill>
                            <a:srgbClr val="DFEBF4"/>
                          </a:solidFill>
                        </wps:spPr>
                        <wps:bodyPr wrap="square" lIns="0" tIns="0" rIns="0" bIns="0" rtlCol="0">
                          <a:prstTxWarp prst="textNoShape">
                            <a:avLst/>
                          </a:prstTxWarp>
                          <a:noAutofit/>
                        </wps:bodyPr>
                      </wps:wsp>
                      <wps:wsp>
                        <wps:cNvPr id="226" name="Graphic 226"/>
                        <wps:cNvSpPr/>
                        <wps:spPr>
                          <a:xfrm>
                            <a:off x="520700" y="1523999"/>
                            <a:ext cx="50800" cy="469900"/>
                          </a:xfrm>
                          <a:custGeom>
                            <a:avLst/>
                            <a:gdLst/>
                            <a:ahLst/>
                            <a:cxnLst/>
                            <a:rect l="l" t="t" r="r" b="b"/>
                            <a:pathLst>
                              <a:path w="50800" h="469900">
                                <a:moveTo>
                                  <a:pt x="50800" y="444500"/>
                                </a:moveTo>
                                <a:lnTo>
                                  <a:pt x="48793" y="434644"/>
                                </a:lnTo>
                                <a:lnTo>
                                  <a:pt x="43332" y="426567"/>
                                </a:lnTo>
                                <a:lnTo>
                                  <a:pt x="35255" y="421106"/>
                                </a:lnTo>
                                <a:lnTo>
                                  <a:pt x="25400" y="419100"/>
                                </a:lnTo>
                                <a:lnTo>
                                  <a:pt x="15532" y="421106"/>
                                </a:lnTo>
                                <a:lnTo>
                                  <a:pt x="7454" y="426567"/>
                                </a:lnTo>
                                <a:lnTo>
                                  <a:pt x="1993" y="434644"/>
                                </a:lnTo>
                                <a:lnTo>
                                  <a:pt x="0" y="444500"/>
                                </a:lnTo>
                                <a:lnTo>
                                  <a:pt x="1993" y="454367"/>
                                </a:lnTo>
                                <a:lnTo>
                                  <a:pt x="7454" y="462445"/>
                                </a:lnTo>
                                <a:lnTo>
                                  <a:pt x="15532" y="467906"/>
                                </a:lnTo>
                                <a:lnTo>
                                  <a:pt x="25400" y="469900"/>
                                </a:lnTo>
                                <a:lnTo>
                                  <a:pt x="35255" y="467906"/>
                                </a:lnTo>
                                <a:lnTo>
                                  <a:pt x="43332" y="462445"/>
                                </a:lnTo>
                                <a:lnTo>
                                  <a:pt x="48793" y="454367"/>
                                </a:lnTo>
                                <a:lnTo>
                                  <a:pt x="50800" y="444500"/>
                                </a:lnTo>
                                <a:close/>
                              </a:path>
                              <a:path w="50800" h="4699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469900">
                                <a:moveTo>
                                  <a:pt x="50800" y="165100"/>
                                </a:moveTo>
                                <a:lnTo>
                                  <a:pt x="48793" y="155244"/>
                                </a:lnTo>
                                <a:lnTo>
                                  <a:pt x="43332" y="147167"/>
                                </a:lnTo>
                                <a:lnTo>
                                  <a:pt x="35255" y="141706"/>
                                </a:lnTo>
                                <a:lnTo>
                                  <a:pt x="25400" y="139700"/>
                                </a:lnTo>
                                <a:lnTo>
                                  <a:pt x="15532" y="141706"/>
                                </a:lnTo>
                                <a:lnTo>
                                  <a:pt x="7454" y="147167"/>
                                </a:lnTo>
                                <a:lnTo>
                                  <a:pt x="1993" y="155244"/>
                                </a:lnTo>
                                <a:lnTo>
                                  <a:pt x="0" y="165100"/>
                                </a:lnTo>
                                <a:lnTo>
                                  <a:pt x="1993" y="174967"/>
                                </a:lnTo>
                                <a:lnTo>
                                  <a:pt x="7454" y="183045"/>
                                </a:lnTo>
                                <a:lnTo>
                                  <a:pt x="15532" y="188506"/>
                                </a:lnTo>
                                <a:lnTo>
                                  <a:pt x="25400" y="190500"/>
                                </a:lnTo>
                                <a:lnTo>
                                  <a:pt x="35255" y="188506"/>
                                </a:lnTo>
                                <a:lnTo>
                                  <a:pt x="43332" y="183045"/>
                                </a:lnTo>
                                <a:lnTo>
                                  <a:pt x="48793" y="174967"/>
                                </a:lnTo>
                                <a:lnTo>
                                  <a:pt x="50800" y="165100"/>
                                </a:lnTo>
                                <a:close/>
                              </a:path>
                              <a:path w="50800" h="4699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s:wsp>
                        <wps:cNvPr id="227" name="Textbox 227"/>
                        <wps:cNvSpPr txBox="1"/>
                        <wps:spPr>
                          <a:xfrm>
                            <a:off x="0" y="0"/>
                            <a:ext cx="5778500" cy="2133600"/>
                          </a:xfrm>
                          <a:prstGeom prst="rect">
                            <a:avLst/>
                          </a:prstGeom>
                        </wps:spPr>
                        <wps:txbx>
                          <w:txbxContent>
                            <w:p w14:paraId="30C3EC1C" w14:textId="77777777" w:rsidR="00814875" w:rsidRDefault="00EA5180">
                              <w:pPr>
                                <w:spacing w:line="197" w:lineRule="exact"/>
                                <w:rPr>
                                  <w:sz w:val="20"/>
                                </w:rPr>
                              </w:pPr>
                              <w:r>
                                <w:rPr>
                                  <w:color w:val="333333"/>
                                  <w:sz w:val="20"/>
                                </w:rPr>
                                <w:t>Do</w:t>
                              </w:r>
                              <w:r>
                                <w:rPr>
                                  <w:color w:val="333333"/>
                                  <w:spacing w:val="-4"/>
                                  <w:sz w:val="20"/>
                                </w:rPr>
                                <w:t xml:space="preserve"> </w:t>
                              </w:r>
                              <w:r>
                                <w:rPr>
                                  <w:color w:val="333333"/>
                                  <w:sz w:val="20"/>
                                </w:rPr>
                                <w:t>you</w:t>
                              </w:r>
                              <w:r>
                                <w:rPr>
                                  <w:color w:val="333333"/>
                                  <w:spacing w:val="-1"/>
                                  <w:sz w:val="20"/>
                                </w:rPr>
                                <w:t xml:space="preserve"> </w:t>
                              </w:r>
                              <w:r>
                                <w:rPr>
                                  <w:color w:val="333333"/>
                                  <w:sz w:val="20"/>
                                </w:rPr>
                                <w:t>plan</w:t>
                              </w:r>
                              <w:r>
                                <w:rPr>
                                  <w:color w:val="333333"/>
                                  <w:spacing w:val="-1"/>
                                  <w:sz w:val="20"/>
                                </w:rPr>
                                <w:t xml:space="preserve"> </w:t>
                              </w:r>
                              <w:r>
                                <w:rPr>
                                  <w:color w:val="333333"/>
                                  <w:sz w:val="20"/>
                                </w:rPr>
                                <w:t>to</w:t>
                              </w:r>
                              <w:r>
                                <w:rPr>
                                  <w:color w:val="333333"/>
                                  <w:spacing w:val="-1"/>
                                  <w:sz w:val="20"/>
                                </w:rPr>
                                <w:t xml:space="preserve"> </w:t>
                              </w:r>
                              <w:r>
                                <w:rPr>
                                  <w:color w:val="333333"/>
                                  <w:sz w:val="20"/>
                                </w:rPr>
                                <w:t>obtain</w:t>
                              </w:r>
                              <w:r>
                                <w:rPr>
                                  <w:color w:val="333333"/>
                                  <w:spacing w:val="-1"/>
                                  <w:sz w:val="20"/>
                                </w:rPr>
                                <w:t xml:space="preserve"> </w:t>
                              </w:r>
                              <w:r>
                                <w:rPr>
                                  <w:color w:val="333333"/>
                                  <w:sz w:val="20"/>
                                </w:rPr>
                                <w:t>a</w:t>
                              </w:r>
                              <w:r>
                                <w:rPr>
                                  <w:color w:val="333333"/>
                                  <w:spacing w:val="-1"/>
                                  <w:sz w:val="20"/>
                                </w:rPr>
                                <w:t xml:space="preserve"> </w:t>
                              </w:r>
                              <w:r>
                                <w:rPr>
                                  <w:color w:val="333333"/>
                                  <w:sz w:val="20"/>
                                </w:rPr>
                                <w:t>federal</w:t>
                              </w:r>
                              <w:r>
                                <w:rPr>
                                  <w:color w:val="333333"/>
                                  <w:spacing w:val="-1"/>
                                  <w:sz w:val="20"/>
                                </w:rPr>
                                <w:t xml:space="preserve"> </w:t>
                              </w:r>
                              <w:r>
                                <w:rPr>
                                  <w:color w:val="333333"/>
                                  <w:sz w:val="20"/>
                                </w:rPr>
                                <w:t>Certificate</w:t>
                              </w:r>
                              <w:r>
                                <w:rPr>
                                  <w:color w:val="333333"/>
                                  <w:spacing w:val="-1"/>
                                  <w:sz w:val="20"/>
                                </w:rPr>
                                <w:t xml:space="preserve"> </w:t>
                              </w:r>
                              <w:r>
                                <w:rPr>
                                  <w:color w:val="333333"/>
                                  <w:sz w:val="20"/>
                                </w:rPr>
                                <w:t>of</w:t>
                              </w:r>
                              <w:r>
                                <w:rPr>
                                  <w:color w:val="333333"/>
                                  <w:spacing w:val="-2"/>
                                  <w:sz w:val="20"/>
                                </w:rPr>
                                <w:t xml:space="preserve"> </w:t>
                              </w:r>
                              <w:r>
                                <w:rPr>
                                  <w:color w:val="333333"/>
                                  <w:sz w:val="20"/>
                                </w:rPr>
                                <w:t>Confidentiality</w:t>
                              </w:r>
                              <w:r>
                                <w:rPr>
                                  <w:color w:val="333333"/>
                                  <w:spacing w:val="-1"/>
                                  <w:sz w:val="20"/>
                                </w:rPr>
                                <w:t xml:space="preserve"> </w:t>
                              </w:r>
                              <w:r>
                                <w:rPr>
                                  <w:color w:val="333333"/>
                                  <w:sz w:val="20"/>
                                </w:rPr>
                                <w:t>for</w:t>
                              </w:r>
                              <w:r>
                                <w:rPr>
                                  <w:color w:val="333333"/>
                                  <w:spacing w:val="-1"/>
                                  <w:sz w:val="20"/>
                                </w:rPr>
                                <w:t xml:space="preserve"> </w:t>
                              </w:r>
                              <w:r>
                                <w:rPr>
                                  <w:color w:val="333333"/>
                                  <w:sz w:val="20"/>
                                </w:rPr>
                                <w:t>this</w:t>
                              </w:r>
                              <w:r>
                                <w:rPr>
                                  <w:color w:val="333333"/>
                                  <w:spacing w:val="-1"/>
                                  <w:sz w:val="20"/>
                                </w:rPr>
                                <w:t xml:space="preserve"> </w:t>
                              </w:r>
                              <w:r>
                                <w:rPr>
                                  <w:color w:val="333333"/>
                                  <w:sz w:val="20"/>
                                </w:rPr>
                                <w:t>study?</w:t>
                              </w:r>
                              <w:r>
                                <w:rPr>
                                  <w:color w:val="333333"/>
                                  <w:spacing w:val="-1"/>
                                  <w:sz w:val="20"/>
                                </w:rPr>
                                <w:t xml:space="preserve"> </w:t>
                              </w:r>
                              <w:r>
                                <w:rPr>
                                  <w:color w:val="333333"/>
                                  <w:sz w:val="20"/>
                                </w:rPr>
                                <w:t>If</w:t>
                              </w:r>
                              <w:r>
                                <w:rPr>
                                  <w:color w:val="333333"/>
                                  <w:spacing w:val="-1"/>
                                  <w:sz w:val="20"/>
                                </w:rPr>
                                <w:t xml:space="preserve"> </w:t>
                              </w:r>
                              <w:r>
                                <w:rPr>
                                  <w:color w:val="333333"/>
                                  <w:sz w:val="20"/>
                                </w:rPr>
                                <w:t>your</w:t>
                              </w:r>
                              <w:r>
                                <w:rPr>
                                  <w:color w:val="333333"/>
                                  <w:spacing w:val="-1"/>
                                  <w:sz w:val="20"/>
                                </w:rPr>
                                <w:t xml:space="preserve"> </w:t>
                              </w:r>
                              <w:r>
                                <w:rPr>
                                  <w:color w:val="333333"/>
                                  <w:sz w:val="20"/>
                                </w:rPr>
                                <w:t>Sponsor</w:t>
                              </w:r>
                              <w:r>
                                <w:rPr>
                                  <w:color w:val="333333"/>
                                  <w:spacing w:val="-1"/>
                                  <w:sz w:val="20"/>
                                </w:rPr>
                                <w:t xml:space="preserve"> </w:t>
                              </w:r>
                              <w:r>
                                <w:rPr>
                                  <w:color w:val="333333"/>
                                  <w:sz w:val="20"/>
                                </w:rPr>
                                <w:t>will</w:t>
                              </w:r>
                              <w:r>
                                <w:rPr>
                                  <w:color w:val="333333"/>
                                  <w:spacing w:val="-1"/>
                                  <w:sz w:val="20"/>
                                </w:rPr>
                                <w:t xml:space="preserve"> </w:t>
                              </w:r>
                              <w:r>
                                <w:rPr>
                                  <w:color w:val="333333"/>
                                  <w:spacing w:val="-2"/>
                                  <w:sz w:val="20"/>
                                </w:rPr>
                                <w:t>obtain</w:t>
                              </w:r>
                            </w:p>
                            <w:p w14:paraId="6745B520" w14:textId="77777777" w:rsidR="00814875" w:rsidRDefault="00EA5180">
                              <w:pPr>
                                <w:spacing w:before="2" w:line="230" w:lineRule="auto"/>
                                <w:ind w:right="107"/>
                                <w:rPr>
                                  <w:sz w:val="20"/>
                                </w:rPr>
                              </w:pPr>
                              <w:r>
                                <w:rPr>
                                  <w:color w:val="333333"/>
                                  <w:sz w:val="20"/>
                                </w:rPr>
                                <w:t>or</w:t>
                              </w:r>
                              <w:r>
                                <w:rPr>
                                  <w:color w:val="333333"/>
                                  <w:spacing w:val="-3"/>
                                  <w:sz w:val="20"/>
                                </w:rPr>
                                <w:t xml:space="preserve"> </w:t>
                              </w:r>
                              <w:r>
                                <w:rPr>
                                  <w:color w:val="333333"/>
                                  <w:sz w:val="20"/>
                                </w:rPr>
                                <w:t>has</w:t>
                              </w:r>
                              <w:r>
                                <w:rPr>
                                  <w:color w:val="333333"/>
                                  <w:spacing w:val="-3"/>
                                  <w:sz w:val="20"/>
                                </w:rPr>
                                <w:t xml:space="preserve"> </w:t>
                              </w:r>
                              <w:r>
                                <w:rPr>
                                  <w:color w:val="333333"/>
                                  <w:sz w:val="20"/>
                                </w:rPr>
                                <w:t>already</w:t>
                              </w:r>
                              <w:r>
                                <w:rPr>
                                  <w:color w:val="333333"/>
                                  <w:spacing w:val="-3"/>
                                  <w:sz w:val="20"/>
                                </w:rPr>
                                <w:t xml:space="preserve"> </w:t>
                              </w:r>
                              <w:r>
                                <w:rPr>
                                  <w:color w:val="333333"/>
                                  <w:sz w:val="20"/>
                                </w:rPr>
                                <w:t>obtained</w:t>
                              </w:r>
                              <w:r>
                                <w:rPr>
                                  <w:color w:val="333333"/>
                                  <w:spacing w:val="-3"/>
                                  <w:sz w:val="20"/>
                                </w:rPr>
                                <w:t xml:space="preserve"> </w:t>
                              </w:r>
                              <w:r>
                                <w:rPr>
                                  <w:color w:val="333333"/>
                                  <w:sz w:val="20"/>
                                </w:rPr>
                                <w:t>a</w:t>
                              </w:r>
                              <w:r>
                                <w:rPr>
                                  <w:color w:val="333333"/>
                                  <w:spacing w:val="-3"/>
                                  <w:sz w:val="20"/>
                                </w:rPr>
                                <w:t xml:space="preserve"> </w:t>
                              </w:r>
                              <w:r>
                                <w:rPr>
                                  <w:color w:val="333333"/>
                                  <w:sz w:val="20"/>
                                </w:rPr>
                                <w:t>Certificate</w:t>
                              </w:r>
                              <w:r>
                                <w:rPr>
                                  <w:color w:val="333333"/>
                                  <w:spacing w:val="-3"/>
                                  <w:sz w:val="20"/>
                                </w:rPr>
                                <w:t xml:space="preserve"> </w:t>
                              </w:r>
                              <w:r>
                                <w:rPr>
                                  <w:color w:val="333333"/>
                                  <w:sz w:val="20"/>
                                </w:rPr>
                                <w:t>of</w:t>
                              </w:r>
                              <w:r>
                                <w:rPr>
                                  <w:color w:val="333333"/>
                                  <w:spacing w:val="-3"/>
                                  <w:sz w:val="20"/>
                                </w:rPr>
                                <w:t xml:space="preserve"> </w:t>
                              </w:r>
                              <w:r>
                                <w:rPr>
                                  <w:color w:val="333333"/>
                                  <w:sz w:val="20"/>
                                </w:rPr>
                                <w:t>Confidentiality,</w:t>
                              </w:r>
                              <w:r>
                                <w:rPr>
                                  <w:color w:val="333333"/>
                                  <w:spacing w:val="-3"/>
                                  <w:sz w:val="20"/>
                                </w:rPr>
                                <w:t xml:space="preserve"> </w:t>
                              </w:r>
                              <w:r>
                                <w:rPr>
                                  <w:color w:val="333333"/>
                                  <w:sz w:val="20"/>
                                </w:rPr>
                                <w:t>please</w:t>
                              </w:r>
                              <w:r>
                                <w:rPr>
                                  <w:color w:val="333333"/>
                                  <w:spacing w:val="-3"/>
                                  <w:sz w:val="20"/>
                                </w:rPr>
                                <w:t xml:space="preserve"> </w:t>
                              </w:r>
                              <w:r>
                                <w:rPr>
                                  <w:color w:val="333333"/>
                                  <w:sz w:val="20"/>
                                </w:rPr>
                                <w:t>select</w:t>
                              </w:r>
                              <w:r>
                                <w:rPr>
                                  <w:color w:val="333333"/>
                                  <w:spacing w:val="-3"/>
                                  <w:sz w:val="20"/>
                                </w:rPr>
                                <w:t xml:space="preserve"> </w:t>
                              </w:r>
                              <w:r>
                                <w:rPr>
                                  <w:color w:val="333333"/>
                                  <w:sz w:val="20"/>
                                </w:rPr>
                                <w:t>"Yes".</w:t>
                              </w:r>
                              <w:r>
                                <w:rPr>
                                  <w:color w:val="333333"/>
                                  <w:spacing w:val="-3"/>
                                  <w:sz w:val="20"/>
                                </w:rPr>
                                <w:t xml:space="preserve"> </w:t>
                              </w:r>
                              <w:r>
                                <w:rPr>
                                  <w:color w:val="333333"/>
                                  <w:sz w:val="20"/>
                                </w:rPr>
                                <w:t>You</w:t>
                              </w:r>
                              <w:r>
                                <w:rPr>
                                  <w:color w:val="333333"/>
                                  <w:spacing w:val="-3"/>
                                  <w:sz w:val="20"/>
                                </w:rPr>
                                <w:t xml:space="preserve"> </w:t>
                              </w:r>
                              <w:r>
                                <w:rPr>
                                  <w:color w:val="333333"/>
                                  <w:sz w:val="20"/>
                                </w:rPr>
                                <w:t>should</w:t>
                              </w:r>
                              <w:r>
                                <w:rPr>
                                  <w:color w:val="333333"/>
                                  <w:spacing w:val="-3"/>
                                  <w:sz w:val="20"/>
                                </w:rPr>
                                <w:t xml:space="preserve"> </w:t>
                              </w:r>
                              <w:r>
                                <w:rPr>
                                  <w:color w:val="333333"/>
                                  <w:sz w:val="20"/>
                                </w:rPr>
                                <w:t>also</w:t>
                              </w:r>
                              <w:r>
                                <w:rPr>
                                  <w:color w:val="333333"/>
                                  <w:spacing w:val="-3"/>
                                  <w:sz w:val="20"/>
                                </w:rPr>
                                <w:t xml:space="preserve"> </w:t>
                              </w:r>
                              <w:r>
                                <w:rPr>
                                  <w:color w:val="333333"/>
                                  <w:sz w:val="20"/>
                                </w:rPr>
                                <w:t>select “Yes” if your study is NIH funded and has been issued a CoC under the</w:t>
                              </w:r>
                              <w:r>
                                <w:rPr>
                                  <w:color w:val="333333"/>
                                  <w:spacing w:val="30"/>
                                  <w:sz w:val="20"/>
                                </w:rPr>
                                <w:t xml:space="preserve"> </w:t>
                              </w:r>
                              <w:hyperlink r:id="rId39">
                                <w:r>
                                  <w:rPr>
                                    <w:color w:val="0000FF"/>
                                    <w:sz w:val="20"/>
                                    <w:u w:val="single" w:color="0000FF"/>
                                  </w:rPr>
                                  <w:t>updated NIH policy.</w:t>
                                </w:r>
                              </w:hyperlink>
                            </w:p>
                            <w:p w14:paraId="78428D59" w14:textId="77777777" w:rsidR="00814875" w:rsidRDefault="00EA5180">
                              <w:pPr>
                                <w:spacing w:before="219" w:line="230" w:lineRule="auto"/>
                                <w:rPr>
                                  <w:sz w:val="20"/>
                                </w:rPr>
                              </w:pPr>
                              <w:r>
                                <w:rPr>
                                  <w:color w:val="333333"/>
                                  <w:sz w:val="20"/>
                                </w:rPr>
                                <w:t xml:space="preserve">NOTE: Investigators utilizing ANY federal funding to conduct this research should review the </w:t>
                              </w:r>
                              <w:hyperlink r:id="rId40">
                                <w:r>
                                  <w:rPr>
                                    <w:color w:val="0000FF"/>
                                    <w:sz w:val="20"/>
                                    <w:u w:val="single" w:color="0000FF"/>
                                  </w:rPr>
                                  <w:t>COC</w:t>
                                </w:r>
                              </w:hyperlink>
                              <w:r>
                                <w:rPr>
                                  <w:color w:val="0000FF"/>
                                  <w:sz w:val="20"/>
                                </w:rPr>
                                <w:t xml:space="preserve"> </w:t>
                              </w:r>
                              <w:hyperlink r:id="rId41">
                                <w:r>
                                  <w:rPr>
                                    <w:color w:val="0000FF"/>
                                    <w:sz w:val="20"/>
                                    <w:u w:val="single" w:color="0000FF"/>
                                  </w:rPr>
                                  <w:t>website</w:t>
                                </w:r>
                              </w:hyperlink>
                              <w:r>
                                <w:rPr>
                                  <w:color w:val="0000FF"/>
                                  <w:spacing w:val="-1"/>
                                  <w:sz w:val="20"/>
                                </w:rPr>
                                <w:t xml:space="preserve"> </w:t>
                              </w:r>
                              <w:r>
                                <w:rPr>
                                  <w:color w:val="333333"/>
                                  <w:sz w:val="20"/>
                                </w:rPr>
                                <w:t>to</w:t>
                              </w:r>
                              <w:r>
                                <w:rPr>
                                  <w:color w:val="333333"/>
                                  <w:spacing w:val="-3"/>
                                  <w:sz w:val="20"/>
                                </w:rPr>
                                <w:t xml:space="preserve"> </w:t>
                              </w:r>
                              <w:r>
                                <w:rPr>
                                  <w:color w:val="333333"/>
                                  <w:sz w:val="20"/>
                                </w:rPr>
                                <w:t>determine</w:t>
                              </w:r>
                              <w:r>
                                <w:rPr>
                                  <w:color w:val="333333"/>
                                  <w:spacing w:val="-3"/>
                                  <w:sz w:val="20"/>
                                </w:rPr>
                                <w:t xml:space="preserve"> </w:t>
                              </w:r>
                              <w:r>
                                <w:rPr>
                                  <w:color w:val="333333"/>
                                  <w:sz w:val="20"/>
                                </w:rPr>
                                <w:t>if</w:t>
                              </w:r>
                              <w:r>
                                <w:rPr>
                                  <w:color w:val="333333"/>
                                  <w:spacing w:val="-3"/>
                                  <w:sz w:val="20"/>
                                </w:rPr>
                                <w:t xml:space="preserve"> </w:t>
                              </w:r>
                              <w:r>
                                <w:rPr>
                                  <w:color w:val="333333"/>
                                  <w:sz w:val="20"/>
                                </w:rPr>
                                <w:t>their</w:t>
                              </w:r>
                              <w:r>
                                <w:rPr>
                                  <w:color w:val="333333"/>
                                  <w:spacing w:val="-3"/>
                                  <w:sz w:val="20"/>
                                </w:rPr>
                                <w:t xml:space="preserve"> </w:t>
                              </w:r>
                              <w:r>
                                <w:rPr>
                                  <w:color w:val="333333"/>
                                  <w:sz w:val="20"/>
                                </w:rPr>
                                <w:t>funding</w:t>
                              </w:r>
                              <w:r>
                                <w:rPr>
                                  <w:color w:val="333333"/>
                                  <w:spacing w:val="-3"/>
                                  <w:sz w:val="20"/>
                                </w:rPr>
                                <w:t xml:space="preserve"> </w:t>
                              </w:r>
                              <w:r>
                                <w:rPr>
                                  <w:color w:val="333333"/>
                                  <w:sz w:val="20"/>
                                </w:rPr>
                                <w:t>agency</w:t>
                              </w:r>
                              <w:r>
                                <w:rPr>
                                  <w:color w:val="333333"/>
                                  <w:spacing w:val="-3"/>
                                  <w:sz w:val="20"/>
                                </w:rPr>
                                <w:t xml:space="preserve"> </w:t>
                              </w:r>
                              <w:r>
                                <w:rPr>
                                  <w:color w:val="333333"/>
                                  <w:sz w:val="20"/>
                                </w:rPr>
                                <w:t>issues</w:t>
                              </w:r>
                              <w:r>
                                <w:rPr>
                                  <w:color w:val="333333"/>
                                  <w:spacing w:val="-3"/>
                                  <w:sz w:val="20"/>
                                </w:rPr>
                                <w:t xml:space="preserve"> </w:t>
                              </w:r>
                              <w:r>
                                <w:rPr>
                                  <w:color w:val="333333"/>
                                  <w:sz w:val="20"/>
                                </w:rPr>
                                <w:t>COCs</w:t>
                              </w:r>
                              <w:r>
                                <w:rPr>
                                  <w:color w:val="333333"/>
                                  <w:spacing w:val="-3"/>
                                  <w:sz w:val="20"/>
                                </w:rPr>
                                <w:t xml:space="preserve"> </w:t>
                              </w:r>
                              <w:r>
                                <w:rPr>
                                  <w:color w:val="333333"/>
                                  <w:sz w:val="20"/>
                                </w:rPr>
                                <w:t>automatically</w:t>
                              </w:r>
                              <w:r>
                                <w:rPr>
                                  <w:color w:val="333333"/>
                                  <w:spacing w:val="-3"/>
                                  <w:sz w:val="20"/>
                                </w:rPr>
                                <w:t xml:space="preserve"> </w:t>
                              </w:r>
                              <w:r>
                                <w:rPr>
                                  <w:color w:val="333333"/>
                                  <w:sz w:val="20"/>
                                </w:rPr>
                                <w:t>(as</w:t>
                              </w:r>
                              <w:r>
                                <w:rPr>
                                  <w:color w:val="333333"/>
                                  <w:spacing w:val="-3"/>
                                  <w:sz w:val="20"/>
                                </w:rPr>
                                <w:t xml:space="preserve"> </w:t>
                              </w:r>
                              <w:r>
                                <w:rPr>
                                  <w:color w:val="333333"/>
                                  <w:sz w:val="20"/>
                                </w:rPr>
                                <w:t>the</w:t>
                              </w:r>
                              <w:r>
                                <w:rPr>
                                  <w:color w:val="333333"/>
                                  <w:spacing w:val="-3"/>
                                  <w:sz w:val="20"/>
                                </w:rPr>
                                <w:t xml:space="preserve"> </w:t>
                              </w:r>
                              <w:r>
                                <w:rPr>
                                  <w:color w:val="333333"/>
                                  <w:sz w:val="20"/>
                                </w:rPr>
                                <w:t>NIH</w:t>
                              </w:r>
                              <w:r>
                                <w:rPr>
                                  <w:color w:val="333333"/>
                                  <w:spacing w:val="-3"/>
                                  <w:sz w:val="20"/>
                                </w:rPr>
                                <w:t xml:space="preserve"> </w:t>
                              </w:r>
                              <w:r>
                                <w:rPr>
                                  <w:color w:val="333333"/>
                                  <w:sz w:val="20"/>
                                </w:rPr>
                                <w:t>does)</w:t>
                              </w:r>
                              <w:r>
                                <w:rPr>
                                  <w:color w:val="333333"/>
                                  <w:spacing w:val="-3"/>
                                  <w:sz w:val="20"/>
                                </w:rPr>
                                <w:t xml:space="preserve"> </w:t>
                              </w:r>
                              <w:r>
                                <w:rPr>
                                  <w:color w:val="333333"/>
                                  <w:sz w:val="20"/>
                                </w:rPr>
                                <w:t>or</w:t>
                              </w:r>
                              <w:r>
                                <w:rPr>
                                  <w:color w:val="333333"/>
                                  <w:spacing w:val="-3"/>
                                  <w:sz w:val="20"/>
                                </w:rPr>
                                <w:t xml:space="preserve"> </w:t>
                              </w:r>
                              <w:r>
                                <w:rPr>
                                  <w:color w:val="333333"/>
                                  <w:sz w:val="20"/>
                                </w:rPr>
                                <w:t>if</w:t>
                              </w:r>
                              <w:r>
                                <w:rPr>
                                  <w:color w:val="333333"/>
                                  <w:spacing w:val="-3"/>
                                  <w:sz w:val="20"/>
                                </w:rPr>
                                <w:t xml:space="preserve"> </w:t>
                              </w:r>
                              <w:r>
                                <w:rPr>
                                  <w:color w:val="333333"/>
                                  <w:sz w:val="20"/>
                                </w:rPr>
                                <w:t xml:space="preserve">they might need to apply for the COC via the online COC system. Unfunded and non-federally funded investigators may also apply for a COC via </w:t>
                              </w:r>
                              <w:hyperlink r:id="rId42">
                                <w:r>
                                  <w:rPr>
                                    <w:color w:val="0000FF"/>
                                    <w:sz w:val="20"/>
                                    <w:u w:val="single" w:color="0000FF"/>
                                  </w:rPr>
                                  <w:t>the online COC system</w:t>
                                </w:r>
                              </w:hyperlink>
                              <w:r>
                                <w:rPr>
                                  <w:color w:val="333333"/>
                                  <w:sz w:val="20"/>
                                </w:rPr>
                                <w:t>.</w:t>
                              </w:r>
                            </w:p>
                            <w:p w14:paraId="2C3591C9" w14:textId="77777777" w:rsidR="00814875" w:rsidRDefault="00EA5180">
                              <w:pPr>
                                <w:spacing w:before="209"/>
                                <w:rPr>
                                  <w:sz w:val="20"/>
                                </w:rPr>
                              </w:pPr>
                              <w:r>
                                <w:rPr>
                                  <w:color w:val="333333"/>
                                  <w:sz w:val="20"/>
                                </w:rPr>
                                <w:t>Information</w:t>
                              </w:r>
                              <w:r>
                                <w:rPr>
                                  <w:color w:val="333333"/>
                                  <w:spacing w:val="-1"/>
                                  <w:sz w:val="20"/>
                                </w:rPr>
                                <w:t xml:space="preserve"> </w:t>
                              </w:r>
                              <w:r>
                                <w:rPr>
                                  <w:color w:val="333333"/>
                                  <w:sz w:val="20"/>
                                </w:rPr>
                                <w:t>needed</w:t>
                              </w:r>
                              <w:r>
                                <w:rPr>
                                  <w:color w:val="333333"/>
                                  <w:spacing w:val="-1"/>
                                  <w:sz w:val="20"/>
                                </w:rPr>
                                <w:t xml:space="preserve"> </w:t>
                              </w:r>
                              <w:r>
                                <w:rPr>
                                  <w:color w:val="333333"/>
                                  <w:sz w:val="20"/>
                                </w:rPr>
                                <w:t>for</w:t>
                              </w:r>
                              <w:r>
                                <w:rPr>
                                  <w:color w:val="333333"/>
                                  <w:spacing w:val="-1"/>
                                  <w:sz w:val="20"/>
                                </w:rPr>
                                <w:t xml:space="preserve"> </w:t>
                              </w:r>
                              <w:r>
                                <w:rPr>
                                  <w:color w:val="333333"/>
                                  <w:sz w:val="20"/>
                                </w:rPr>
                                <w:t>CoC</w:t>
                              </w:r>
                              <w:r>
                                <w:rPr>
                                  <w:color w:val="333333"/>
                                  <w:spacing w:val="-1"/>
                                  <w:sz w:val="20"/>
                                </w:rPr>
                                <w:t xml:space="preserve"> </w:t>
                              </w:r>
                              <w:r>
                                <w:rPr>
                                  <w:color w:val="333333"/>
                                  <w:spacing w:val="-2"/>
                                  <w:sz w:val="20"/>
                                </w:rPr>
                                <w:t>request:</w:t>
                              </w:r>
                            </w:p>
                            <w:p w14:paraId="1E2688A4" w14:textId="77777777" w:rsidR="00814875" w:rsidRDefault="00EA5180">
                              <w:pPr>
                                <w:spacing w:before="130" w:line="225" w:lineRule="exact"/>
                                <w:ind w:left="960"/>
                                <w:rPr>
                                  <w:sz w:val="20"/>
                                </w:rPr>
                              </w:pPr>
                              <w:r>
                                <w:rPr>
                                  <w:color w:val="333333"/>
                                  <w:sz w:val="20"/>
                                </w:rPr>
                                <w:t>IRB</w:t>
                              </w:r>
                              <w:r>
                                <w:rPr>
                                  <w:color w:val="333333"/>
                                  <w:spacing w:val="-2"/>
                                  <w:sz w:val="20"/>
                                </w:rPr>
                                <w:t xml:space="preserve"> </w:t>
                              </w:r>
                              <w:r>
                                <w:rPr>
                                  <w:color w:val="333333"/>
                                  <w:sz w:val="20"/>
                                </w:rPr>
                                <w:t>approval</w:t>
                              </w:r>
                              <w:r>
                                <w:rPr>
                                  <w:color w:val="333333"/>
                                  <w:spacing w:val="-2"/>
                                  <w:sz w:val="20"/>
                                </w:rPr>
                                <w:t xml:space="preserve"> documentation</w:t>
                              </w:r>
                            </w:p>
                            <w:p w14:paraId="4754AD08" w14:textId="77777777" w:rsidR="00814875" w:rsidRDefault="00EA5180">
                              <w:pPr>
                                <w:spacing w:before="3" w:line="230" w:lineRule="auto"/>
                                <w:ind w:left="960" w:right="107"/>
                                <w:rPr>
                                  <w:sz w:val="20"/>
                                </w:rPr>
                              </w:pPr>
                              <w:r>
                                <w:rPr>
                                  <w:color w:val="333333"/>
                                  <w:sz w:val="20"/>
                                </w:rPr>
                                <w:t>Name</w:t>
                              </w:r>
                              <w:r>
                                <w:rPr>
                                  <w:color w:val="333333"/>
                                  <w:spacing w:val="-4"/>
                                  <w:sz w:val="20"/>
                                </w:rPr>
                                <w:t xml:space="preserve"> </w:t>
                              </w:r>
                              <w:r>
                                <w:rPr>
                                  <w:color w:val="333333"/>
                                  <w:sz w:val="20"/>
                                </w:rPr>
                                <w:t>of</w:t>
                              </w:r>
                              <w:r>
                                <w:rPr>
                                  <w:color w:val="333333"/>
                                  <w:spacing w:val="-4"/>
                                  <w:sz w:val="20"/>
                                </w:rPr>
                                <w:t xml:space="preserve"> </w:t>
                              </w:r>
                              <w:r>
                                <w:rPr>
                                  <w:color w:val="333333"/>
                                  <w:sz w:val="20"/>
                                </w:rPr>
                                <w:t>Institutional</w:t>
                              </w:r>
                              <w:r>
                                <w:rPr>
                                  <w:color w:val="333333"/>
                                  <w:spacing w:val="-4"/>
                                  <w:sz w:val="20"/>
                                </w:rPr>
                                <w:t xml:space="preserve"> </w:t>
                              </w:r>
                              <w:r>
                                <w:rPr>
                                  <w:color w:val="333333"/>
                                  <w:sz w:val="20"/>
                                </w:rPr>
                                <w:t>Official:</w:t>
                              </w:r>
                              <w:r>
                                <w:rPr>
                                  <w:color w:val="333333"/>
                                  <w:spacing w:val="-4"/>
                                  <w:sz w:val="20"/>
                                </w:rPr>
                                <w:t xml:space="preserve"> </w:t>
                              </w:r>
                              <w:r>
                                <w:rPr>
                                  <w:color w:val="333333"/>
                                  <w:sz w:val="20"/>
                                </w:rPr>
                                <w:t>Carley</w:t>
                              </w:r>
                              <w:r>
                                <w:rPr>
                                  <w:color w:val="333333"/>
                                  <w:spacing w:val="-4"/>
                                  <w:sz w:val="20"/>
                                </w:rPr>
                                <w:t xml:space="preserve"> </w:t>
                              </w:r>
                              <w:r>
                                <w:rPr>
                                  <w:color w:val="333333"/>
                                  <w:sz w:val="20"/>
                                </w:rPr>
                                <w:t>Emerson,</w:t>
                              </w:r>
                              <w:r>
                                <w:rPr>
                                  <w:color w:val="333333"/>
                                  <w:spacing w:val="-4"/>
                                  <w:sz w:val="20"/>
                                </w:rPr>
                                <w:t xml:space="preserve"> </w:t>
                              </w:r>
                              <w:r>
                                <w:rPr>
                                  <w:color w:val="333333"/>
                                  <w:sz w:val="20"/>
                                </w:rPr>
                                <w:t>as</w:t>
                              </w:r>
                              <w:r>
                                <w:rPr>
                                  <w:color w:val="333333"/>
                                  <w:spacing w:val="-4"/>
                                  <w:sz w:val="20"/>
                                </w:rPr>
                                <w:t xml:space="preserve"> </w:t>
                              </w:r>
                              <w:r>
                                <w:rPr>
                                  <w:color w:val="333333"/>
                                  <w:sz w:val="20"/>
                                </w:rPr>
                                <w:t>designated</w:t>
                              </w:r>
                              <w:r>
                                <w:rPr>
                                  <w:color w:val="333333"/>
                                  <w:spacing w:val="-4"/>
                                  <w:sz w:val="20"/>
                                </w:rPr>
                                <w:t xml:space="preserve"> </w:t>
                              </w:r>
                              <w:r>
                                <w:rPr>
                                  <w:color w:val="333333"/>
                                  <w:sz w:val="20"/>
                                </w:rPr>
                                <w:t>by</w:t>
                              </w:r>
                              <w:r>
                                <w:rPr>
                                  <w:color w:val="333333"/>
                                  <w:spacing w:val="-4"/>
                                  <w:sz w:val="20"/>
                                </w:rPr>
                                <w:t xml:space="preserve"> </w:t>
                              </w:r>
                              <w:r>
                                <w:rPr>
                                  <w:color w:val="333333"/>
                                  <w:sz w:val="20"/>
                                </w:rPr>
                                <w:t>Penny</w:t>
                              </w:r>
                              <w:r>
                                <w:rPr>
                                  <w:color w:val="333333"/>
                                  <w:spacing w:val="-4"/>
                                  <w:sz w:val="20"/>
                                </w:rPr>
                                <w:t xml:space="preserve"> </w:t>
                              </w:r>
                              <w:r>
                                <w:rPr>
                                  <w:color w:val="333333"/>
                                  <w:sz w:val="20"/>
                                </w:rPr>
                                <w:t xml:space="preserve">Gordon-Larsen Email Address of Institutional Official: </w:t>
                              </w:r>
                              <w:hyperlink r:id="rId43">
                                <w:r>
                                  <w:rPr>
                                    <w:color w:val="333333"/>
                                    <w:sz w:val="20"/>
                                  </w:rPr>
                                  <w:t>carley_emerson@unc.edu</w:t>
                                </w:r>
                              </w:hyperlink>
                            </w:p>
                            <w:p w14:paraId="167EE141" w14:textId="77777777" w:rsidR="00814875" w:rsidRDefault="00EA5180">
                              <w:pPr>
                                <w:spacing w:line="221" w:lineRule="exact"/>
                                <w:ind w:left="960"/>
                                <w:rPr>
                                  <w:sz w:val="20"/>
                                </w:rPr>
                              </w:pPr>
                              <w:r>
                                <w:rPr>
                                  <w:color w:val="333333"/>
                                  <w:sz w:val="20"/>
                                </w:rPr>
                                <w:t>Phone:</w:t>
                              </w:r>
                              <w:r>
                                <w:rPr>
                                  <w:color w:val="333333"/>
                                  <w:spacing w:val="-6"/>
                                  <w:sz w:val="20"/>
                                </w:rPr>
                                <w:t xml:space="preserve"> </w:t>
                              </w:r>
                              <w:r>
                                <w:rPr>
                                  <w:color w:val="333333"/>
                                  <w:sz w:val="20"/>
                                </w:rPr>
                                <w:t>919-966-</w:t>
                              </w:r>
                              <w:r>
                                <w:rPr>
                                  <w:color w:val="333333"/>
                                  <w:spacing w:val="-4"/>
                                  <w:sz w:val="20"/>
                                </w:rPr>
                                <w:t>6893</w:t>
                              </w:r>
                            </w:p>
                          </w:txbxContent>
                        </wps:txbx>
                        <wps:bodyPr wrap="square" lIns="0" tIns="0" rIns="0" bIns="0" rtlCol="0">
                          <a:noAutofit/>
                        </wps:bodyPr>
                      </wps:wsp>
                    </wpg:wgp>
                  </a:graphicData>
                </a:graphic>
              </wp:anchor>
            </w:drawing>
          </mc:Choice>
          <mc:Fallback>
            <w:pict>
              <v:group w14:anchorId="75128E43" id="Group 224" o:spid="_x0000_s1089" style="position:absolute;left:0;text-align:left;margin-left:91pt;margin-top:6.2pt;width:455pt;height:168pt;z-index:15764992;mso-wrap-distance-left:0;mso-wrap-distance-right:0;mso-position-horizontal-relative:page;mso-position-vertical-relative:text" coordsize="57785,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">
                <v:shape id="Graphic 225" o:spid="_x0000_s1090" style="position:absolute;width:57785;height:21336;visibility:visible;mso-wrap-style:square;v-text-anchor:top" coordsize="577850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" path="m5778500,l,,,2133600r5778500,l5778500,xe" fillcolor="#dfebf4" stroked="f">
                  <v:path arrowok="t"/>
                </v:shape>
                <v:shape id="Graphic 226" o:spid="_x0000_s1091" style="position:absolute;left:5207;top:15239;width:508;height:4699;visibility:visible;mso-wrap-style:square;v-text-anchor:top" coordsize="50800,46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" path="m50800,444500r-2007,-9856l43332,426567r-8077,-5461l25400,419100r-9868,2006l7454,426567r-5461,8077l,444500r1993,9867l7454,462445r8078,5461l25400,469900r9855,-1994l43332,462445r5461,-8078l50800,444500xem50800,304800r-2007,-9856l43332,286867r-8077,-5461l25400,279400r-9868,2006l7454,286867r-5461,8077l,304800r1993,9867l7454,322745r8078,5461l25400,330200r9855,-1994l43332,322745r5461,-8078l50800,304800xem50800,165100r-2007,-9856l43332,147167r-8077,-5461l25400,139700r-9868,2006l7454,147167r-5461,8077l,165100r1993,9867l7454,183045r8078,5461l25400,190500r9855,-1994l43332,183045r5461,-8078l50800,165100xem50800,25400l48793,15544,43332,7467,35255,2006,25400,,15532,2006,7454,7467,1993,15544,,25400r1993,9867l7454,43345r8078,5461l25400,50800r9855,-1994l43332,43345r5461,-8078l50800,25400xe" fillcolor="#333" stroked="f">
                  <v:path arrowok="t"/>
                </v:shape>
                <v:shape id="Textbox 227" o:spid="_x0000_s1092" type="#_x0000_t202" style="position:absolute;width:57785;height:2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30C3EC1C" w14:textId="77777777" w:rsidR="00814875" w:rsidRDefault="00EA5180">
                        <w:pPr>
                          <w:spacing w:line="197" w:lineRule="exact"/>
                          <w:rPr>
                            <w:sz w:val="20"/>
                          </w:rPr>
                        </w:pPr>
                        <w:r>
                          <w:rPr>
                            <w:color w:val="333333"/>
                            <w:sz w:val="20"/>
                          </w:rPr>
                          <w:t>Do</w:t>
                        </w:r>
                        <w:r>
                          <w:rPr>
                            <w:color w:val="333333"/>
                            <w:spacing w:val="-4"/>
                            <w:sz w:val="20"/>
                          </w:rPr>
                          <w:t xml:space="preserve"> </w:t>
                        </w:r>
                        <w:r>
                          <w:rPr>
                            <w:color w:val="333333"/>
                            <w:sz w:val="20"/>
                          </w:rPr>
                          <w:t>you</w:t>
                        </w:r>
                        <w:r>
                          <w:rPr>
                            <w:color w:val="333333"/>
                            <w:spacing w:val="-1"/>
                            <w:sz w:val="20"/>
                          </w:rPr>
                          <w:t xml:space="preserve"> </w:t>
                        </w:r>
                        <w:r>
                          <w:rPr>
                            <w:color w:val="333333"/>
                            <w:sz w:val="20"/>
                          </w:rPr>
                          <w:t>plan</w:t>
                        </w:r>
                        <w:r>
                          <w:rPr>
                            <w:color w:val="333333"/>
                            <w:spacing w:val="-1"/>
                            <w:sz w:val="20"/>
                          </w:rPr>
                          <w:t xml:space="preserve"> </w:t>
                        </w:r>
                        <w:r>
                          <w:rPr>
                            <w:color w:val="333333"/>
                            <w:sz w:val="20"/>
                          </w:rPr>
                          <w:t>to</w:t>
                        </w:r>
                        <w:r>
                          <w:rPr>
                            <w:color w:val="333333"/>
                            <w:spacing w:val="-1"/>
                            <w:sz w:val="20"/>
                          </w:rPr>
                          <w:t xml:space="preserve"> </w:t>
                        </w:r>
                        <w:r>
                          <w:rPr>
                            <w:color w:val="333333"/>
                            <w:sz w:val="20"/>
                          </w:rPr>
                          <w:t>obtain</w:t>
                        </w:r>
                        <w:r>
                          <w:rPr>
                            <w:color w:val="333333"/>
                            <w:spacing w:val="-1"/>
                            <w:sz w:val="20"/>
                          </w:rPr>
                          <w:t xml:space="preserve"> </w:t>
                        </w:r>
                        <w:r>
                          <w:rPr>
                            <w:color w:val="333333"/>
                            <w:sz w:val="20"/>
                          </w:rPr>
                          <w:t>a</w:t>
                        </w:r>
                        <w:r>
                          <w:rPr>
                            <w:color w:val="333333"/>
                            <w:spacing w:val="-1"/>
                            <w:sz w:val="20"/>
                          </w:rPr>
                          <w:t xml:space="preserve"> </w:t>
                        </w:r>
                        <w:r>
                          <w:rPr>
                            <w:color w:val="333333"/>
                            <w:sz w:val="20"/>
                          </w:rPr>
                          <w:t>federal</w:t>
                        </w:r>
                        <w:r>
                          <w:rPr>
                            <w:color w:val="333333"/>
                            <w:spacing w:val="-1"/>
                            <w:sz w:val="20"/>
                          </w:rPr>
                          <w:t xml:space="preserve"> </w:t>
                        </w:r>
                        <w:r>
                          <w:rPr>
                            <w:color w:val="333333"/>
                            <w:sz w:val="20"/>
                          </w:rPr>
                          <w:t>Certificate</w:t>
                        </w:r>
                        <w:r>
                          <w:rPr>
                            <w:color w:val="333333"/>
                            <w:spacing w:val="-1"/>
                            <w:sz w:val="20"/>
                          </w:rPr>
                          <w:t xml:space="preserve"> </w:t>
                        </w:r>
                        <w:r>
                          <w:rPr>
                            <w:color w:val="333333"/>
                            <w:sz w:val="20"/>
                          </w:rPr>
                          <w:t>of</w:t>
                        </w:r>
                        <w:r>
                          <w:rPr>
                            <w:color w:val="333333"/>
                            <w:spacing w:val="-2"/>
                            <w:sz w:val="20"/>
                          </w:rPr>
                          <w:t xml:space="preserve"> </w:t>
                        </w:r>
                        <w:r>
                          <w:rPr>
                            <w:color w:val="333333"/>
                            <w:sz w:val="20"/>
                          </w:rPr>
                          <w:t>Confidentiality</w:t>
                        </w:r>
                        <w:r>
                          <w:rPr>
                            <w:color w:val="333333"/>
                            <w:spacing w:val="-1"/>
                            <w:sz w:val="20"/>
                          </w:rPr>
                          <w:t xml:space="preserve"> </w:t>
                        </w:r>
                        <w:r>
                          <w:rPr>
                            <w:color w:val="333333"/>
                            <w:sz w:val="20"/>
                          </w:rPr>
                          <w:t>for</w:t>
                        </w:r>
                        <w:r>
                          <w:rPr>
                            <w:color w:val="333333"/>
                            <w:spacing w:val="-1"/>
                            <w:sz w:val="20"/>
                          </w:rPr>
                          <w:t xml:space="preserve"> </w:t>
                        </w:r>
                        <w:r>
                          <w:rPr>
                            <w:color w:val="333333"/>
                            <w:sz w:val="20"/>
                          </w:rPr>
                          <w:t>this</w:t>
                        </w:r>
                        <w:r>
                          <w:rPr>
                            <w:color w:val="333333"/>
                            <w:spacing w:val="-1"/>
                            <w:sz w:val="20"/>
                          </w:rPr>
                          <w:t xml:space="preserve"> </w:t>
                        </w:r>
                        <w:r>
                          <w:rPr>
                            <w:color w:val="333333"/>
                            <w:sz w:val="20"/>
                          </w:rPr>
                          <w:t>study?</w:t>
                        </w:r>
                        <w:r>
                          <w:rPr>
                            <w:color w:val="333333"/>
                            <w:spacing w:val="-1"/>
                            <w:sz w:val="20"/>
                          </w:rPr>
                          <w:t xml:space="preserve"> </w:t>
                        </w:r>
                        <w:r>
                          <w:rPr>
                            <w:color w:val="333333"/>
                            <w:sz w:val="20"/>
                          </w:rPr>
                          <w:t>If</w:t>
                        </w:r>
                        <w:r>
                          <w:rPr>
                            <w:color w:val="333333"/>
                            <w:spacing w:val="-1"/>
                            <w:sz w:val="20"/>
                          </w:rPr>
                          <w:t xml:space="preserve"> </w:t>
                        </w:r>
                        <w:r>
                          <w:rPr>
                            <w:color w:val="333333"/>
                            <w:sz w:val="20"/>
                          </w:rPr>
                          <w:t>your</w:t>
                        </w:r>
                        <w:r>
                          <w:rPr>
                            <w:color w:val="333333"/>
                            <w:spacing w:val="-1"/>
                            <w:sz w:val="20"/>
                          </w:rPr>
                          <w:t xml:space="preserve"> </w:t>
                        </w:r>
                        <w:r>
                          <w:rPr>
                            <w:color w:val="333333"/>
                            <w:sz w:val="20"/>
                          </w:rPr>
                          <w:t>Sponsor</w:t>
                        </w:r>
                        <w:r>
                          <w:rPr>
                            <w:color w:val="333333"/>
                            <w:spacing w:val="-1"/>
                            <w:sz w:val="20"/>
                          </w:rPr>
                          <w:t xml:space="preserve"> </w:t>
                        </w:r>
                        <w:r>
                          <w:rPr>
                            <w:color w:val="333333"/>
                            <w:sz w:val="20"/>
                          </w:rPr>
                          <w:t>will</w:t>
                        </w:r>
                        <w:r>
                          <w:rPr>
                            <w:color w:val="333333"/>
                            <w:spacing w:val="-1"/>
                            <w:sz w:val="20"/>
                          </w:rPr>
                          <w:t xml:space="preserve"> </w:t>
                        </w:r>
                        <w:r>
                          <w:rPr>
                            <w:color w:val="333333"/>
                            <w:spacing w:val="-2"/>
                            <w:sz w:val="20"/>
                          </w:rPr>
                          <w:t>obtain</w:t>
                        </w:r>
                      </w:p>
                      <w:p w14:paraId="6745B520" w14:textId="77777777" w:rsidR="00814875" w:rsidRDefault="00EA5180">
                        <w:pPr>
                          <w:spacing w:before="2" w:line="230" w:lineRule="auto"/>
                          <w:ind w:right="107"/>
                          <w:rPr>
                            <w:sz w:val="20"/>
                          </w:rPr>
                        </w:pPr>
                        <w:r>
                          <w:rPr>
                            <w:color w:val="333333"/>
                            <w:sz w:val="20"/>
                          </w:rPr>
                          <w:t>or</w:t>
                        </w:r>
                        <w:r>
                          <w:rPr>
                            <w:color w:val="333333"/>
                            <w:spacing w:val="-3"/>
                            <w:sz w:val="20"/>
                          </w:rPr>
                          <w:t xml:space="preserve"> </w:t>
                        </w:r>
                        <w:r>
                          <w:rPr>
                            <w:color w:val="333333"/>
                            <w:sz w:val="20"/>
                          </w:rPr>
                          <w:t>has</w:t>
                        </w:r>
                        <w:r>
                          <w:rPr>
                            <w:color w:val="333333"/>
                            <w:spacing w:val="-3"/>
                            <w:sz w:val="20"/>
                          </w:rPr>
                          <w:t xml:space="preserve"> </w:t>
                        </w:r>
                        <w:r>
                          <w:rPr>
                            <w:color w:val="333333"/>
                            <w:sz w:val="20"/>
                          </w:rPr>
                          <w:t>already</w:t>
                        </w:r>
                        <w:r>
                          <w:rPr>
                            <w:color w:val="333333"/>
                            <w:spacing w:val="-3"/>
                            <w:sz w:val="20"/>
                          </w:rPr>
                          <w:t xml:space="preserve"> </w:t>
                        </w:r>
                        <w:r>
                          <w:rPr>
                            <w:color w:val="333333"/>
                            <w:sz w:val="20"/>
                          </w:rPr>
                          <w:t>obtained</w:t>
                        </w:r>
                        <w:r>
                          <w:rPr>
                            <w:color w:val="333333"/>
                            <w:spacing w:val="-3"/>
                            <w:sz w:val="20"/>
                          </w:rPr>
                          <w:t xml:space="preserve"> </w:t>
                        </w:r>
                        <w:r>
                          <w:rPr>
                            <w:color w:val="333333"/>
                            <w:sz w:val="20"/>
                          </w:rPr>
                          <w:t>a</w:t>
                        </w:r>
                        <w:r>
                          <w:rPr>
                            <w:color w:val="333333"/>
                            <w:spacing w:val="-3"/>
                            <w:sz w:val="20"/>
                          </w:rPr>
                          <w:t xml:space="preserve"> </w:t>
                        </w:r>
                        <w:r>
                          <w:rPr>
                            <w:color w:val="333333"/>
                            <w:sz w:val="20"/>
                          </w:rPr>
                          <w:t>Certificate</w:t>
                        </w:r>
                        <w:r>
                          <w:rPr>
                            <w:color w:val="333333"/>
                            <w:spacing w:val="-3"/>
                            <w:sz w:val="20"/>
                          </w:rPr>
                          <w:t xml:space="preserve"> </w:t>
                        </w:r>
                        <w:r>
                          <w:rPr>
                            <w:color w:val="333333"/>
                            <w:sz w:val="20"/>
                          </w:rPr>
                          <w:t>of</w:t>
                        </w:r>
                        <w:r>
                          <w:rPr>
                            <w:color w:val="333333"/>
                            <w:spacing w:val="-3"/>
                            <w:sz w:val="20"/>
                          </w:rPr>
                          <w:t xml:space="preserve"> </w:t>
                        </w:r>
                        <w:r>
                          <w:rPr>
                            <w:color w:val="333333"/>
                            <w:sz w:val="20"/>
                          </w:rPr>
                          <w:t>Confidentiality,</w:t>
                        </w:r>
                        <w:r>
                          <w:rPr>
                            <w:color w:val="333333"/>
                            <w:spacing w:val="-3"/>
                            <w:sz w:val="20"/>
                          </w:rPr>
                          <w:t xml:space="preserve"> </w:t>
                        </w:r>
                        <w:r>
                          <w:rPr>
                            <w:color w:val="333333"/>
                            <w:sz w:val="20"/>
                          </w:rPr>
                          <w:t>please</w:t>
                        </w:r>
                        <w:r>
                          <w:rPr>
                            <w:color w:val="333333"/>
                            <w:spacing w:val="-3"/>
                            <w:sz w:val="20"/>
                          </w:rPr>
                          <w:t xml:space="preserve"> </w:t>
                        </w:r>
                        <w:r>
                          <w:rPr>
                            <w:color w:val="333333"/>
                            <w:sz w:val="20"/>
                          </w:rPr>
                          <w:t>select</w:t>
                        </w:r>
                        <w:r>
                          <w:rPr>
                            <w:color w:val="333333"/>
                            <w:spacing w:val="-3"/>
                            <w:sz w:val="20"/>
                          </w:rPr>
                          <w:t xml:space="preserve"> </w:t>
                        </w:r>
                        <w:r>
                          <w:rPr>
                            <w:color w:val="333333"/>
                            <w:sz w:val="20"/>
                          </w:rPr>
                          <w:t>"Yes".</w:t>
                        </w:r>
                        <w:r>
                          <w:rPr>
                            <w:color w:val="333333"/>
                            <w:spacing w:val="-3"/>
                            <w:sz w:val="20"/>
                          </w:rPr>
                          <w:t xml:space="preserve"> </w:t>
                        </w:r>
                        <w:r>
                          <w:rPr>
                            <w:color w:val="333333"/>
                            <w:sz w:val="20"/>
                          </w:rPr>
                          <w:t>You</w:t>
                        </w:r>
                        <w:r>
                          <w:rPr>
                            <w:color w:val="333333"/>
                            <w:spacing w:val="-3"/>
                            <w:sz w:val="20"/>
                          </w:rPr>
                          <w:t xml:space="preserve"> </w:t>
                        </w:r>
                        <w:r>
                          <w:rPr>
                            <w:color w:val="333333"/>
                            <w:sz w:val="20"/>
                          </w:rPr>
                          <w:t>should</w:t>
                        </w:r>
                        <w:r>
                          <w:rPr>
                            <w:color w:val="333333"/>
                            <w:spacing w:val="-3"/>
                            <w:sz w:val="20"/>
                          </w:rPr>
                          <w:t xml:space="preserve"> </w:t>
                        </w:r>
                        <w:r>
                          <w:rPr>
                            <w:color w:val="333333"/>
                            <w:sz w:val="20"/>
                          </w:rPr>
                          <w:t>also</w:t>
                        </w:r>
                        <w:r>
                          <w:rPr>
                            <w:color w:val="333333"/>
                            <w:spacing w:val="-3"/>
                            <w:sz w:val="20"/>
                          </w:rPr>
                          <w:t xml:space="preserve"> </w:t>
                        </w:r>
                        <w:r>
                          <w:rPr>
                            <w:color w:val="333333"/>
                            <w:sz w:val="20"/>
                          </w:rPr>
                          <w:t>select “Yes” if your study is NIH funded and has been issued a CoC under the</w:t>
                        </w:r>
                        <w:r>
                          <w:rPr>
                            <w:color w:val="333333"/>
                            <w:spacing w:val="30"/>
                            <w:sz w:val="20"/>
                          </w:rPr>
                          <w:t xml:space="preserve"> </w:t>
                        </w:r>
                        <w:hyperlink r:id="rId44">
                          <w:r>
                            <w:rPr>
                              <w:color w:val="0000FF"/>
                              <w:sz w:val="20"/>
                              <w:u w:val="single" w:color="0000FF"/>
                            </w:rPr>
                            <w:t>updated NIH policy.</w:t>
                          </w:r>
                        </w:hyperlink>
                      </w:p>
                      <w:p w14:paraId="78428D59" w14:textId="77777777" w:rsidR="00814875" w:rsidRDefault="00EA5180">
                        <w:pPr>
                          <w:spacing w:before="219" w:line="230" w:lineRule="auto"/>
                          <w:rPr>
                            <w:sz w:val="20"/>
                          </w:rPr>
                        </w:pPr>
                        <w:r>
                          <w:rPr>
                            <w:color w:val="333333"/>
                            <w:sz w:val="20"/>
                          </w:rPr>
                          <w:t xml:space="preserve">NOTE: Investigators utilizing ANY federal funding to conduct this research should review the </w:t>
                        </w:r>
                        <w:hyperlink r:id="rId45">
                          <w:r>
                            <w:rPr>
                              <w:color w:val="0000FF"/>
                              <w:sz w:val="20"/>
                              <w:u w:val="single" w:color="0000FF"/>
                            </w:rPr>
                            <w:t>COC</w:t>
                          </w:r>
                        </w:hyperlink>
                        <w:r>
                          <w:rPr>
                            <w:color w:val="0000FF"/>
                            <w:sz w:val="20"/>
                          </w:rPr>
                          <w:t xml:space="preserve"> </w:t>
                        </w:r>
                        <w:hyperlink r:id="rId46">
                          <w:r>
                            <w:rPr>
                              <w:color w:val="0000FF"/>
                              <w:sz w:val="20"/>
                              <w:u w:val="single" w:color="0000FF"/>
                            </w:rPr>
                            <w:t>website</w:t>
                          </w:r>
                        </w:hyperlink>
                        <w:r>
                          <w:rPr>
                            <w:color w:val="0000FF"/>
                            <w:spacing w:val="-1"/>
                            <w:sz w:val="20"/>
                          </w:rPr>
                          <w:t xml:space="preserve"> </w:t>
                        </w:r>
                        <w:r>
                          <w:rPr>
                            <w:color w:val="333333"/>
                            <w:sz w:val="20"/>
                          </w:rPr>
                          <w:t>to</w:t>
                        </w:r>
                        <w:r>
                          <w:rPr>
                            <w:color w:val="333333"/>
                            <w:spacing w:val="-3"/>
                            <w:sz w:val="20"/>
                          </w:rPr>
                          <w:t xml:space="preserve"> </w:t>
                        </w:r>
                        <w:r>
                          <w:rPr>
                            <w:color w:val="333333"/>
                            <w:sz w:val="20"/>
                          </w:rPr>
                          <w:t>determine</w:t>
                        </w:r>
                        <w:r>
                          <w:rPr>
                            <w:color w:val="333333"/>
                            <w:spacing w:val="-3"/>
                            <w:sz w:val="20"/>
                          </w:rPr>
                          <w:t xml:space="preserve"> </w:t>
                        </w:r>
                        <w:r>
                          <w:rPr>
                            <w:color w:val="333333"/>
                            <w:sz w:val="20"/>
                          </w:rPr>
                          <w:t>if</w:t>
                        </w:r>
                        <w:r>
                          <w:rPr>
                            <w:color w:val="333333"/>
                            <w:spacing w:val="-3"/>
                            <w:sz w:val="20"/>
                          </w:rPr>
                          <w:t xml:space="preserve"> </w:t>
                        </w:r>
                        <w:r>
                          <w:rPr>
                            <w:color w:val="333333"/>
                            <w:sz w:val="20"/>
                          </w:rPr>
                          <w:t>their</w:t>
                        </w:r>
                        <w:r>
                          <w:rPr>
                            <w:color w:val="333333"/>
                            <w:spacing w:val="-3"/>
                            <w:sz w:val="20"/>
                          </w:rPr>
                          <w:t xml:space="preserve"> </w:t>
                        </w:r>
                        <w:r>
                          <w:rPr>
                            <w:color w:val="333333"/>
                            <w:sz w:val="20"/>
                          </w:rPr>
                          <w:t>funding</w:t>
                        </w:r>
                        <w:r>
                          <w:rPr>
                            <w:color w:val="333333"/>
                            <w:spacing w:val="-3"/>
                            <w:sz w:val="20"/>
                          </w:rPr>
                          <w:t xml:space="preserve"> </w:t>
                        </w:r>
                        <w:r>
                          <w:rPr>
                            <w:color w:val="333333"/>
                            <w:sz w:val="20"/>
                          </w:rPr>
                          <w:t>agency</w:t>
                        </w:r>
                        <w:r>
                          <w:rPr>
                            <w:color w:val="333333"/>
                            <w:spacing w:val="-3"/>
                            <w:sz w:val="20"/>
                          </w:rPr>
                          <w:t xml:space="preserve"> </w:t>
                        </w:r>
                        <w:r>
                          <w:rPr>
                            <w:color w:val="333333"/>
                            <w:sz w:val="20"/>
                          </w:rPr>
                          <w:t>issues</w:t>
                        </w:r>
                        <w:r>
                          <w:rPr>
                            <w:color w:val="333333"/>
                            <w:spacing w:val="-3"/>
                            <w:sz w:val="20"/>
                          </w:rPr>
                          <w:t xml:space="preserve"> </w:t>
                        </w:r>
                        <w:r>
                          <w:rPr>
                            <w:color w:val="333333"/>
                            <w:sz w:val="20"/>
                          </w:rPr>
                          <w:t>COCs</w:t>
                        </w:r>
                        <w:r>
                          <w:rPr>
                            <w:color w:val="333333"/>
                            <w:spacing w:val="-3"/>
                            <w:sz w:val="20"/>
                          </w:rPr>
                          <w:t xml:space="preserve"> </w:t>
                        </w:r>
                        <w:r>
                          <w:rPr>
                            <w:color w:val="333333"/>
                            <w:sz w:val="20"/>
                          </w:rPr>
                          <w:t>automatically</w:t>
                        </w:r>
                        <w:r>
                          <w:rPr>
                            <w:color w:val="333333"/>
                            <w:spacing w:val="-3"/>
                            <w:sz w:val="20"/>
                          </w:rPr>
                          <w:t xml:space="preserve"> </w:t>
                        </w:r>
                        <w:r>
                          <w:rPr>
                            <w:color w:val="333333"/>
                            <w:sz w:val="20"/>
                          </w:rPr>
                          <w:t>(as</w:t>
                        </w:r>
                        <w:r>
                          <w:rPr>
                            <w:color w:val="333333"/>
                            <w:spacing w:val="-3"/>
                            <w:sz w:val="20"/>
                          </w:rPr>
                          <w:t xml:space="preserve"> </w:t>
                        </w:r>
                        <w:r>
                          <w:rPr>
                            <w:color w:val="333333"/>
                            <w:sz w:val="20"/>
                          </w:rPr>
                          <w:t>the</w:t>
                        </w:r>
                        <w:r>
                          <w:rPr>
                            <w:color w:val="333333"/>
                            <w:spacing w:val="-3"/>
                            <w:sz w:val="20"/>
                          </w:rPr>
                          <w:t xml:space="preserve"> </w:t>
                        </w:r>
                        <w:r>
                          <w:rPr>
                            <w:color w:val="333333"/>
                            <w:sz w:val="20"/>
                          </w:rPr>
                          <w:t>NIH</w:t>
                        </w:r>
                        <w:r>
                          <w:rPr>
                            <w:color w:val="333333"/>
                            <w:spacing w:val="-3"/>
                            <w:sz w:val="20"/>
                          </w:rPr>
                          <w:t xml:space="preserve"> </w:t>
                        </w:r>
                        <w:r>
                          <w:rPr>
                            <w:color w:val="333333"/>
                            <w:sz w:val="20"/>
                          </w:rPr>
                          <w:t>does)</w:t>
                        </w:r>
                        <w:r>
                          <w:rPr>
                            <w:color w:val="333333"/>
                            <w:spacing w:val="-3"/>
                            <w:sz w:val="20"/>
                          </w:rPr>
                          <w:t xml:space="preserve"> </w:t>
                        </w:r>
                        <w:r>
                          <w:rPr>
                            <w:color w:val="333333"/>
                            <w:sz w:val="20"/>
                          </w:rPr>
                          <w:t>or</w:t>
                        </w:r>
                        <w:r>
                          <w:rPr>
                            <w:color w:val="333333"/>
                            <w:spacing w:val="-3"/>
                            <w:sz w:val="20"/>
                          </w:rPr>
                          <w:t xml:space="preserve"> </w:t>
                        </w:r>
                        <w:r>
                          <w:rPr>
                            <w:color w:val="333333"/>
                            <w:sz w:val="20"/>
                          </w:rPr>
                          <w:t>if</w:t>
                        </w:r>
                        <w:r>
                          <w:rPr>
                            <w:color w:val="333333"/>
                            <w:spacing w:val="-3"/>
                            <w:sz w:val="20"/>
                          </w:rPr>
                          <w:t xml:space="preserve"> </w:t>
                        </w:r>
                        <w:r>
                          <w:rPr>
                            <w:color w:val="333333"/>
                            <w:sz w:val="20"/>
                          </w:rPr>
                          <w:t xml:space="preserve">they might need to apply for the COC via the online COC system. Unfunded and non-federally funded investigators may also apply for a COC via </w:t>
                        </w:r>
                        <w:hyperlink r:id="rId47">
                          <w:r>
                            <w:rPr>
                              <w:color w:val="0000FF"/>
                              <w:sz w:val="20"/>
                              <w:u w:val="single" w:color="0000FF"/>
                            </w:rPr>
                            <w:t>the online COC system</w:t>
                          </w:r>
                        </w:hyperlink>
                        <w:r>
                          <w:rPr>
                            <w:color w:val="333333"/>
                            <w:sz w:val="20"/>
                          </w:rPr>
                          <w:t>.</w:t>
                        </w:r>
                      </w:p>
                      <w:p w14:paraId="2C3591C9" w14:textId="77777777" w:rsidR="00814875" w:rsidRDefault="00EA5180">
                        <w:pPr>
                          <w:spacing w:before="209"/>
                          <w:rPr>
                            <w:sz w:val="20"/>
                          </w:rPr>
                        </w:pPr>
                        <w:r>
                          <w:rPr>
                            <w:color w:val="333333"/>
                            <w:sz w:val="20"/>
                          </w:rPr>
                          <w:t>Information</w:t>
                        </w:r>
                        <w:r>
                          <w:rPr>
                            <w:color w:val="333333"/>
                            <w:spacing w:val="-1"/>
                            <w:sz w:val="20"/>
                          </w:rPr>
                          <w:t xml:space="preserve"> </w:t>
                        </w:r>
                        <w:r>
                          <w:rPr>
                            <w:color w:val="333333"/>
                            <w:sz w:val="20"/>
                          </w:rPr>
                          <w:t>needed</w:t>
                        </w:r>
                        <w:r>
                          <w:rPr>
                            <w:color w:val="333333"/>
                            <w:spacing w:val="-1"/>
                            <w:sz w:val="20"/>
                          </w:rPr>
                          <w:t xml:space="preserve"> </w:t>
                        </w:r>
                        <w:r>
                          <w:rPr>
                            <w:color w:val="333333"/>
                            <w:sz w:val="20"/>
                          </w:rPr>
                          <w:t>for</w:t>
                        </w:r>
                        <w:r>
                          <w:rPr>
                            <w:color w:val="333333"/>
                            <w:spacing w:val="-1"/>
                            <w:sz w:val="20"/>
                          </w:rPr>
                          <w:t xml:space="preserve"> </w:t>
                        </w:r>
                        <w:r>
                          <w:rPr>
                            <w:color w:val="333333"/>
                            <w:sz w:val="20"/>
                          </w:rPr>
                          <w:t>CoC</w:t>
                        </w:r>
                        <w:r>
                          <w:rPr>
                            <w:color w:val="333333"/>
                            <w:spacing w:val="-1"/>
                            <w:sz w:val="20"/>
                          </w:rPr>
                          <w:t xml:space="preserve"> </w:t>
                        </w:r>
                        <w:r>
                          <w:rPr>
                            <w:color w:val="333333"/>
                            <w:spacing w:val="-2"/>
                            <w:sz w:val="20"/>
                          </w:rPr>
                          <w:t>request:</w:t>
                        </w:r>
                      </w:p>
                      <w:p w14:paraId="1E2688A4" w14:textId="77777777" w:rsidR="00814875" w:rsidRDefault="00EA5180">
                        <w:pPr>
                          <w:spacing w:before="130" w:line="225" w:lineRule="exact"/>
                          <w:ind w:left="960"/>
                          <w:rPr>
                            <w:sz w:val="20"/>
                          </w:rPr>
                        </w:pPr>
                        <w:r>
                          <w:rPr>
                            <w:color w:val="333333"/>
                            <w:sz w:val="20"/>
                          </w:rPr>
                          <w:t>IRB</w:t>
                        </w:r>
                        <w:r>
                          <w:rPr>
                            <w:color w:val="333333"/>
                            <w:spacing w:val="-2"/>
                            <w:sz w:val="20"/>
                          </w:rPr>
                          <w:t xml:space="preserve"> </w:t>
                        </w:r>
                        <w:r>
                          <w:rPr>
                            <w:color w:val="333333"/>
                            <w:sz w:val="20"/>
                          </w:rPr>
                          <w:t>approval</w:t>
                        </w:r>
                        <w:r>
                          <w:rPr>
                            <w:color w:val="333333"/>
                            <w:spacing w:val="-2"/>
                            <w:sz w:val="20"/>
                          </w:rPr>
                          <w:t xml:space="preserve"> documentation</w:t>
                        </w:r>
                      </w:p>
                      <w:p w14:paraId="4754AD08" w14:textId="77777777" w:rsidR="00814875" w:rsidRDefault="00EA5180">
                        <w:pPr>
                          <w:spacing w:before="3" w:line="230" w:lineRule="auto"/>
                          <w:ind w:left="960" w:right="107"/>
                          <w:rPr>
                            <w:sz w:val="20"/>
                          </w:rPr>
                        </w:pPr>
                        <w:r>
                          <w:rPr>
                            <w:color w:val="333333"/>
                            <w:sz w:val="20"/>
                          </w:rPr>
                          <w:t>Name</w:t>
                        </w:r>
                        <w:r>
                          <w:rPr>
                            <w:color w:val="333333"/>
                            <w:spacing w:val="-4"/>
                            <w:sz w:val="20"/>
                          </w:rPr>
                          <w:t xml:space="preserve"> </w:t>
                        </w:r>
                        <w:r>
                          <w:rPr>
                            <w:color w:val="333333"/>
                            <w:sz w:val="20"/>
                          </w:rPr>
                          <w:t>of</w:t>
                        </w:r>
                        <w:r>
                          <w:rPr>
                            <w:color w:val="333333"/>
                            <w:spacing w:val="-4"/>
                            <w:sz w:val="20"/>
                          </w:rPr>
                          <w:t xml:space="preserve"> </w:t>
                        </w:r>
                        <w:r>
                          <w:rPr>
                            <w:color w:val="333333"/>
                            <w:sz w:val="20"/>
                          </w:rPr>
                          <w:t>Institutional</w:t>
                        </w:r>
                        <w:r>
                          <w:rPr>
                            <w:color w:val="333333"/>
                            <w:spacing w:val="-4"/>
                            <w:sz w:val="20"/>
                          </w:rPr>
                          <w:t xml:space="preserve"> </w:t>
                        </w:r>
                        <w:r>
                          <w:rPr>
                            <w:color w:val="333333"/>
                            <w:sz w:val="20"/>
                          </w:rPr>
                          <w:t>Official:</w:t>
                        </w:r>
                        <w:r>
                          <w:rPr>
                            <w:color w:val="333333"/>
                            <w:spacing w:val="-4"/>
                            <w:sz w:val="20"/>
                          </w:rPr>
                          <w:t xml:space="preserve"> </w:t>
                        </w:r>
                        <w:r>
                          <w:rPr>
                            <w:color w:val="333333"/>
                            <w:sz w:val="20"/>
                          </w:rPr>
                          <w:t>Carley</w:t>
                        </w:r>
                        <w:r>
                          <w:rPr>
                            <w:color w:val="333333"/>
                            <w:spacing w:val="-4"/>
                            <w:sz w:val="20"/>
                          </w:rPr>
                          <w:t xml:space="preserve"> </w:t>
                        </w:r>
                        <w:r>
                          <w:rPr>
                            <w:color w:val="333333"/>
                            <w:sz w:val="20"/>
                          </w:rPr>
                          <w:t>Emerson,</w:t>
                        </w:r>
                        <w:r>
                          <w:rPr>
                            <w:color w:val="333333"/>
                            <w:spacing w:val="-4"/>
                            <w:sz w:val="20"/>
                          </w:rPr>
                          <w:t xml:space="preserve"> </w:t>
                        </w:r>
                        <w:r>
                          <w:rPr>
                            <w:color w:val="333333"/>
                            <w:sz w:val="20"/>
                          </w:rPr>
                          <w:t>as</w:t>
                        </w:r>
                        <w:r>
                          <w:rPr>
                            <w:color w:val="333333"/>
                            <w:spacing w:val="-4"/>
                            <w:sz w:val="20"/>
                          </w:rPr>
                          <w:t xml:space="preserve"> </w:t>
                        </w:r>
                        <w:r>
                          <w:rPr>
                            <w:color w:val="333333"/>
                            <w:sz w:val="20"/>
                          </w:rPr>
                          <w:t>designated</w:t>
                        </w:r>
                        <w:r>
                          <w:rPr>
                            <w:color w:val="333333"/>
                            <w:spacing w:val="-4"/>
                            <w:sz w:val="20"/>
                          </w:rPr>
                          <w:t xml:space="preserve"> </w:t>
                        </w:r>
                        <w:r>
                          <w:rPr>
                            <w:color w:val="333333"/>
                            <w:sz w:val="20"/>
                          </w:rPr>
                          <w:t>by</w:t>
                        </w:r>
                        <w:r>
                          <w:rPr>
                            <w:color w:val="333333"/>
                            <w:spacing w:val="-4"/>
                            <w:sz w:val="20"/>
                          </w:rPr>
                          <w:t xml:space="preserve"> </w:t>
                        </w:r>
                        <w:r>
                          <w:rPr>
                            <w:color w:val="333333"/>
                            <w:sz w:val="20"/>
                          </w:rPr>
                          <w:t>Penny</w:t>
                        </w:r>
                        <w:r>
                          <w:rPr>
                            <w:color w:val="333333"/>
                            <w:spacing w:val="-4"/>
                            <w:sz w:val="20"/>
                          </w:rPr>
                          <w:t xml:space="preserve"> </w:t>
                        </w:r>
                        <w:r>
                          <w:rPr>
                            <w:color w:val="333333"/>
                            <w:sz w:val="20"/>
                          </w:rPr>
                          <w:t xml:space="preserve">Gordon-Larsen Email Address of Institutional Official: </w:t>
                        </w:r>
                        <w:hyperlink r:id="rId48">
                          <w:r>
                            <w:rPr>
                              <w:color w:val="333333"/>
                              <w:sz w:val="20"/>
                            </w:rPr>
                            <w:t>carley_emerson@unc.edu</w:t>
                          </w:r>
                        </w:hyperlink>
                      </w:p>
                      <w:p w14:paraId="167EE141" w14:textId="77777777" w:rsidR="00814875" w:rsidRDefault="00EA5180">
                        <w:pPr>
                          <w:spacing w:line="221" w:lineRule="exact"/>
                          <w:ind w:left="960"/>
                          <w:rPr>
                            <w:sz w:val="20"/>
                          </w:rPr>
                        </w:pPr>
                        <w:r>
                          <w:rPr>
                            <w:color w:val="333333"/>
                            <w:sz w:val="20"/>
                          </w:rPr>
                          <w:t>Phone:</w:t>
                        </w:r>
                        <w:r>
                          <w:rPr>
                            <w:color w:val="333333"/>
                            <w:spacing w:val="-6"/>
                            <w:sz w:val="20"/>
                          </w:rPr>
                          <w:t xml:space="preserve"> </w:t>
                        </w:r>
                        <w:r>
                          <w:rPr>
                            <w:color w:val="333333"/>
                            <w:sz w:val="20"/>
                          </w:rPr>
                          <w:t>919-966-</w:t>
                        </w:r>
                        <w:r>
                          <w:rPr>
                            <w:color w:val="333333"/>
                            <w:spacing w:val="-4"/>
                            <w:sz w:val="20"/>
                          </w:rPr>
                          <w:t>6893</w:t>
                        </w:r>
                      </w:p>
                    </w:txbxContent>
                  </v:textbox>
                </v:shape>
                <w10:wrap anchorx="page"/>
              </v:group>
            </w:pict>
          </mc:Fallback>
        </mc:AlternateContent>
      </w:r>
    </w:p>
    <w:p w14:paraId="6A4A8374" w14:textId="77777777" w:rsidR="00814875" w:rsidRDefault="00814875">
      <w:pPr>
        <w:pStyle w:val="BodyText"/>
        <w:rPr>
          <w:sz w:val="24"/>
        </w:rPr>
      </w:pPr>
    </w:p>
    <w:p w14:paraId="47A1EA0F" w14:textId="77777777" w:rsidR="00814875" w:rsidRDefault="00814875">
      <w:pPr>
        <w:pStyle w:val="BodyText"/>
        <w:rPr>
          <w:sz w:val="24"/>
        </w:rPr>
      </w:pPr>
    </w:p>
    <w:p w14:paraId="299D1106" w14:textId="77777777" w:rsidR="00814875" w:rsidRDefault="00814875">
      <w:pPr>
        <w:pStyle w:val="BodyText"/>
        <w:rPr>
          <w:sz w:val="24"/>
        </w:rPr>
      </w:pPr>
    </w:p>
    <w:p w14:paraId="09A2E947" w14:textId="77777777" w:rsidR="00814875" w:rsidRDefault="00814875">
      <w:pPr>
        <w:pStyle w:val="BodyText"/>
        <w:rPr>
          <w:sz w:val="24"/>
        </w:rPr>
      </w:pPr>
    </w:p>
    <w:p w14:paraId="49DBF0F4" w14:textId="77777777" w:rsidR="00814875" w:rsidRDefault="00814875">
      <w:pPr>
        <w:pStyle w:val="BodyText"/>
        <w:rPr>
          <w:sz w:val="24"/>
        </w:rPr>
      </w:pPr>
    </w:p>
    <w:p w14:paraId="15B7A845" w14:textId="77777777" w:rsidR="00814875" w:rsidRDefault="00814875">
      <w:pPr>
        <w:pStyle w:val="BodyText"/>
        <w:rPr>
          <w:sz w:val="24"/>
        </w:rPr>
      </w:pPr>
    </w:p>
    <w:p w14:paraId="41BF1A8F" w14:textId="77777777" w:rsidR="00814875" w:rsidRDefault="00814875">
      <w:pPr>
        <w:pStyle w:val="BodyText"/>
        <w:rPr>
          <w:sz w:val="24"/>
        </w:rPr>
      </w:pPr>
    </w:p>
    <w:p w14:paraId="5B6AC254" w14:textId="77777777" w:rsidR="00814875" w:rsidRDefault="00814875">
      <w:pPr>
        <w:pStyle w:val="BodyText"/>
        <w:rPr>
          <w:sz w:val="24"/>
        </w:rPr>
      </w:pPr>
    </w:p>
    <w:p w14:paraId="29ADFD50" w14:textId="77777777" w:rsidR="00814875" w:rsidRDefault="00814875">
      <w:pPr>
        <w:pStyle w:val="BodyText"/>
        <w:rPr>
          <w:sz w:val="24"/>
        </w:rPr>
      </w:pPr>
    </w:p>
    <w:p w14:paraId="12DBB604" w14:textId="77777777" w:rsidR="00814875" w:rsidRDefault="00814875">
      <w:pPr>
        <w:pStyle w:val="BodyText"/>
        <w:rPr>
          <w:sz w:val="24"/>
        </w:rPr>
      </w:pPr>
    </w:p>
    <w:p w14:paraId="11E263AA" w14:textId="77777777" w:rsidR="00814875" w:rsidRDefault="00814875">
      <w:pPr>
        <w:pStyle w:val="BodyText"/>
        <w:spacing w:before="158"/>
        <w:rPr>
          <w:sz w:val="24"/>
        </w:rPr>
      </w:pPr>
    </w:p>
    <w:p w14:paraId="35162AAE" w14:textId="77777777" w:rsidR="00814875" w:rsidRDefault="00EA5180">
      <w:pPr>
        <w:ind w:left="680"/>
        <w:rPr>
          <w:rFonts w:ascii="Times New Roman"/>
          <w:sz w:val="24"/>
        </w:rPr>
      </w:pPr>
      <w:r>
        <w:rPr>
          <w:rFonts w:ascii="Times New Roman"/>
          <w:color w:val="333333"/>
          <w:spacing w:val="-5"/>
          <w:sz w:val="24"/>
        </w:rPr>
        <w:t>No</w:t>
      </w:r>
    </w:p>
    <w:p w14:paraId="2E701859" w14:textId="77777777" w:rsidR="00814875" w:rsidRDefault="00814875">
      <w:pPr>
        <w:pStyle w:val="BodyText"/>
        <w:spacing w:before="10"/>
        <w:rPr>
          <w:rFonts w:ascii="Times New Roman"/>
        </w:rPr>
      </w:pPr>
    </w:p>
    <w:p w14:paraId="1D62DE95" w14:textId="77777777" w:rsidR="00814875" w:rsidRDefault="00EA5180">
      <w:pPr>
        <w:pStyle w:val="ListParagraph"/>
        <w:numPr>
          <w:ilvl w:val="2"/>
          <w:numId w:val="4"/>
        </w:numPr>
        <w:tabs>
          <w:tab w:val="left" w:pos="1006"/>
        </w:tabs>
        <w:ind w:left="1006" w:hanging="626"/>
        <w:rPr>
          <w:sz w:val="20"/>
        </w:rPr>
      </w:pPr>
      <w:r>
        <w:rPr>
          <w:noProof/>
          <w:sz w:val="20"/>
        </w:rPr>
        <mc:AlternateContent>
          <mc:Choice Requires="wps">
            <w:drawing>
              <wp:anchor distT="0" distB="0" distL="0" distR="0" simplePos="0" relativeHeight="15766528" behindDoc="0" locked="0" layoutInCell="1" allowOverlap="1" wp14:anchorId="6E07CA61" wp14:editId="3BEBDC61">
                <wp:simplePos x="0" y="0"/>
                <wp:positionH relativeFrom="page">
                  <wp:posOffset>1155700</wp:posOffset>
                </wp:positionH>
                <wp:positionV relativeFrom="paragraph">
                  <wp:posOffset>17899</wp:posOffset>
                </wp:positionV>
                <wp:extent cx="5778500" cy="2794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7B152165"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this</w:t>
                            </w:r>
                            <w:r>
                              <w:rPr>
                                <w:color w:val="333333"/>
                                <w:spacing w:val="-2"/>
                              </w:rPr>
                              <w:t xml:space="preserve"> </w:t>
                            </w:r>
                            <w:r>
                              <w:rPr>
                                <w:color w:val="333333"/>
                              </w:rPr>
                              <w:t>study</w:t>
                            </w:r>
                            <w:r>
                              <w:rPr>
                                <w:color w:val="333333"/>
                                <w:spacing w:val="-1"/>
                              </w:rPr>
                              <w:t xml:space="preserve"> </w:t>
                            </w:r>
                            <w:r>
                              <w:rPr>
                                <w:color w:val="333333"/>
                              </w:rPr>
                              <w:t>is</w:t>
                            </w:r>
                            <w:r>
                              <w:rPr>
                                <w:color w:val="333333"/>
                                <w:spacing w:val="-2"/>
                              </w:rPr>
                              <w:t xml:space="preserve"> </w:t>
                            </w:r>
                            <w:r>
                              <w:rPr>
                                <w:color w:val="333333"/>
                              </w:rPr>
                              <w:t>limited</w:t>
                            </w:r>
                            <w:r>
                              <w:rPr>
                                <w:color w:val="333333"/>
                                <w:spacing w:val="-2"/>
                              </w:rPr>
                              <w:t xml:space="preserve"> </w:t>
                            </w:r>
                            <w:r>
                              <w:rPr>
                                <w:color w:val="333333"/>
                              </w:rPr>
                              <w:t>to</w:t>
                            </w:r>
                            <w:r>
                              <w:rPr>
                                <w:color w:val="333333"/>
                                <w:spacing w:val="-1"/>
                              </w:rPr>
                              <w:t xml:space="preserve"> </w:t>
                            </w:r>
                            <w:r>
                              <w:rPr>
                                <w:color w:val="333333"/>
                              </w:rPr>
                              <w:t>data</w:t>
                            </w:r>
                            <w:r>
                              <w:rPr>
                                <w:color w:val="333333"/>
                                <w:spacing w:val="-2"/>
                              </w:rPr>
                              <w:t xml:space="preserve"> </w:t>
                            </w:r>
                            <w:r>
                              <w:rPr>
                                <w:color w:val="333333"/>
                              </w:rPr>
                              <w:t>collection</w:t>
                            </w:r>
                            <w:r>
                              <w:rPr>
                                <w:color w:val="333333"/>
                                <w:spacing w:val="-1"/>
                              </w:rPr>
                              <w:t xml:space="preserve"> </w:t>
                            </w:r>
                            <w:r>
                              <w:rPr>
                                <w:color w:val="333333"/>
                              </w:rPr>
                              <w:t>by</w:t>
                            </w:r>
                            <w:r>
                              <w:rPr>
                                <w:color w:val="333333"/>
                                <w:spacing w:val="-2"/>
                              </w:rPr>
                              <w:t xml:space="preserve"> </w:t>
                            </w:r>
                            <w:r>
                              <w:rPr>
                                <w:color w:val="333333"/>
                              </w:rPr>
                              <w:t>survey</w:t>
                            </w:r>
                            <w:r>
                              <w:rPr>
                                <w:color w:val="333333"/>
                                <w:spacing w:val="-2"/>
                              </w:rPr>
                              <w:t xml:space="preserve"> </w:t>
                            </w:r>
                            <w:r>
                              <w:rPr>
                                <w:color w:val="333333"/>
                              </w:rPr>
                              <w:t>or</w:t>
                            </w:r>
                            <w:r>
                              <w:rPr>
                                <w:color w:val="333333"/>
                                <w:spacing w:val="-1"/>
                              </w:rPr>
                              <w:t xml:space="preserve"> </w:t>
                            </w:r>
                            <w:r>
                              <w:rPr>
                                <w:color w:val="333333"/>
                              </w:rPr>
                              <w:t>interview,</w:t>
                            </w:r>
                            <w:r>
                              <w:rPr>
                                <w:color w:val="333333"/>
                                <w:spacing w:val="-2"/>
                              </w:rPr>
                              <w:t xml:space="preserve"> </w:t>
                            </w:r>
                            <w:r>
                              <w:rPr>
                                <w:color w:val="333333"/>
                              </w:rPr>
                              <w:t>discuss</w:t>
                            </w:r>
                            <w:r>
                              <w:rPr>
                                <w:color w:val="333333"/>
                                <w:spacing w:val="-2"/>
                              </w:rPr>
                              <w:t xml:space="preserve"> </w:t>
                            </w:r>
                            <w:r>
                              <w:rPr>
                                <w:color w:val="333333"/>
                              </w:rPr>
                              <w:t>the</w:t>
                            </w:r>
                            <w:r>
                              <w:rPr>
                                <w:color w:val="333333"/>
                                <w:spacing w:val="-1"/>
                              </w:rPr>
                              <w:t xml:space="preserve"> </w:t>
                            </w:r>
                            <w:r>
                              <w:rPr>
                                <w:color w:val="333333"/>
                              </w:rPr>
                              <w:t>potential</w:t>
                            </w:r>
                            <w:r>
                              <w:rPr>
                                <w:color w:val="333333"/>
                                <w:spacing w:val="-2"/>
                              </w:rPr>
                              <w:t xml:space="preserve"> </w:t>
                            </w:r>
                            <w:r>
                              <w:rPr>
                                <w:color w:val="333333"/>
                              </w:rPr>
                              <w:t>for</w:t>
                            </w:r>
                            <w:r>
                              <w:rPr>
                                <w:color w:val="333333"/>
                                <w:spacing w:val="-1"/>
                              </w:rPr>
                              <w:t xml:space="preserve"> </w:t>
                            </w:r>
                            <w:r>
                              <w:rPr>
                                <w:color w:val="333333"/>
                                <w:spacing w:val="-2"/>
                              </w:rPr>
                              <w:t>deductive</w:t>
                            </w:r>
                          </w:p>
                          <w:p w14:paraId="74AF2429" w14:textId="77777777" w:rsidR="00814875" w:rsidRDefault="00EA5180">
                            <w:pPr>
                              <w:pStyle w:val="BodyText"/>
                              <w:spacing w:line="225" w:lineRule="exact"/>
                              <w:rPr>
                                <w:color w:val="000000"/>
                              </w:rPr>
                            </w:pPr>
                            <w:r>
                              <w:rPr>
                                <w:color w:val="333333"/>
                              </w:rPr>
                              <w:t>disclosure</w:t>
                            </w:r>
                            <w:r>
                              <w:rPr>
                                <w:color w:val="333333"/>
                                <w:spacing w:val="-3"/>
                              </w:rPr>
                              <w:t xml:space="preserve"> </w:t>
                            </w:r>
                            <w:r>
                              <w:rPr>
                                <w:color w:val="333333"/>
                              </w:rPr>
                              <w:t>(i.e.,</w:t>
                            </w:r>
                            <w:r>
                              <w:rPr>
                                <w:color w:val="333333"/>
                                <w:spacing w:val="-2"/>
                              </w:rPr>
                              <w:t xml:space="preserve"> </w:t>
                            </w:r>
                            <w:r>
                              <w:rPr>
                                <w:color w:val="333333"/>
                              </w:rPr>
                              <w:t>directly</w:t>
                            </w:r>
                            <w:r>
                              <w:rPr>
                                <w:color w:val="333333"/>
                                <w:spacing w:val="-2"/>
                              </w:rPr>
                              <w:t xml:space="preserve"> </w:t>
                            </w:r>
                            <w:r>
                              <w:rPr>
                                <w:color w:val="333333"/>
                              </w:rPr>
                              <w:t>identifying</w:t>
                            </w:r>
                            <w:r>
                              <w:rPr>
                                <w:color w:val="333333"/>
                                <w:spacing w:val="-3"/>
                              </w:rPr>
                              <w:t xml:space="preserve"> </w:t>
                            </w:r>
                            <w:r>
                              <w:rPr>
                                <w:color w:val="333333"/>
                              </w:rPr>
                              <w:t>subjects</w:t>
                            </w:r>
                            <w:r>
                              <w:rPr>
                                <w:color w:val="333333"/>
                                <w:spacing w:val="-2"/>
                              </w:rPr>
                              <w:t xml:space="preserve"> </w:t>
                            </w:r>
                            <w:r>
                              <w:rPr>
                                <w:color w:val="333333"/>
                              </w:rPr>
                              <w:t>from</w:t>
                            </w:r>
                            <w:r>
                              <w:rPr>
                                <w:color w:val="333333"/>
                                <w:spacing w:val="-2"/>
                              </w:rPr>
                              <w:t xml:space="preserve"> </w:t>
                            </w:r>
                            <w:r>
                              <w:rPr>
                                <w:color w:val="333333"/>
                              </w:rPr>
                              <w:t>a</w:t>
                            </w:r>
                            <w:r>
                              <w:rPr>
                                <w:color w:val="333333"/>
                                <w:spacing w:val="-3"/>
                              </w:rPr>
                              <w:t xml:space="preserve"> </w:t>
                            </w:r>
                            <w:r>
                              <w:rPr>
                                <w:color w:val="333333"/>
                              </w:rPr>
                              <w:t>combination</w:t>
                            </w:r>
                            <w:r>
                              <w:rPr>
                                <w:color w:val="333333"/>
                                <w:spacing w:val="-2"/>
                              </w:rPr>
                              <w:t xml:space="preserve"> </w:t>
                            </w:r>
                            <w:r>
                              <w:rPr>
                                <w:color w:val="333333"/>
                              </w:rPr>
                              <w:t>of</w:t>
                            </w:r>
                            <w:r>
                              <w:rPr>
                                <w:color w:val="333333"/>
                                <w:spacing w:val="-2"/>
                              </w:rPr>
                              <w:t xml:space="preserve"> </w:t>
                            </w:r>
                            <w:r>
                              <w:rPr>
                                <w:color w:val="333333"/>
                              </w:rPr>
                              <w:t>indirect</w:t>
                            </w:r>
                            <w:r>
                              <w:rPr>
                                <w:color w:val="333333"/>
                                <w:spacing w:val="-2"/>
                              </w:rPr>
                              <w:t xml:space="preserve"> IDs).</w:t>
                            </w:r>
                          </w:p>
                        </w:txbxContent>
                      </wps:txbx>
                      <wps:bodyPr wrap="square" lIns="0" tIns="0" rIns="0" bIns="0" rtlCol="0">
                        <a:noAutofit/>
                      </wps:bodyPr>
                    </wps:wsp>
                  </a:graphicData>
                </a:graphic>
              </wp:anchor>
            </w:drawing>
          </mc:Choice>
          <mc:Fallback>
            <w:pict>
              <v:shape w14:anchorId="6E07CA61" id="Textbox 228" o:spid="_x0000_s1093" type="#_x0000_t202" style="position:absolute;left:0;text-align:left;margin-left:91pt;margin-top:1.4pt;width:455pt;height:22pt;z-index:1576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" fillcolor="#dfebf4" stroked="f">
                <v:textbox inset="0,0,0,0">
                  <w:txbxContent>
                    <w:p w14:paraId="7B152165"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this</w:t>
                      </w:r>
                      <w:r>
                        <w:rPr>
                          <w:color w:val="333333"/>
                          <w:spacing w:val="-2"/>
                        </w:rPr>
                        <w:t xml:space="preserve"> </w:t>
                      </w:r>
                      <w:r>
                        <w:rPr>
                          <w:color w:val="333333"/>
                        </w:rPr>
                        <w:t>study</w:t>
                      </w:r>
                      <w:r>
                        <w:rPr>
                          <w:color w:val="333333"/>
                          <w:spacing w:val="-1"/>
                        </w:rPr>
                        <w:t xml:space="preserve"> </w:t>
                      </w:r>
                      <w:r>
                        <w:rPr>
                          <w:color w:val="333333"/>
                        </w:rPr>
                        <w:t>is</w:t>
                      </w:r>
                      <w:r>
                        <w:rPr>
                          <w:color w:val="333333"/>
                          <w:spacing w:val="-2"/>
                        </w:rPr>
                        <w:t xml:space="preserve"> </w:t>
                      </w:r>
                      <w:r>
                        <w:rPr>
                          <w:color w:val="333333"/>
                        </w:rPr>
                        <w:t>limited</w:t>
                      </w:r>
                      <w:r>
                        <w:rPr>
                          <w:color w:val="333333"/>
                          <w:spacing w:val="-2"/>
                        </w:rPr>
                        <w:t xml:space="preserve"> </w:t>
                      </w:r>
                      <w:r>
                        <w:rPr>
                          <w:color w:val="333333"/>
                        </w:rPr>
                        <w:t>to</w:t>
                      </w:r>
                      <w:r>
                        <w:rPr>
                          <w:color w:val="333333"/>
                          <w:spacing w:val="-1"/>
                        </w:rPr>
                        <w:t xml:space="preserve"> </w:t>
                      </w:r>
                      <w:r>
                        <w:rPr>
                          <w:color w:val="333333"/>
                        </w:rPr>
                        <w:t>data</w:t>
                      </w:r>
                      <w:r>
                        <w:rPr>
                          <w:color w:val="333333"/>
                          <w:spacing w:val="-2"/>
                        </w:rPr>
                        <w:t xml:space="preserve"> </w:t>
                      </w:r>
                      <w:r>
                        <w:rPr>
                          <w:color w:val="333333"/>
                        </w:rPr>
                        <w:t>collection</w:t>
                      </w:r>
                      <w:r>
                        <w:rPr>
                          <w:color w:val="333333"/>
                          <w:spacing w:val="-1"/>
                        </w:rPr>
                        <w:t xml:space="preserve"> </w:t>
                      </w:r>
                      <w:r>
                        <w:rPr>
                          <w:color w:val="333333"/>
                        </w:rPr>
                        <w:t>by</w:t>
                      </w:r>
                      <w:r>
                        <w:rPr>
                          <w:color w:val="333333"/>
                          <w:spacing w:val="-2"/>
                        </w:rPr>
                        <w:t xml:space="preserve"> </w:t>
                      </w:r>
                      <w:r>
                        <w:rPr>
                          <w:color w:val="333333"/>
                        </w:rPr>
                        <w:t>survey</w:t>
                      </w:r>
                      <w:r>
                        <w:rPr>
                          <w:color w:val="333333"/>
                          <w:spacing w:val="-2"/>
                        </w:rPr>
                        <w:t xml:space="preserve"> </w:t>
                      </w:r>
                      <w:r>
                        <w:rPr>
                          <w:color w:val="333333"/>
                        </w:rPr>
                        <w:t>or</w:t>
                      </w:r>
                      <w:r>
                        <w:rPr>
                          <w:color w:val="333333"/>
                          <w:spacing w:val="-1"/>
                        </w:rPr>
                        <w:t xml:space="preserve"> </w:t>
                      </w:r>
                      <w:r>
                        <w:rPr>
                          <w:color w:val="333333"/>
                        </w:rPr>
                        <w:t>interview,</w:t>
                      </w:r>
                      <w:r>
                        <w:rPr>
                          <w:color w:val="333333"/>
                          <w:spacing w:val="-2"/>
                        </w:rPr>
                        <w:t xml:space="preserve"> </w:t>
                      </w:r>
                      <w:r>
                        <w:rPr>
                          <w:color w:val="333333"/>
                        </w:rPr>
                        <w:t>discuss</w:t>
                      </w:r>
                      <w:r>
                        <w:rPr>
                          <w:color w:val="333333"/>
                          <w:spacing w:val="-2"/>
                        </w:rPr>
                        <w:t xml:space="preserve"> </w:t>
                      </w:r>
                      <w:r>
                        <w:rPr>
                          <w:color w:val="333333"/>
                        </w:rPr>
                        <w:t>the</w:t>
                      </w:r>
                      <w:r>
                        <w:rPr>
                          <w:color w:val="333333"/>
                          <w:spacing w:val="-1"/>
                        </w:rPr>
                        <w:t xml:space="preserve"> </w:t>
                      </w:r>
                      <w:r>
                        <w:rPr>
                          <w:color w:val="333333"/>
                        </w:rPr>
                        <w:t>potential</w:t>
                      </w:r>
                      <w:r>
                        <w:rPr>
                          <w:color w:val="333333"/>
                          <w:spacing w:val="-2"/>
                        </w:rPr>
                        <w:t xml:space="preserve"> </w:t>
                      </w:r>
                      <w:r>
                        <w:rPr>
                          <w:color w:val="333333"/>
                        </w:rPr>
                        <w:t>for</w:t>
                      </w:r>
                      <w:r>
                        <w:rPr>
                          <w:color w:val="333333"/>
                          <w:spacing w:val="-1"/>
                        </w:rPr>
                        <w:t xml:space="preserve"> </w:t>
                      </w:r>
                      <w:r>
                        <w:rPr>
                          <w:color w:val="333333"/>
                          <w:spacing w:val="-2"/>
                        </w:rPr>
                        <w:t>deductive</w:t>
                      </w:r>
                    </w:p>
                    <w:p w14:paraId="74AF2429" w14:textId="77777777" w:rsidR="00814875" w:rsidRDefault="00EA5180">
                      <w:pPr>
                        <w:pStyle w:val="BodyText"/>
                        <w:spacing w:line="225" w:lineRule="exact"/>
                        <w:rPr>
                          <w:color w:val="000000"/>
                        </w:rPr>
                      </w:pPr>
                      <w:r>
                        <w:rPr>
                          <w:color w:val="333333"/>
                        </w:rPr>
                        <w:t>disclosure</w:t>
                      </w:r>
                      <w:r>
                        <w:rPr>
                          <w:color w:val="333333"/>
                          <w:spacing w:val="-3"/>
                        </w:rPr>
                        <w:t xml:space="preserve"> </w:t>
                      </w:r>
                      <w:r>
                        <w:rPr>
                          <w:color w:val="333333"/>
                        </w:rPr>
                        <w:t>(i.e.,</w:t>
                      </w:r>
                      <w:r>
                        <w:rPr>
                          <w:color w:val="333333"/>
                          <w:spacing w:val="-2"/>
                        </w:rPr>
                        <w:t xml:space="preserve"> </w:t>
                      </w:r>
                      <w:r>
                        <w:rPr>
                          <w:color w:val="333333"/>
                        </w:rPr>
                        <w:t>directly</w:t>
                      </w:r>
                      <w:r>
                        <w:rPr>
                          <w:color w:val="333333"/>
                          <w:spacing w:val="-2"/>
                        </w:rPr>
                        <w:t xml:space="preserve"> </w:t>
                      </w:r>
                      <w:r>
                        <w:rPr>
                          <w:color w:val="333333"/>
                        </w:rPr>
                        <w:t>identifying</w:t>
                      </w:r>
                      <w:r>
                        <w:rPr>
                          <w:color w:val="333333"/>
                          <w:spacing w:val="-3"/>
                        </w:rPr>
                        <w:t xml:space="preserve"> </w:t>
                      </w:r>
                      <w:r>
                        <w:rPr>
                          <w:color w:val="333333"/>
                        </w:rPr>
                        <w:t>subjects</w:t>
                      </w:r>
                      <w:r>
                        <w:rPr>
                          <w:color w:val="333333"/>
                          <w:spacing w:val="-2"/>
                        </w:rPr>
                        <w:t xml:space="preserve"> </w:t>
                      </w:r>
                      <w:r>
                        <w:rPr>
                          <w:color w:val="333333"/>
                        </w:rPr>
                        <w:t>from</w:t>
                      </w:r>
                      <w:r>
                        <w:rPr>
                          <w:color w:val="333333"/>
                          <w:spacing w:val="-2"/>
                        </w:rPr>
                        <w:t xml:space="preserve"> </w:t>
                      </w:r>
                      <w:r>
                        <w:rPr>
                          <w:color w:val="333333"/>
                        </w:rPr>
                        <w:t>a</w:t>
                      </w:r>
                      <w:r>
                        <w:rPr>
                          <w:color w:val="333333"/>
                          <w:spacing w:val="-3"/>
                        </w:rPr>
                        <w:t xml:space="preserve"> </w:t>
                      </w:r>
                      <w:r>
                        <w:rPr>
                          <w:color w:val="333333"/>
                        </w:rPr>
                        <w:t>combination</w:t>
                      </w:r>
                      <w:r>
                        <w:rPr>
                          <w:color w:val="333333"/>
                          <w:spacing w:val="-2"/>
                        </w:rPr>
                        <w:t xml:space="preserve"> </w:t>
                      </w:r>
                      <w:r>
                        <w:rPr>
                          <w:color w:val="333333"/>
                        </w:rPr>
                        <w:t>of</w:t>
                      </w:r>
                      <w:r>
                        <w:rPr>
                          <w:color w:val="333333"/>
                          <w:spacing w:val="-2"/>
                        </w:rPr>
                        <w:t xml:space="preserve"> </w:t>
                      </w:r>
                      <w:r>
                        <w:rPr>
                          <w:color w:val="333333"/>
                        </w:rPr>
                        <w:t>indirect</w:t>
                      </w:r>
                      <w:r>
                        <w:rPr>
                          <w:color w:val="333333"/>
                          <w:spacing w:val="-2"/>
                        </w:rPr>
                        <w:t xml:space="preserve"> IDs).</w:t>
                      </w:r>
                    </w:p>
                  </w:txbxContent>
                </v:textbox>
                <w10:wrap anchorx="page"/>
              </v:shape>
            </w:pict>
          </mc:Fallback>
        </mc:AlternateContent>
      </w:r>
    </w:p>
    <w:p w14:paraId="7501C235" w14:textId="77777777" w:rsidR="00814875" w:rsidRDefault="00814875">
      <w:pPr>
        <w:pStyle w:val="BodyText"/>
        <w:spacing w:before="191"/>
        <w:rPr>
          <w:sz w:val="24"/>
        </w:rPr>
      </w:pPr>
    </w:p>
    <w:p w14:paraId="5F84616A" w14:textId="10196015" w:rsidR="00814875" w:rsidRDefault="00E733F6">
      <w:pPr>
        <w:spacing w:line="225" w:lineRule="auto"/>
        <w:ind w:left="680" w:right="453"/>
        <w:rPr>
          <w:rFonts w:ascii="Times New Roman"/>
          <w:sz w:val="24"/>
        </w:rPr>
      </w:pPr>
      <w:r>
        <w:rPr>
          <w:rFonts w:ascii="Times New Roman"/>
          <w:color w:val="333333"/>
          <w:sz w:val="24"/>
        </w:rPr>
        <w:t>D</w:t>
      </w:r>
      <w:r w:rsidR="00EA5180">
        <w:rPr>
          <w:rFonts w:ascii="Times New Roman"/>
          <w:color w:val="333333"/>
          <w:sz w:val="24"/>
        </w:rPr>
        <w:t>eductive reasoning could be used to identify a single provider in a particular county</w:t>
      </w:r>
      <w:r>
        <w:rPr>
          <w:rFonts w:ascii="Times New Roman"/>
          <w:color w:val="333333"/>
          <w:sz w:val="24"/>
        </w:rPr>
        <w:t xml:space="preserve"> through data</w:t>
      </w:r>
      <w:r w:rsidR="00EA5180">
        <w:rPr>
          <w:rFonts w:ascii="Times New Roman"/>
          <w:color w:val="333333"/>
          <w:spacing w:val="-3"/>
          <w:sz w:val="24"/>
        </w:rPr>
        <w:t xml:space="preserve"> </w:t>
      </w:r>
      <w:r w:rsidR="00EA5180">
        <w:rPr>
          <w:rFonts w:ascii="Times New Roman"/>
          <w:color w:val="333333"/>
          <w:sz w:val="24"/>
        </w:rPr>
        <w:t>available</w:t>
      </w:r>
      <w:r w:rsidR="00EA5180">
        <w:rPr>
          <w:rFonts w:ascii="Times New Roman"/>
          <w:color w:val="333333"/>
          <w:spacing w:val="-3"/>
          <w:sz w:val="24"/>
        </w:rPr>
        <w:t xml:space="preserve"> </w:t>
      </w:r>
      <w:r w:rsidR="00EA5180">
        <w:rPr>
          <w:rFonts w:ascii="Times New Roman"/>
          <w:color w:val="333333"/>
          <w:sz w:val="24"/>
        </w:rPr>
        <w:t>to</w:t>
      </w:r>
      <w:r w:rsidR="00EA5180">
        <w:rPr>
          <w:rFonts w:ascii="Times New Roman"/>
          <w:color w:val="333333"/>
          <w:spacing w:val="-3"/>
          <w:sz w:val="24"/>
        </w:rPr>
        <w:t xml:space="preserve"> </w:t>
      </w:r>
      <w:r w:rsidR="00EA5180">
        <w:rPr>
          <w:rFonts w:ascii="Times New Roman"/>
          <w:color w:val="333333"/>
          <w:sz w:val="24"/>
        </w:rPr>
        <w:t>the</w:t>
      </w:r>
      <w:r w:rsidR="00EA5180">
        <w:rPr>
          <w:rFonts w:ascii="Times New Roman"/>
          <w:color w:val="333333"/>
          <w:spacing w:val="-3"/>
          <w:sz w:val="24"/>
        </w:rPr>
        <w:t xml:space="preserve"> </w:t>
      </w:r>
      <w:r w:rsidR="00EA5180">
        <w:rPr>
          <w:rFonts w:ascii="Times New Roman"/>
          <w:color w:val="333333"/>
          <w:sz w:val="24"/>
        </w:rPr>
        <w:t>public</w:t>
      </w:r>
      <w:r w:rsidR="00EA5180">
        <w:rPr>
          <w:rFonts w:ascii="Times New Roman"/>
          <w:color w:val="333333"/>
          <w:spacing w:val="-3"/>
          <w:sz w:val="24"/>
        </w:rPr>
        <w:t xml:space="preserve"> </w:t>
      </w:r>
      <w:r w:rsidR="00EA5180">
        <w:rPr>
          <w:rFonts w:ascii="Times New Roman"/>
          <w:color w:val="333333"/>
          <w:sz w:val="24"/>
        </w:rPr>
        <w:t>by</w:t>
      </w:r>
      <w:r w:rsidR="00EA5180">
        <w:rPr>
          <w:rFonts w:ascii="Times New Roman"/>
          <w:color w:val="333333"/>
          <w:spacing w:val="-3"/>
          <w:sz w:val="24"/>
        </w:rPr>
        <w:t xml:space="preserve"> </w:t>
      </w:r>
      <w:r w:rsidR="00EA5180">
        <w:rPr>
          <w:rFonts w:ascii="Times New Roman"/>
          <w:color w:val="333333"/>
          <w:sz w:val="24"/>
        </w:rPr>
        <w:t>searching</w:t>
      </w:r>
      <w:r w:rsidR="00EA5180">
        <w:rPr>
          <w:rFonts w:ascii="Times New Roman"/>
          <w:color w:val="333333"/>
          <w:spacing w:val="-3"/>
          <w:sz w:val="24"/>
        </w:rPr>
        <w:t xml:space="preserve"> </w:t>
      </w:r>
      <w:r w:rsidR="00EA5180">
        <w:rPr>
          <w:rFonts w:ascii="Times New Roman"/>
          <w:color w:val="333333"/>
          <w:sz w:val="24"/>
        </w:rPr>
        <w:t>the</w:t>
      </w:r>
      <w:r w:rsidR="00EA5180">
        <w:rPr>
          <w:rFonts w:ascii="Times New Roman"/>
          <w:color w:val="333333"/>
          <w:spacing w:val="-3"/>
          <w:sz w:val="24"/>
        </w:rPr>
        <w:t xml:space="preserve"> </w:t>
      </w:r>
      <w:r w:rsidR="00EA5180">
        <w:rPr>
          <w:rFonts w:ascii="Times New Roman"/>
          <w:color w:val="333333"/>
          <w:sz w:val="24"/>
        </w:rPr>
        <w:t>NC</w:t>
      </w:r>
      <w:r w:rsidR="00EA5180">
        <w:rPr>
          <w:rFonts w:ascii="Times New Roman"/>
          <w:color w:val="333333"/>
          <w:spacing w:val="-4"/>
          <w:sz w:val="24"/>
        </w:rPr>
        <w:t xml:space="preserve"> </w:t>
      </w:r>
      <w:r w:rsidR="00EA5180">
        <w:rPr>
          <w:rFonts w:ascii="Times New Roman"/>
          <w:color w:val="333333"/>
          <w:sz w:val="24"/>
        </w:rPr>
        <w:t>Medical</w:t>
      </w:r>
      <w:r w:rsidR="00EA5180">
        <w:rPr>
          <w:rFonts w:ascii="Times New Roman"/>
          <w:color w:val="333333"/>
          <w:spacing w:val="-3"/>
          <w:sz w:val="24"/>
        </w:rPr>
        <w:t xml:space="preserve"> </w:t>
      </w:r>
      <w:r w:rsidR="00EA5180">
        <w:rPr>
          <w:rFonts w:ascii="Times New Roman"/>
          <w:color w:val="333333"/>
          <w:sz w:val="24"/>
        </w:rPr>
        <w:t>Board</w:t>
      </w:r>
      <w:r w:rsidR="00EA5180">
        <w:rPr>
          <w:rFonts w:ascii="Times New Roman"/>
          <w:color w:val="333333"/>
          <w:spacing w:val="-3"/>
          <w:sz w:val="24"/>
        </w:rPr>
        <w:t xml:space="preserve"> </w:t>
      </w:r>
      <w:r w:rsidR="00EA5180">
        <w:rPr>
          <w:rFonts w:ascii="Times New Roman"/>
          <w:color w:val="333333"/>
          <w:sz w:val="24"/>
        </w:rPr>
        <w:t>license verification websites by county or city.</w:t>
      </w:r>
      <w:r>
        <w:rPr>
          <w:rFonts w:ascii="Times New Roman"/>
          <w:color w:val="333333"/>
          <w:sz w:val="24"/>
        </w:rPr>
        <w:t xml:space="preserve"> However, in this study, we will not be reporting data in small enough cell sizes to allow deductive reasoning. </w:t>
      </w:r>
    </w:p>
    <w:p w14:paraId="749A0A94" w14:textId="77777777" w:rsidR="00814875" w:rsidRDefault="00814875">
      <w:pPr>
        <w:pStyle w:val="BodyText"/>
        <w:spacing w:before="195"/>
        <w:rPr>
          <w:rFonts w:ascii="Times New Roman"/>
        </w:rPr>
      </w:pPr>
    </w:p>
    <w:p w14:paraId="5494BF42" w14:textId="77777777" w:rsidR="00814875" w:rsidRDefault="00EA5180">
      <w:pPr>
        <w:pStyle w:val="ListParagraph"/>
        <w:numPr>
          <w:ilvl w:val="2"/>
          <w:numId w:val="4"/>
        </w:numPr>
        <w:tabs>
          <w:tab w:val="left" w:pos="1006"/>
        </w:tabs>
        <w:ind w:left="1006" w:hanging="626"/>
        <w:rPr>
          <w:sz w:val="20"/>
        </w:rPr>
      </w:pPr>
      <w:r>
        <w:rPr>
          <w:noProof/>
          <w:sz w:val="20"/>
        </w:rPr>
        <mc:AlternateContent>
          <mc:Choice Requires="wps">
            <w:drawing>
              <wp:anchor distT="0" distB="0" distL="0" distR="0" simplePos="0" relativeHeight="15766016" behindDoc="0" locked="0" layoutInCell="1" allowOverlap="1" wp14:anchorId="627259DD" wp14:editId="57EE7150">
                <wp:simplePos x="0" y="0"/>
                <wp:positionH relativeFrom="page">
                  <wp:posOffset>1155700</wp:posOffset>
                </wp:positionH>
                <wp:positionV relativeFrom="paragraph">
                  <wp:posOffset>17777</wp:posOffset>
                </wp:positionV>
                <wp:extent cx="5778500" cy="279400"/>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0693C85" w14:textId="77777777" w:rsidR="00814875" w:rsidRDefault="00EA5180">
                            <w:pPr>
                              <w:pStyle w:val="BodyText"/>
                              <w:spacing w:line="197" w:lineRule="exact"/>
                              <w:rPr>
                                <w:color w:val="000000"/>
                              </w:rPr>
                            </w:pPr>
                            <w:r>
                              <w:rPr>
                                <w:color w:val="333333"/>
                              </w:rPr>
                              <w:t>Will</w:t>
                            </w:r>
                            <w:r>
                              <w:rPr>
                                <w:color w:val="333333"/>
                                <w:spacing w:val="-2"/>
                              </w:rPr>
                              <w:t xml:space="preserve"> </w:t>
                            </w:r>
                            <w:r>
                              <w:rPr>
                                <w:color w:val="333333"/>
                              </w:rPr>
                              <w:t>any</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groupings</w:t>
                            </w:r>
                            <w:r>
                              <w:rPr>
                                <w:color w:val="333333"/>
                                <w:spacing w:val="-1"/>
                              </w:rPr>
                              <w:t xml:space="preserve"> </w:t>
                            </w:r>
                            <w:r>
                              <w:rPr>
                                <w:color w:val="333333"/>
                              </w:rPr>
                              <w:t>or</w:t>
                            </w:r>
                            <w:r>
                              <w:rPr>
                                <w:color w:val="333333"/>
                                <w:spacing w:val="-1"/>
                              </w:rPr>
                              <w:t xml:space="preserve"> </w:t>
                            </w:r>
                            <w:r>
                              <w:rPr>
                                <w:color w:val="333333"/>
                              </w:rPr>
                              <w:t>subgroupings</w:t>
                            </w:r>
                            <w:r>
                              <w:rPr>
                                <w:color w:val="333333"/>
                                <w:spacing w:val="-1"/>
                              </w:rPr>
                              <w:t xml:space="preserve"> </w:t>
                            </w:r>
                            <w:r>
                              <w:rPr>
                                <w:color w:val="333333"/>
                              </w:rPr>
                              <w:t>used</w:t>
                            </w:r>
                            <w:r>
                              <w:rPr>
                                <w:color w:val="333333"/>
                                <w:spacing w:val="-1"/>
                              </w:rPr>
                              <w:t xml:space="preserve"> </w:t>
                            </w:r>
                            <w:r>
                              <w:rPr>
                                <w:color w:val="333333"/>
                              </w:rPr>
                              <w:t>in</w:t>
                            </w:r>
                            <w:r>
                              <w:rPr>
                                <w:color w:val="333333"/>
                                <w:spacing w:val="-1"/>
                              </w:rPr>
                              <w:t xml:space="preserve"> </w:t>
                            </w:r>
                            <w:r>
                              <w:rPr>
                                <w:color w:val="333333"/>
                              </w:rPr>
                              <w:t>analysis</w:t>
                            </w:r>
                            <w:r>
                              <w:rPr>
                                <w:color w:val="333333"/>
                                <w:spacing w:val="-1"/>
                              </w:rPr>
                              <w:t xml:space="preserve"> </w:t>
                            </w:r>
                            <w:r>
                              <w:rPr>
                                <w:color w:val="333333"/>
                              </w:rPr>
                              <w:t>be</w:t>
                            </w:r>
                            <w:r>
                              <w:rPr>
                                <w:color w:val="333333"/>
                                <w:spacing w:val="-1"/>
                              </w:rPr>
                              <w:t xml:space="preserve"> </w:t>
                            </w:r>
                            <w:r>
                              <w:rPr>
                                <w:color w:val="333333"/>
                              </w:rPr>
                              <w:t>small</w:t>
                            </w:r>
                            <w:r>
                              <w:rPr>
                                <w:color w:val="333333"/>
                                <w:spacing w:val="-1"/>
                              </w:rPr>
                              <w:t xml:space="preserve"> </w:t>
                            </w:r>
                            <w:r>
                              <w:rPr>
                                <w:color w:val="333333"/>
                              </w:rPr>
                              <w:t>enough</w:t>
                            </w:r>
                            <w:r>
                              <w:rPr>
                                <w:color w:val="333333"/>
                                <w:spacing w:val="-1"/>
                              </w:rPr>
                              <w:t xml:space="preserve"> </w:t>
                            </w:r>
                            <w:r>
                              <w:rPr>
                                <w:color w:val="333333"/>
                              </w:rPr>
                              <w:t>to</w:t>
                            </w:r>
                            <w:r>
                              <w:rPr>
                                <w:color w:val="333333"/>
                                <w:spacing w:val="-1"/>
                              </w:rPr>
                              <w:t xml:space="preserve"> </w:t>
                            </w:r>
                            <w:r>
                              <w:rPr>
                                <w:color w:val="333333"/>
                              </w:rPr>
                              <w:t>allow</w:t>
                            </w:r>
                            <w:r>
                              <w:rPr>
                                <w:color w:val="333333"/>
                                <w:spacing w:val="-1"/>
                              </w:rPr>
                              <w:t xml:space="preserve"> </w:t>
                            </w:r>
                            <w:r>
                              <w:rPr>
                                <w:color w:val="333333"/>
                              </w:rPr>
                              <w:t>individuals</w:t>
                            </w:r>
                            <w:r>
                              <w:rPr>
                                <w:color w:val="333333"/>
                                <w:spacing w:val="-1"/>
                              </w:rPr>
                              <w:t xml:space="preserve"> </w:t>
                            </w:r>
                            <w:r>
                              <w:rPr>
                                <w:color w:val="333333"/>
                              </w:rPr>
                              <w:t>to</w:t>
                            </w:r>
                            <w:r>
                              <w:rPr>
                                <w:color w:val="333333"/>
                                <w:spacing w:val="-1"/>
                              </w:rPr>
                              <w:t xml:space="preserve"> </w:t>
                            </w:r>
                            <w:r>
                              <w:rPr>
                                <w:color w:val="333333"/>
                                <w:spacing w:val="-5"/>
                              </w:rPr>
                              <w:t>be</w:t>
                            </w:r>
                          </w:p>
                          <w:p w14:paraId="30437E94" w14:textId="77777777" w:rsidR="00814875" w:rsidRDefault="00EA5180">
                            <w:pPr>
                              <w:pStyle w:val="BodyText"/>
                              <w:spacing w:line="225" w:lineRule="exact"/>
                              <w:rPr>
                                <w:color w:val="000000"/>
                              </w:rPr>
                            </w:pPr>
                            <w:r>
                              <w:rPr>
                                <w:color w:val="333333"/>
                                <w:spacing w:val="-2"/>
                              </w:rPr>
                              <w:t>identified?</w:t>
                            </w:r>
                          </w:p>
                        </w:txbxContent>
                      </wps:txbx>
                      <wps:bodyPr wrap="square" lIns="0" tIns="0" rIns="0" bIns="0" rtlCol="0">
                        <a:noAutofit/>
                      </wps:bodyPr>
                    </wps:wsp>
                  </a:graphicData>
                </a:graphic>
              </wp:anchor>
            </w:drawing>
          </mc:Choice>
          <mc:Fallback>
            <w:pict>
              <v:shape w14:anchorId="627259DD" id="Textbox 229" o:spid="_x0000_s1094" type="#_x0000_t202" style="position:absolute;left:0;text-align:left;margin-left:91pt;margin-top:1.4pt;width:455pt;height:22pt;z-index:1576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RictA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" fillcolor="#dfebf4" stroked="f">
                <v:textbox inset="0,0,0,0">
                  <w:txbxContent>
                    <w:p w14:paraId="10693C85" w14:textId="77777777" w:rsidR="00814875" w:rsidRDefault="00EA5180">
                      <w:pPr>
                        <w:pStyle w:val="BodyText"/>
                        <w:spacing w:line="197" w:lineRule="exact"/>
                        <w:rPr>
                          <w:color w:val="000000"/>
                        </w:rPr>
                      </w:pPr>
                      <w:r>
                        <w:rPr>
                          <w:color w:val="333333"/>
                        </w:rPr>
                        <w:t>Will</w:t>
                      </w:r>
                      <w:r>
                        <w:rPr>
                          <w:color w:val="333333"/>
                          <w:spacing w:val="-2"/>
                        </w:rPr>
                        <w:t xml:space="preserve"> </w:t>
                      </w:r>
                      <w:r>
                        <w:rPr>
                          <w:color w:val="333333"/>
                        </w:rPr>
                        <w:t>any</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groupings</w:t>
                      </w:r>
                      <w:r>
                        <w:rPr>
                          <w:color w:val="333333"/>
                          <w:spacing w:val="-1"/>
                        </w:rPr>
                        <w:t xml:space="preserve"> </w:t>
                      </w:r>
                      <w:r>
                        <w:rPr>
                          <w:color w:val="333333"/>
                        </w:rPr>
                        <w:t>or</w:t>
                      </w:r>
                      <w:r>
                        <w:rPr>
                          <w:color w:val="333333"/>
                          <w:spacing w:val="-1"/>
                        </w:rPr>
                        <w:t xml:space="preserve"> </w:t>
                      </w:r>
                      <w:r>
                        <w:rPr>
                          <w:color w:val="333333"/>
                        </w:rPr>
                        <w:t>subgroupings</w:t>
                      </w:r>
                      <w:r>
                        <w:rPr>
                          <w:color w:val="333333"/>
                          <w:spacing w:val="-1"/>
                        </w:rPr>
                        <w:t xml:space="preserve"> </w:t>
                      </w:r>
                      <w:r>
                        <w:rPr>
                          <w:color w:val="333333"/>
                        </w:rPr>
                        <w:t>used</w:t>
                      </w:r>
                      <w:r>
                        <w:rPr>
                          <w:color w:val="333333"/>
                          <w:spacing w:val="-1"/>
                        </w:rPr>
                        <w:t xml:space="preserve"> </w:t>
                      </w:r>
                      <w:r>
                        <w:rPr>
                          <w:color w:val="333333"/>
                        </w:rPr>
                        <w:t>in</w:t>
                      </w:r>
                      <w:r>
                        <w:rPr>
                          <w:color w:val="333333"/>
                          <w:spacing w:val="-1"/>
                        </w:rPr>
                        <w:t xml:space="preserve"> </w:t>
                      </w:r>
                      <w:r>
                        <w:rPr>
                          <w:color w:val="333333"/>
                        </w:rPr>
                        <w:t>analysis</w:t>
                      </w:r>
                      <w:r>
                        <w:rPr>
                          <w:color w:val="333333"/>
                          <w:spacing w:val="-1"/>
                        </w:rPr>
                        <w:t xml:space="preserve"> </w:t>
                      </w:r>
                      <w:r>
                        <w:rPr>
                          <w:color w:val="333333"/>
                        </w:rPr>
                        <w:t>be</w:t>
                      </w:r>
                      <w:r>
                        <w:rPr>
                          <w:color w:val="333333"/>
                          <w:spacing w:val="-1"/>
                        </w:rPr>
                        <w:t xml:space="preserve"> </w:t>
                      </w:r>
                      <w:r>
                        <w:rPr>
                          <w:color w:val="333333"/>
                        </w:rPr>
                        <w:t>small</w:t>
                      </w:r>
                      <w:r>
                        <w:rPr>
                          <w:color w:val="333333"/>
                          <w:spacing w:val="-1"/>
                        </w:rPr>
                        <w:t xml:space="preserve"> </w:t>
                      </w:r>
                      <w:r>
                        <w:rPr>
                          <w:color w:val="333333"/>
                        </w:rPr>
                        <w:t>enough</w:t>
                      </w:r>
                      <w:r>
                        <w:rPr>
                          <w:color w:val="333333"/>
                          <w:spacing w:val="-1"/>
                        </w:rPr>
                        <w:t xml:space="preserve"> </w:t>
                      </w:r>
                      <w:r>
                        <w:rPr>
                          <w:color w:val="333333"/>
                        </w:rPr>
                        <w:t>to</w:t>
                      </w:r>
                      <w:r>
                        <w:rPr>
                          <w:color w:val="333333"/>
                          <w:spacing w:val="-1"/>
                        </w:rPr>
                        <w:t xml:space="preserve"> </w:t>
                      </w:r>
                      <w:r>
                        <w:rPr>
                          <w:color w:val="333333"/>
                        </w:rPr>
                        <w:t>allow</w:t>
                      </w:r>
                      <w:r>
                        <w:rPr>
                          <w:color w:val="333333"/>
                          <w:spacing w:val="-1"/>
                        </w:rPr>
                        <w:t xml:space="preserve"> </w:t>
                      </w:r>
                      <w:r>
                        <w:rPr>
                          <w:color w:val="333333"/>
                        </w:rPr>
                        <w:t>individuals</w:t>
                      </w:r>
                      <w:r>
                        <w:rPr>
                          <w:color w:val="333333"/>
                          <w:spacing w:val="-1"/>
                        </w:rPr>
                        <w:t xml:space="preserve"> </w:t>
                      </w:r>
                      <w:r>
                        <w:rPr>
                          <w:color w:val="333333"/>
                        </w:rPr>
                        <w:t>to</w:t>
                      </w:r>
                      <w:r>
                        <w:rPr>
                          <w:color w:val="333333"/>
                          <w:spacing w:val="-1"/>
                        </w:rPr>
                        <w:t xml:space="preserve"> </w:t>
                      </w:r>
                      <w:r>
                        <w:rPr>
                          <w:color w:val="333333"/>
                          <w:spacing w:val="-5"/>
                        </w:rPr>
                        <w:t>be</w:t>
                      </w:r>
                    </w:p>
                    <w:p w14:paraId="30437E94" w14:textId="77777777" w:rsidR="00814875" w:rsidRDefault="00EA5180">
                      <w:pPr>
                        <w:pStyle w:val="BodyText"/>
                        <w:spacing w:line="225" w:lineRule="exact"/>
                        <w:rPr>
                          <w:color w:val="000000"/>
                        </w:rPr>
                      </w:pPr>
                      <w:r>
                        <w:rPr>
                          <w:color w:val="333333"/>
                          <w:spacing w:val="-2"/>
                        </w:rPr>
                        <w:t>identified?</w:t>
                      </w:r>
                    </w:p>
                  </w:txbxContent>
                </v:textbox>
                <w10:wrap anchorx="page"/>
              </v:shape>
            </w:pict>
          </mc:Fallback>
        </mc:AlternateContent>
      </w:r>
    </w:p>
    <w:p w14:paraId="697A2B9A" w14:textId="77777777" w:rsidR="00814875" w:rsidRDefault="00EA5180">
      <w:pPr>
        <w:spacing w:before="274"/>
        <w:ind w:left="680"/>
        <w:rPr>
          <w:rFonts w:ascii="Times New Roman"/>
          <w:sz w:val="24"/>
        </w:rPr>
      </w:pPr>
      <w:r>
        <w:rPr>
          <w:rFonts w:ascii="Times New Roman"/>
          <w:color w:val="333333"/>
          <w:spacing w:val="-5"/>
          <w:sz w:val="24"/>
        </w:rPr>
        <w:t>No</w:t>
      </w:r>
    </w:p>
    <w:p w14:paraId="0EE7B0FA" w14:textId="77777777" w:rsidR="00814875" w:rsidRDefault="00814875">
      <w:pPr>
        <w:pStyle w:val="BodyText"/>
        <w:spacing w:before="45"/>
        <w:rPr>
          <w:rFonts w:ascii="Times New Roman"/>
          <w:sz w:val="26"/>
        </w:rPr>
      </w:pPr>
    </w:p>
    <w:p w14:paraId="697D2E3A" w14:textId="77777777" w:rsidR="00814875" w:rsidRDefault="00EA5180">
      <w:pPr>
        <w:pStyle w:val="Heading2"/>
        <w:numPr>
          <w:ilvl w:val="1"/>
          <w:numId w:val="4"/>
        </w:numPr>
        <w:tabs>
          <w:tab w:val="left" w:pos="1040"/>
        </w:tabs>
        <w:ind w:left="1040" w:hanging="688"/>
      </w:pPr>
      <w:r>
        <w:rPr>
          <w:color w:val="333333"/>
        </w:rPr>
        <w:t>Data</w:t>
      </w:r>
      <w:r>
        <w:rPr>
          <w:color w:val="333333"/>
          <w:spacing w:val="-3"/>
        </w:rPr>
        <w:t xml:space="preserve"> </w:t>
      </w:r>
      <w:r>
        <w:rPr>
          <w:color w:val="333333"/>
        </w:rPr>
        <w:t>sharing</w:t>
      </w:r>
      <w:r>
        <w:rPr>
          <w:color w:val="333333"/>
          <w:spacing w:val="-4"/>
        </w:rPr>
        <w:t xml:space="preserve"> </w:t>
      </w:r>
      <w:r>
        <w:rPr>
          <w:color w:val="333333"/>
        </w:rPr>
        <w:t>and</w:t>
      </w:r>
      <w:r>
        <w:rPr>
          <w:color w:val="333333"/>
          <w:spacing w:val="-3"/>
        </w:rPr>
        <w:t xml:space="preserve"> </w:t>
      </w:r>
      <w:r>
        <w:rPr>
          <w:color w:val="333333"/>
          <w:spacing w:val="-2"/>
        </w:rPr>
        <w:t>transmission</w:t>
      </w:r>
    </w:p>
    <w:p w14:paraId="026344E2" w14:textId="77777777" w:rsidR="00814875" w:rsidRDefault="00EA5180">
      <w:pPr>
        <w:pStyle w:val="ListParagraph"/>
        <w:numPr>
          <w:ilvl w:val="2"/>
          <w:numId w:val="4"/>
        </w:numPr>
        <w:tabs>
          <w:tab w:val="left" w:pos="1006"/>
        </w:tabs>
        <w:spacing w:before="77"/>
        <w:ind w:left="1006" w:hanging="626"/>
        <w:rPr>
          <w:sz w:val="20"/>
        </w:rPr>
      </w:pPr>
      <w:r>
        <w:rPr>
          <w:noProof/>
          <w:sz w:val="20"/>
        </w:rPr>
        <mc:AlternateContent>
          <mc:Choice Requires="wps">
            <w:drawing>
              <wp:anchor distT="0" distB="0" distL="0" distR="0" simplePos="0" relativeHeight="15765504" behindDoc="0" locked="0" layoutInCell="1" allowOverlap="1" wp14:anchorId="717DF7D4" wp14:editId="08998431">
                <wp:simplePos x="0" y="0"/>
                <wp:positionH relativeFrom="page">
                  <wp:posOffset>1155700</wp:posOffset>
                </wp:positionH>
                <wp:positionV relativeFrom="paragraph">
                  <wp:posOffset>66732</wp:posOffset>
                </wp:positionV>
                <wp:extent cx="5778500" cy="279400"/>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61E647C4" w14:textId="77777777" w:rsidR="00814875" w:rsidRDefault="00EA5180">
                            <w:pPr>
                              <w:pStyle w:val="BodyText"/>
                              <w:spacing w:line="197" w:lineRule="exact"/>
                              <w:rPr>
                                <w:color w:val="000000"/>
                              </w:rPr>
                            </w:pPr>
                            <w:r>
                              <w:rPr>
                                <w:color w:val="333333"/>
                              </w:rPr>
                              <w:t>Check</w:t>
                            </w:r>
                            <w:r>
                              <w:rPr>
                                <w:color w:val="333333"/>
                                <w:spacing w:val="-2"/>
                              </w:rPr>
                              <w:t xml:space="preserve"> </w:t>
                            </w:r>
                            <w:proofErr w:type="gramStart"/>
                            <w:r>
                              <w:rPr>
                                <w:color w:val="333333"/>
                              </w:rPr>
                              <w:t>all</w:t>
                            </w:r>
                            <w:r>
                              <w:rPr>
                                <w:color w:val="333333"/>
                                <w:spacing w:val="-1"/>
                              </w:rPr>
                              <w:t xml:space="preserve"> </w:t>
                            </w:r>
                            <w:r>
                              <w:rPr>
                                <w:color w:val="333333"/>
                              </w:rPr>
                              <w:t>of</w:t>
                            </w:r>
                            <w:proofErr w:type="gramEnd"/>
                            <w:r>
                              <w:rPr>
                                <w:color w:val="333333"/>
                                <w:spacing w:val="-1"/>
                              </w:rPr>
                              <w:t xml:space="preserve"> </w:t>
                            </w:r>
                            <w:r>
                              <w:rPr>
                                <w:color w:val="333333"/>
                              </w:rPr>
                              <w:t>the</w:t>
                            </w:r>
                            <w:r>
                              <w:rPr>
                                <w:color w:val="333333"/>
                                <w:spacing w:val="-1"/>
                              </w:rPr>
                              <w:t xml:space="preserve"> </w:t>
                            </w:r>
                            <w:r>
                              <w:rPr>
                                <w:color w:val="333333"/>
                              </w:rPr>
                              <w:t>following</w:t>
                            </w:r>
                            <w:r>
                              <w:rPr>
                                <w:color w:val="333333"/>
                                <w:spacing w:val="-1"/>
                              </w:rPr>
                              <w:t xml:space="preserve"> </w:t>
                            </w:r>
                            <w:r>
                              <w:rPr>
                                <w:color w:val="333333"/>
                              </w:rPr>
                              <w:t>who</w:t>
                            </w:r>
                            <w:r>
                              <w:rPr>
                                <w:color w:val="333333"/>
                                <w:spacing w:val="-1"/>
                              </w:rPr>
                              <w:t xml:space="preserve"> </w:t>
                            </w:r>
                            <w:r>
                              <w:rPr>
                                <w:color w:val="333333"/>
                              </w:rPr>
                              <w:t>will</w:t>
                            </w:r>
                            <w:r>
                              <w:rPr>
                                <w:color w:val="333333"/>
                                <w:spacing w:val="-1"/>
                              </w:rPr>
                              <w:t xml:space="preserve"> </w:t>
                            </w:r>
                            <w:r>
                              <w:rPr>
                                <w:color w:val="333333"/>
                              </w:rPr>
                              <w:t>receive</w:t>
                            </w:r>
                            <w:r>
                              <w:rPr>
                                <w:color w:val="333333"/>
                                <w:spacing w:val="14"/>
                              </w:rPr>
                              <w:t xml:space="preserve"> </w:t>
                            </w:r>
                            <w:r>
                              <w:rPr>
                                <w:b/>
                                <w:color w:val="333333"/>
                              </w:rPr>
                              <w:t>identifiable data</w:t>
                            </w:r>
                            <w:r>
                              <w:rPr>
                                <w:b/>
                                <w:color w:val="333333"/>
                                <w:spacing w:val="-4"/>
                              </w:rPr>
                              <w:t xml:space="preserve"> </w:t>
                            </w:r>
                            <w:r>
                              <w:rPr>
                                <w:color w:val="333333"/>
                              </w:rPr>
                              <w:t>(contains</w:t>
                            </w:r>
                            <w:r>
                              <w:rPr>
                                <w:color w:val="333333"/>
                                <w:spacing w:val="-1"/>
                              </w:rPr>
                              <w:t xml:space="preserve"> </w:t>
                            </w:r>
                            <w:r>
                              <w:rPr>
                                <w:color w:val="333333"/>
                              </w:rPr>
                              <w:t>any</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18</w:t>
                            </w:r>
                            <w:r>
                              <w:rPr>
                                <w:color w:val="333333"/>
                                <w:spacing w:val="-1"/>
                              </w:rPr>
                              <w:t xml:space="preserve"> </w:t>
                            </w:r>
                            <w:r>
                              <w:rPr>
                                <w:color w:val="333333"/>
                              </w:rPr>
                              <w:t>identifiers</w:t>
                            </w:r>
                            <w:r>
                              <w:rPr>
                                <w:color w:val="333333"/>
                                <w:spacing w:val="-1"/>
                              </w:rPr>
                              <w:t xml:space="preserve"> </w:t>
                            </w:r>
                            <w:r>
                              <w:rPr>
                                <w:color w:val="333333"/>
                                <w:spacing w:val="-2"/>
                              </w:rPr>
                              <w:t>listed</w:t>
                            </w:r>
                          </w:p>
                          <w:p w14:paraId="5A5C25FC" w14:textId="77777777" w:rsidR="00814875" w:rsidRDefault="00EA5180">
                            <w:pPr>
                              <w:pStyle w:val="BodyText"/>
                              <w:spacing w:line="225" w:lineRule="exact"/>
                              <w:rPr>
                                <w:b/>
                                <w:color w:val="000000"/>
                              </w:rPr>
                            </w:pPr>
                            <w:r>
                              <w:rPr>
                                <w:color w:val="333333"/>
                              </w:rPr>
                              <w:t>above)</w:t>
                            </w:r>
                            <w:r>
                              <w:rPr>
                                <w:color w:val="333333"/>
                                <w:spacing w:val="-2"/>
                              </w:rPr>
                              <w:t xml:space="preserve"> </w:t>
                            </w:r>
                            <w:r>
                              <w:rPr>
                                <w:color w:val="333333"/>
                              </w:rPr>
                              <w:t>outside</w:t>
                            </w:r>
                            <w:r>
                              <w:rPr>
                                <w:color w:val="333333"/>
                                <w:spacing w:val="-2"/>
                              </w:rPr>
                              <w:t xml:space="preserve"> </w:t>
                            </w:r>
                            <w:r>
                              <w:rPr>
                                <w:color w:val="333333"/>
                              </w:rPr>
                              <w:t>the</w:t>
                            </w:r>
                            <w:r>
                              <w:rPr>
                                <w:color w:val="333333"/>
                                <w:spacing w:val="-1"/>
                              </w:rPr>
                              <w:t xml:space="preserve"> </w:t>
                            </w:r>
                            <w:r>
                              <w:rPr>
                                <w:color w:val="333333"/>
                              </w:rPr>
                              <w:t>immediate</w:t>
                            </w:r>
                            <w:r>
                              <w:rPr>
                                <w:color w:val="333333"/>
                                <w:spacing w:val="-2"/>
                              </w:rPr>
                              <w:t xml:space="preserve"> </w:t>
                            </w:r>
                            <w:r>
                              <w:rPr>
                                <w:color w:val="333333"/>
                              </w:rPr>
                              <w:t>research</w:t>
                            </w:r>
                            <w:r>
                              <w:rPr>
                                <w:color w:val="333333"/>
                                <w:spacing w:val="-1"/>
                              </w:rPr>
                              <w:t xml:space="preserve"> </w:t>
                            </w:r>
                            <w:r>
                              <w:rPr>
                                <w:color w:val="333333"/>
                              </w:rPr>
                              <w:t>team</w:t>
                            </w:r>
                            <w:r>
                              <w:rPr>
                                <w:color w:val="333333"/>
                                <w:spacing w:val="-2"/>
                              </w:rPr>
                              <w:t xml:space="preserve"> </w:t>
                            </w:r>
                            <w:r>
                              <w:rPr>
                                <w:color w:val="333333"/>
                              </w:rPr>
                              <w:t>(i.e.,</w:t>
                            </w:r>
                            <w:r>
                              <w:rPr>
                                <w:color w:val="333333"/>
                                <w:spacing w:val="-1"/>
                              </w:rPr>
                              <w:t xml:space="preserve"> </w:t>
                            </w:r>
                            <w:r>
                              <w:rPr>
                                <w:color w:val="333333"/>
                              </w:rPr>
                              <w:t>not</w:t>
                            </w:r>
                            <w:r>
                              <w:rPr>
                                <w:color w:val="333333"/>
                                <w:spacing w:val="-2"/>
                              </w:rPr>
                              <w:t xml:space="preserve"> </w:t>
                            </w:r>
                            <w:r>
                              <w:rPr>
                                <w:color w:val="333333"/>
                              </w:rPr>
                              <w:t>listed</w:t>
                            </w:r>
                            <w:r>
                              <w:rPr>
                                <w:color w:val="333333"/>
                                <w:spacing w:val="-1"/>
                              </w:rPr>
                              <w:t xml:space="preserve"> </w:t>
                            </w:r>
                            <w:r>
                              <w:rPr>
                                <w:color w:val="333333"/>
                              </w:rPr>
                              <w:t>as</w:t>
                            </w:r>
                            <w:r>
                              <w:rPr>
                                <w:color w:val="333333"/>
                                <w:spacing w:val="-2"/>
                              </w:rPr>
                              <w:t xml:space="preserve"> </w:t>
                            </w:r>
                            <w:r>
                              <w:rPr>
                                <w:color w:val="333333"/>
                              </w:rPr>
                              <w:t>personnel</w:t>
                            </w:r>
                            <w:r>
                              <w:rPr>
                                <w:color w:val="333333"/>
                                <w:spacing w:val="-1"/>
                              </w:rPr>
                              <w:t xml:space="preserve"> </w:t>
                            </w:r>
                            <w:r>
                              <w:rPr>
                                <w:color w:val="333333"/>
                              </w:rPr>
                              <w:t>on</w:t>
                            </w:r>
                            <w:r>
                              <w:rPr>
                                <w:color w:val="333333"/>
                                <w:spacing w:val="-2"/>
                              </w:rPr>
                              <w:t xml:space="preserve"> </w:t>
                            </w:r>
                            <w:r>
                              <w:rPr>
                                <w:color w:val="333333"/>
                              </w:rPr>
                              <w:t>this</w:t>
                            </w:r>
                            <w:r>
                              <w:rPr>
                                <w:color w:val="333333"/>
                                <w:spacing w:val="-1"/>
                              </w:rPr>
                              <w:t xml:space="preserve"> </w:t>
                            </w:r>
                            <w:r>
                              <w:rPr>
                                <w:color w:val="333333"/>
                              </w:rPr>
                              <w:t>application)?</w:t>
                            </w:r>
                            <w:r>
                              <w:rPr>
                                <w:color w:val="333333"/>
                                <w:spacing w:val="-10"/>
                              </w:rPr>
                              <w:t xml:space="preserve"> </w:t>
                            </w:r>
                            <w:r>
                              <w:rPr>
                                <w:b/>
                                <w:color w:val="333333"/>
                                <w:spacing w:val="-10"/>
                              </w:rPr>
                              <w:t>*</w:t>
                            </w:r>
                          </w:p>
                        </w:txbxContent>
                      </wps:txbx>
                      <wps:bodyPr wrap="square" lIns="0" tIns="0" rIns="0" bIns="0" rtlCol="0">
                        <a:noAutofit/>
                      </wps:bodyPr>
                    </wps:wsp>
                  </a:graphicData>
                </a:graphic>
              </wp:anchor>
            </w:drawing>
          </mc:Choice>
          <mc:Fallback>
            <w:pict>
              <v:shape w14:anchorId="717DF7D4" id="Textbox 230" o:spid="_x0000_s1095" type="#_x0000_t202" style="position:absolute;left:0;text-align:left;margin-left:91pt;margin-top:5.25pt;width:455pt;height:22pt;z-index:1576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" fillcolor="#dfebf4" stroked="f">
                <v:textbox inset="0,0,0,0">
                  <w:txbxContent>
                    <w:p w14:paraId="61E647C4" w14:textId="77777777" w:rsidR="00814875" w:rsidRDefault="00EA5180">
                      <w:pPr>
                        <w:pStyle w:val="BodyText"/>
                        <w:spacing w:line="197" w:lineRule="exact"/>
                        <w:rPr>
                          <w:color w:val="000000"/>
                        </w:rPr>
                      </w:pPr>
                      <w:r>
                        <w:rPr>
                          <w:color w:val="333333"/>
                        </w:rPr>
                        <w:t>Check</w:t>
                      </w:r>
                      <w:r>
                        <w:rPr>
                          <w:color w:val="333333"/>
                          <w:spacing w:val="-2"/>
                        </w:rPr>
                        <w:t xml:space="preserve"> </w:t>
                      </w:r>
                      <w:proofErr w:type="gramStart"/>
                      <w:r>
                        <w:rPr>
                          <w:color w:val="333333"/>
                        </w:rPr>
                        <w:t>all</w:t>
                      </w:r>
                      <w:r>
                        <w:rPr>
                          <w:color w:val="333333"/>
                          <w:spacing w:val="-1"/>
                        </w:rPr>
                        <w:t xml:space="preserve"> </w:t>
                      </w:r>
                      <w:r>
                        <w:rPr>
                          <w:color w:val="333333"/>
                        </w:rPr>
                        <w:t>of</w:t>
                      </w:r>
                      <w:proofErr w:type="gramEnd"/>
                      <w:r>
                        <w:rPr>
                          <w:color w:val="333333"/>
                          <w:spacing w:val="-1"/>
                        </w:rPr>
                        <w:t xml:space="preserve"> </w:t>
                      </w:r>
                      <w:r>
                        <w:rPr>
                          <w:color w:val="333333"/>
                        </w:rPr>
                        <w:t>the</w:t>
                      </w:r>
                      <w:r>
                        <w:rPr>
                          <w:color w:val="333333"/>
                          <w:spacing w:val="-1"/>
                        </w:rPr>
                        <w:t xml:space="preserve"> </w:t>
                      </w:r>
                      <w:r>
                        <w:rPr>
                          <w:color w:val="333333"/>
                        </w:rPr>
                        <w:t>following</w:t>
                      </w:r>
                      <w:r>
                        <w:rPr>
                          <w:color w:val="333333"/>
                          <w:spacing w:val="-1"/>
                        </w:rPr>
                        <w:t xml:space="preserve"> </w:t>
                      </w:r>
                      <w:r>
                        <w:rPr>
                          <w:color w:val="333333"/>
                        </w:rPr>
                        <w:t>who</w:t>
                      </w:r>
                      <w:r>
                        <w:rPr>
                          <w:color w:val="333333"/>
                          <w:spacing w:val="-1"/>
                        </w:rPr>
                        <w:t xml:space="preserve"> </w:t>
                      </w:r>
                      <w:r>
                        <w:rPr>
                          <w:color w:val="333333"/>
                        </w:rPr>
                        <w:t>will</w:t>
                      </w:r>
                      <w:r>
                        <w:rPr>
                          <w:color w:val="333333"/>
                          <w:spacing w:val="-1"/>
                        </w:rPr>
                        <w:t xml:space="preserve"> </w:t>
                      </w:r>
                      <w:r>
                        <w:rPr>
                          <w:color w:val="333333"/>
                        </w:rPr>
                        <w:t>receive</w:t>
                      </w:r>
                      <w:r>
                        <w:rPr>
                          <w:color w:val="333333"/>
                          <w:spacing w:val="14"/>
                        </w:rPr>
                        <w:t xml:space="preserve"> </w:t>
                      </w:r>
                      <w:r>
                        <w:rPr>
                          <w:b/>
                          <w:color w:val="333333"/>
                        </w:rPr>
                        <w:t>identifiable data</w:t>
                      </w:r>
                      <w:r>
                        <w:rPr>
                          <w:b/>
                          <w:color w:val="333333"/>
                          <w:spacing w:val="-4"/>
                        </w:rPr>
                        <w:t xml:space="preserve"> </w:t>
                      </w:r>
                      <w:r>
                        <w:rPr>
                          <w:color w:val="333333"/>
                        </w:rPr>
                        <w:t>(contains</w:t>
                      </w:r>
                      <w:r>
                        <w:rPr>
                          <w:color w:val="333333"/>
                          <w:spacing w:val="-1"/>
                        </w:rPr>
                        <w:t xml:space="preserve"> </w:t>
                      </w:r>
                      <w:r>
                        <w:rPr>
                          <w:color w:val="333333"/>
                        </w:rPr>
                        <w:t>any</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18</w:t>
                      </w:r>
                      <w:r>
                        <w:rPr>
                          <w:color w:val="333333"/>
                          <w:spacing w:val="-1"/>
                        </w:rPr>
                        <w:t xml:space="preserve"> </w:t>
                      </w:r>
                      <w:r>
                        <w:rPr>
                          <w:color w:val="333333"/>
                        </w:rPr>
                        <w:t>identifiers</w:t>
                      </w:r>
                      <w:r>
                        <w:rPr>
                          <w:color w:val="333333"/>
                          <w:spacing w:val="-1"/>
                        </w:rPr>
                        <w:t xml:space="preserve"> </w:t>
                      </w:r>
                      <w:r>
                        <w:rPr>
                          <w:color w:val="333333"/>
                          <w:spacing w:val="-2"/>
                        </w:rPr>
                        <w:t>listed</w:t>
                      </w:r>
                    </w:p>
                    <w:p w14:paraId="5A5C25FC" w14:textId="77777777" w:rsidR="00814875" w:rsidRDefault="00EA5180">
                      <w:pPr>
                        <w:pStyle w:val="BodyText"/>
                        <w:spacing w:line="225" w:lineRule="exact"/>
                        <w:rPr>
                          <w:b/>
                          <w:color w:val="000000"/>
                        </w:rPr>
                      </w:pPr>
                      <w:r>
                        <w:rPr>
                          <w:color w:val="333333"/>
                        </w:rPr>
                        <w:t>above)</w:t>
                      </w:r>
                      <w:r>
                        <w:rPr>
                          <w:color w:val="333333"/>
                          <w:spacing w:val="-2"/>
                        </w:rPr>
                        <w:t xml:space="preserve"> </w:t>
                      </w:r>
                      <w:r>
                        <w:rPr>
                          <w:color w:val="333333"/>
                        </w:rPr>
                        <w:t>outside</w:t>
                      </w:r>
                      <w:r>
                        <w:rPr>
                          <w:color w:val="333333"/>
                          <w:spacing w:val="-2"/>
                        </w:rPr>
                        <w:t xml:space="preserve"> </w:t>
                      </w:r>
                      <w:r>
                        <w:rPr>
                          <w:color w:val="333333"/>
                        </w:rPr>
                        <w:t>the</w:t>
                      </w:r>
                      <w:r>
                        <w:rPr>
                          <w:color w:val="333333"/>
                          <w:spacing w:val="-1"/>
                        </w:rPr>
                        <w:t xml:space="preserve"> </w:t>
                      </w:r>
                      <w:r>
                        <w:rPr>
                          <w:color w:val="333333"/>
                        </w:rPr>
                        <w:t>immediate</w:t>
                      </w:r>
                      <w:r>
                        <w:rPr>
                          <w:color w:val="333333"/>
                          <w:spacing w:val="-2"/>
                        </w:rPr>
                        <w:t xml:space="preserve"> </w:t>
                      </w:r>
                      <w:r>
                        <w:rPr>
                          <w:color w:val="333333"/>
                        </w:rPr>
                        <w:t>research</w:t>
                      </w:r>
                      <w:r>
                        <w:rPr>
                          <w:color w:val="333333"/>
                          <w:spacing w:val="-1"/>
                        </w:rPr>
                        <w:t xml:space="preserve"> </w:t>
                      </w:r>
                      <w:r>
                        <w:rPr>
                          <w:color w:val="333333"/>
                        </w:rPr>
                        <w:t>team</w:t>
                      </w:r>
                      <w:r>
                        <w:rPr>
                          <w:color w:val="333333"/>
                          <w:spacing w:val="-2"/>
                        </w:rPr>
                        <w:t xml:space="preserve"> </w:t>
                      </w:r>
                      <w:r>
                        <w:rPr>
                          <w:color w:val="333333"/>
                        </w:rPr>
                        <w:t>(i.e.,</w:t>
                      </w:r>
                      <w:r>
                        <w:rPr>
                          <w:color w:val="333333"/>
                          <w:spacing w:val="-1"/>
                        </w:rPr>
                        <w:t xml:space="preserve"> </w:t>
                      </w:r>
                      <w:r>
                        <w:rPr>
                          <w:color w:val="333333"/>
                        </w:rPr>
                        <w:t>not</w:t>
                      </w:r>
                      <w:r>
                        <w:rPr>
                          <w:color w:val="333333"/>
                          <w:spacing w:val="-2"/>
                        </w:rPr>
                        <w:t xml:space="preserve"> </w:t>
                      </w:r>
                      <w:r>
                        <w:rPr>
                          <w:color w:val="333333"/>
                        </w:rPr>
                        <w:t>listed</w:t>
                      </w:r>
                      <w:r>
                        <w:rPr>
                          <w:color w:val="333333"/>
                          <w:spacing w:val="-1"/>
                        </w:rPr>
                        <w:t xml:space="preserve"> </w:t>
                      </w:r>
                      <w:r>
                        <w:rPr>
                          <w:color w:val="333333"/>
                        </w:rPr>
                        <w:t>as</w:t>
                      </w:r>
                      <w:r>
                        <w:rPr>
                          <w:color w:val="333333"/>
                          <w:spacing w:val="-2"/>
                        </w:rPr>
                        <w:t xml:space="preserve"> </w:t>
                      </w:r>
                      <w:r>
                        <w:rPr>
                          <w:color w:val="333333"/>
                        </w:rPr>
                        <w:t>personnel</w:t>
                      </w:r>
                      <w:r>
                        <w:rPr>
                          <w:color w:val="333333"/>
                          <w:spacing w:val="-1"/>
                        </w:rPr>
                        <w:t xml:space="preserve"> </w:t>
                      </w:r>
                      <w:r>
                        <w:rPr>
                          <w:color w:val="333333"/>
                        </w:rPr>
                        <w:t>on</w:t>
                      </w:r>
                      <w:r>
                        <w:rPr>
                          <w:color w:val="333333"/>
                          <w:spacing w:val="-2"/>
                        </w:rPr>
                        <w:t xml:space="preserve"> </w:t>
                      </w:r>
                      <w:r>
                        <w:rPr>
                          <w:color w:val="333333"/>
                        </w:rPr>
                        <w:t>this</w:t>
                      </w:r>
                      <w:r>
                        <w:rPr>
                          <w:color w:val="333333"/>
                          <w:spacing w:val="-1"/>
                        </w:rPr>
                        <w:t xml:space="preserve"> </w:t>
                      </w:r>
                      <w:r>
                        <w:rPr>
                          <w:color w:val="333333"/>
                        </w:rPr>
                        <w:t>application)?</w:t>
                      </w:r>
                      <w:r>
                        <w:rPr>
                          <w:color w:val="333333"/>
                          <w:spacing w:val="-10"/>
                        </w:rPr>
                        <w:t xml:space="preserve"> </w:t>
                      </w:r>
                      <w:r>
                        <w:rPr>
                          <w:b/>
                          <w:color w:val="333333"/>
                          <w:spacing w:val="-10"/>
                        </w:rPr>
                        <w:t>*</w:t>
                      </w:r>
                    </w:p>
                  </w:txbxContent>
                </v:textbox>
                <w10:wrap anchorx="page"/>
              </v:shape>
            </w:pict>
          </mc:Fallback>
        </mc:AlternateContent>
      </w:r>
    </w:p>
    <w:p w14:paraId="35565577" w14:textId="77777777" w:rsidR="00814875" w:rsidRDefault="00814875">
      <w:pPr>
        <w:pStyle w:val="BodyText"/>
        <w:spacing w:before="158"/>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07AB39E7" w14:textId="77777777">
        <w:trPr>
          <w:trHeight w:val="390"/>
        </w:trPr>
        <w:tc>
          <w:tcPr>
            <w:tcW w:w="9080" w:type="dxa"/>
            <w:tcBorders>
              <w:bottom w:val="nil"/>
            </w:tcBorders>
            <w:shd w:val="clear" w:color="auto" w:fill="EEEEEE"/>
          </w:tcPr>
          <w:p w14:paraId="4C197506" w14:textId="77777777" w:rsidR="00814875" w:rsidRDefault="00EA5180">
            <w:pPr>
              <w:pStyle w:val="TableParagraph"/>
              <w:spacing w:before="50"/>
              <w:rPr>
                <w:sz w:val="24"/>
              </w:rPr>
            </w:pPr>
            <w:r>
              <w:rPr>
                <w:noProof/>
              </w:rPr>
              <w:drawing>
                <wp:inline distT="0" distB="0" distL="0" distR="0" wp14:anchorId="04710F2A" wp14:editId="005F7D0D">
                  <wp:extent cx="152400" cy="152400"/>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36"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No one</w:t>
            </w:r>
          </w:p>
        </w:tc>
      </w:tr>
      <w:tr w:rsidR="00814875" w14:paraId="79E4FF2F" w14:textId="77777777">
        <w:trPr>
          <w:trHeight w:val="400"/>
        </w:trPr>
        <w:tc>
          <w:tcPr>
            <w:tcW w:w="9080" w:type="dxa"/>
            <w:tcBorders>
              <w:top w:val="nil"/>
              <w:bottom w:val="nil"/>
            </w:tcBorders>
          </w:tcPr>
          <w:p w14:paraId="4ED91AC6" w14:textId="77777777" w:rsidR="00814875" w:rsidRDefault="00EA5180">
            <w:pPr>
              <w:pStyle w:val="TableParagraph"/>
              <w:spacing w:before="40"/>
              <w:ind w:left="75"/>
              <w:rPr>
                <w:sz w:val="24"/>
              </w:rPr>
            </w:pPr>
            <w:r>
              <w:rPr>
                <w:noProof/>
                <w:position w:val="1"/>
              </w:rPr>
              <w:drawing>
                <wp:inline distT="0" distB="0" distL="0" distR="0" wp14:anchorId="6A4D1770" wp14:editId="2A891AFA">
                  <wp:extent cx="142875" cy="142875"/>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Coordinating Center</w:t>
            </w:r>
          </w:p>
        </w:tc>
      </w:tr>
      <w:tr w:rsidR="00814875" w14:paraId="6FBD7ACC" w14:textId="77777777">
        <w:trPr>
          <w:trHeight w:val="360"/>
        </w:trPr>
        <w:tc>
          <w:tcPr>
            <w:tcW w:w="9080" w:type="dxa"/>
            <w:tcBorders>
              <w:top w:val="nil"/>
              <w:bottom w:val="nil"/>
            </w:tcBorders>
            <w:shd w:val="clear" w:color="auto" w:fill="EEEEEE"/>
          </w:tcPr>
          <w:p w14:paraId="611EA56F" w14:textId="77777777" w:rsidR="00814875" w:rsidRDefault="00EA5180">
            <w:pPr>
              <w:pStyle w:val="TableParagraph"/>
              <w:spacing w:before="20"/>
              <w:rPr>
                <w:sz w:val="24"/>
              </w:rPr>
            </w:pPr>
            <w:r>
              <w:rPr>
                <w:noProof/>
              </w:rPr>
              <w:drawing>
                <wp:inline distT="0" distB="0" distL="0" distR="0" wp14:anchorId="68DCB146" wp14:editId="7589BD11">
                  <wp:extent cx="152400" cy="152400"/>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Statisticians</w:t>
            </w:r>
          </w:p>
        </w:tc>
      </w:tr>
      <w:tr w:rsidR="00814875" w14:paraId="158C8CF4" w14:textId="77777777">
        <w:trPr>
          <w:trHeight w:val="400"/>
        </w:trPr>
        <w:tc>
          <w:tcPr>
            <w:tcW w:w="9080" w:type="dxa"/>
            <w:tcBorders>
              <w:top w:val="nil"/>
              <w:bottom w:val="nil"/>
            </w:tcBorders>
          </w:tcPr>
          <w:p w14:paraId="531CDE64" w14:textId="77777777" w:rsidR="00814875" w:rsidRDefault="00EA5180">
            <w:pPr>
              <w:pStyle w:val="TableParagraph"/>
              <w:spacing w:before="40"/>
              <w:ind w:left="75"/>
              <w:rPr>
                <w:sz w:val="24"/>
              </w:rPr>
            </w:pPr>
            <w:r>
              <w:rPr>
                <w:noProof/>
                <w:position w:val="1"/>
              </w:rPr>
              <w:drawing>
                <wp:inline distT="0" distB="0" distL="0" distR="0" wp14:anchorId="402731EF" wp14:editId="3AB361EF">
                  <wp:extent cx="142875" cy="142875"/>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Consultants</w:t>
            </w:r>
          </w:p>
        </w:tc>
      </w:tr>
      <w:tr w:rsidR="00814875" w14:paraId="717F7124" w14:textId="77777777">
        <w:trPr>
          <w:trHeight w:val="360"/>
        </w:trPr>
        <w:tc>
          <w:tcPr>
            <w:tcW w:w="9080" w:type="dxa"/>
            <w:tcBorders>
              <w:top w:val="nil"/>
              <w:bottom w:val="nil"/>
            </w:tcBorders>
            <w:shd w:val="clear" w:color="auto" w:fill="EEEEEE"/>
          </w:tcPr>
          <w:p w14:paraId="4C083253" w14:textId="77777777" w:rsidR="00814875" w:rsidRDefault="00EA5180">
            <w:pPr>
              <w:pStyle w:val="TableParagraph"/>
              <w:spacing w:before="20"/>
              <w:rPr>
                <w:sz w:val="24"/>
              </w:rPr>
            </w:pPr>
            <w:r>
              <w:rPr>
                <w:noProof/>
              </w:rPr>
              <w:drawing>
                <wp:inline distT="0" distB="0" distL="0" distR="0" wp14:anchorId="0EC0EBF0" wp14:editId="1A280F10">
                  <wp:extent cx="152400" cy="152400"/>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Other researchers</w:t>
            </w:r>
          </w:p>
        </w:tc>
      </w:tr>
      <w:tr w:rsidR="00814875" w14:paraId="2D976D76" w14:textId="77777777">
        <w:trPr>
          <w:trHeight w:val="400"/>
        </w:trPr>
        <w:tc>
          <w:tcPr>
            <w:tcW w:w="9080" w:type="dxa"/>
            <w:tcBorders>
              <w:top w:val="nil"/>
              <w:bottom w:val="nil"/>
            </w:tcBorders>
          </w:tcPr>
          <w:p w14:paraId="41246DDC" w14:textId="77777777" w:rsidR="00814875" w:rsidRDefault="00EA5180">
            <w:pPr>
              <w:pStyle w:val="TableParagraph"/>
              <w:spacing w:before="40"/>
              <w:ind w:left="75"/>
              <w:rPr>
                <w:sz w:val="24"/>
              </w:rPr>
            </w:pPr>
            <w:r>
              <w:rPr>
                <w:noProof/>
                <w:position w:val="1"/>
              </w:rPr>
              <w:drawing>
                <wp:inline distT="0" distB="0" distL="0" distR="0" wp14:anchorId="0DD6871F" wp14:editId="7A0A6D7A">
                  <wp:extent cx="142875" cy="142875"/>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Registries</w:t>
            </w:r>
          </w:p>
        </w:tc>
      </w:tr>
      <w:tr w:rsidR="00814875" w14:paraId="63ED3B0B" w14:textId="77777777">
        <w:trPr>
          <w:trHeight w:val="360"/>
        </w:trPr>
        <w:tc>
          <w:tcPr>
            <w:tcW w:w="9080" w:type="dxa"/>
            <w:tcBorders>
              <w:top w:val="nil"/>
              <w:bottom w:val="nil"/>
            </w:tcBorders>
            <w:shd w:val="clear" w:color="auto" w:fill="EEEEEE"/>
          </w:tcPr>
          <w:p w14:paraId="254F07DC" w14:textId="77777777" w:rsidR="00814875" w:rsidRDefault="00EA5180">
            <w:pPr>
              <w:pStyle w:val="TableParagraph"/>
              <w:spacing w:before="20"/>
              <w:rPr>
                <w:sz w:val="24"/>
              </w:rPr>
            </w:pPr>
            <w:r>
              <w:rPr>
                <w:noProof/>
              </w:rPr>
              <w:drawing>
                <wp:inline distT="0" distB="0" distL="0" distR="0" wp14:anchorId="7D16CA84" wp14:editId="6E642B0D">
                  <wp:extent cx="152400" cy="152400"/>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9" cstate="print"/>
                          <a:stretch>
                            <a:fillRect/>
                          </a:stretch>
                        </pic:blipFill>
                        <pic:spPr>
                          <a:xfrm>
                            <a:off x="0" y="0"/>
                            <a:ext cx="152400" cy="152400"/>
                          </a:xfrm>
                          <a:prstGeom prst="rect">
                            <a:avLst/>
                          </a:prstGeom>
                        </pic:spPr>
                      </pic:pic>
                    </a:graphicData>
                  </a:graphic>
                </wp:inline>
              </w:drawing>
            </w:r>
            <w:r>
              <w:rPr>
                <w:spacing w:val="14"/>
                <w:sz w:val="20"/>
              </w:rPr>
              <w:t xml:space="preserve"> </w:t>
            </w:r>
            <w:r>
              <w:rPr>
                <w:color w:val="333333"/>
                <w:sz w:val="24"/>
              </w:rPr>
              <w:t xml:space="preserve">Sponsor and/or its </w:t>
            </w:r>
            <w:proofErr w:type="gramStart"/>
            <w:r>
              <w:rPr>
                <w:color w:val="333333"/>
                <w:sz w:val="24"/>
              </w:rPr>
              <w:t>designee</w:t>
            </w:r>
            <w:proofErr w:type="gramEnd"/>
            <w:r>
              <w:rPr>
                <w:color w:val="333333"/>
                <w:sz w:val="24"/>
              </w:rPr>
              <w:t>(s)</w:t>
            </w:r>
          </w:p>
        </w:tc>
      </w:tr>
      <w:tr w:rsidR="00814875" w14:paraId="3565362F" w14:textId="77777777">
        <w:trPr>
          <w:trHeight w:val="400"/>
        </w:trPr>
        <w:tc>
          <w:tcPr>
            <w:tcW w:w="9080" w:type="dxa"/>
            <w:tcBorders>
              <w:top w:val="nil"/>
              <w:bottom w:val="nil"/>
            </w:tcBorders>
          </w:tcPr>
          <w:p w14:paraId="1EFEF0B6" w14:textId="77777777" w:rsidR="00814875" w:rsidRDefault="00EA5180">
            <w:pPr>
              <w:pStyle w:val="TableParagraph"/>
              <w:spacing w:before="40"/>
              <w:ind w:left="75"/>
              <w:rPr>
                <w:sz w:val="24"/>
              </w:rPr>
            </w:pPr>
            <w:r>
              <w:rPr>
                <w:noProof/>
                <w:position w:val="1"/>
              </w:rPr>
              <w:drawing>
                <wp:inline distT="0" distB="0" distL="0" distR="0" wp14:anchorId="13D490BB" wp14:editId="5CC104EA">
                  <wp:extent cx="142875" cy="142875"/>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20" cstate="print"/>
                          <a:stretch>
                            <a:fillRect/>
                          </a:stretch>
                        </pic:blipFill>
                        <pic:spPr>
                          <a:xfrm>
                            <a:off x="0" y="0"/>
                            <a:ext cx="142875" cy="142875"/>
                          </a:xfrm>
                          <a:prstGeom prst="rect">
                            <a:avLst/>
                          </a:prstGeom>
                        </pic:spPr>
                      </pic:pic>
                    </a:graphicData>
                  </a:graphic>
                </wp:inline>
              </w:drawing>
            </w:r>
            <w:r>
              <w:rPr>
                <w:spacing w:val="10"/>
                <w:sz w:val="20"/>
              </w:rPr>
              <w:t xml:space="preserve"> </w:t>
            </w:r>
            <w:r>
              <w:rPr>
                <w:color w:val="333333"/>
                <w:sz w:val="24"/>
              </w:rPr>
              <w:t>External</w:t>
            </w:r>
            <w:r>
              <w:rPr>
                <w:color w:val="333333"/>
                <w:spacing w:val="-1"/>
                <w:sz w:val="24"/>
              </w:rPr>
              <w:t xml:space="preserve"> </w:t>
            </w:r>
            <w:r>
              <w:rPr>
                <w:color w:val="333333"/>
                <w:sz w:val="24"/>
              </w:rPr>
              <w:t>labs for additional</w:t>
            </w:r>
            <w:r>
              <w:rPr>
                <w:color w:val="333333"/>
                <w:spacing w:val="-1"/>
                <w:sz w:val="24"/>
              </w:rPr>
              <w:t xml:space="preserve"> </w:t>
            </w:r>
            <w:r>
              <w:rPr>
                <w:color w:val="333333"/>
                <w:sz w:val="24"/>
              </w:rPr>
              <w:t>testing</w:t>
            </w:r>
          </w:p>
        </w:tc>
      </w:tr>
      <w:tr w:rsidR="00814875" w14:paraId="5094EAD9" w14:textId="77777777">
        <w:trPr>
          <w:trHeight w:val="360"/>
        </w:trPr>
        <w:tc>
          <w:tcPr>
            <w:tcW w:w="9080" w:type="dxa"/>
            <w:tcBorders>
              <w:top w:val="nil"/>
              <w:bottom w:val="nil"/>
            </w:tcBorders>
            <w:shd w:val="clear" w:color="auto" w:fill="EEEEEE"/>
          </w:tcPr>
          <w:p w14:paraId="06DC682B" w14:textId="77777777" w:rsidR="00814875" w:rsidRDefault="00EA5180">
            <w:pPr>
              <w:pStyle w:val="TableParagraph"/>
              <w:spacing w:before="20"/>
              <w:rPr>
                <w:sz w:val="24"/>
              </w:rPr>
            </w:pPr>
            <w:r>
              <w:rPr>
                <w:noProof/>
              </w:rPr>
              <w:drawing>
                <wp:inline distT="0" distB="0" distL="0" distR="0" wp14:anchorId="73E65A93" wp14:editId="672DA3E0">
                  <wp:extent cx="152400" cy="152400"/>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Journals</w:t>
            </w:r>
          </w:p>
        </w:tc>
      </w:tr>
      <w:tr w:rsidR="00814875" w14:paraId="0434C1C9" w14:textId="77777777">
        <w:trPr>
          <w:trHeight w:val="400"/>
        </w:trPr>
        <w:tc>
          <w:tcPr>
            <w:tcW w:w="9080" w:type="dxa"/>
            <w:tcBorders>
              <w:top w:val="nil"/>
              <w:bottom w:val="nil"/>
            </w:tcBorders>
          </w:tcPr>
          <w:p w14:paraId="7C026DA1" w14:textId="77777777" w:rsidR="00814875" w:rsidRDefault="00EA5180">
            <w:pPr>
              <w:pStyle w:val="TableParagraph"/>
              <w:spacing w:before="40"/>
              <w:ind w:left="75"/>
              <w:rPr>
                <w:sz w:val="24"/>
              </w:rPr>
            </w:pPr>
            <w:r>
              <w:rPr>
                <w:noProof/>
                <w:position w:val="1"/>
              </w:rPr>
              <w:drawing>
                <wp:inline distT="0" distB="0" distL="0" distR="0" wp14:anchorId="5CF4A68F" wp14:editId="30A6A227">
                  <wp:extent cx="142875" cy="142875"/>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20" cstate="print"/>
                          <a:stretch>
                            <a:fillRect/>
                          </a:stretch>
                        </pic:blipFill>
                        <pic:spPr>
                          <a:xfrm>
                            <a:off x="0" y="0"/>
                            <a:ext cx="142875" cy="142875"/>
                          </a:xfrm>
                          <a:prstGeom prst="rect">
                            <a:avLst/>
                          </a:prstGeom>
                        </pic:spPr>
                      </pic:pic>
                    </a:graphicData>
                  </a:graphic>
                </wp:inline>
              </w:drawing>
            </w:r>
            <w:r>
              <w:rPr>
                <w:spacing w:val="13"/>
                <w:sz w:val="20"/>
              </w:rPr>
              <w:t xml:space="preserve"> </w:t>
            </w:r>
            <w:r>
              <w:rPr>
                <w:color w:val="333333"/>
                <w:sz w:val="24"/>
              </w:rPr>
              <w:t>Publicly available dataset</w:t>
            </w:r>
          </w:p>
        </w:tc>
      </w:tr>
      <w:tr w:rsidR="00814875" w14:paraId="161891E9" w14:textId="77777777">
        <w:trPr>
          <w:trHeight w:val="370"/>
        </w:trPr>
        <w:tc>
          <w:tcPr>
            <w:tcW w:w="9080" w:type="dxa"/>
            <w:tcBorders>
              <w:top w:val="nil"/>
            </w:tcBorders>
            <w:shd w:val="clear" w:color="auto" w:fill="EEEEEE"/>
          </w:tcPr>
          <w:p w14:paraId="76FAFF14" w14:textId="77777777" w:rsidR="00814875" w:rsidRDefault="00EA5180">
            <w:pPr>
              <w:pStyle w:val="TableParagraph"/>
              <w:spacing w:before="20"/>
              <w:rPr>
                <w:sz w:val="24"/>
              </w:rPr>
            </w:pPr>
            <w:r>
              <w:rPr>
                <w:noProof/>
              </w:rPr>
              <w:drawing>
                <wp:inline distT="0" distB="0" distL="0" distR="0" wp14:anchorId="03A782B8" wp14:editId="4C4E8A6F">
                  <wp:extent cx="152400" cy="152400"/>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Other</w:t>
            </w:r>
          </w:p>
        </w:tc>
      </w:tr>
    </w:tbl>
    <w:p w14:paraId="47A263FF" w14:textId="77777777" w:rsidR="00814875" w:rsidRDefault="00814875">
      <w:pPr>
        <w:pStyle w:val="BodyText"/>
        <w:spacing w:before="72"/>
      </w:pPr>
    </w:p>
    <w:p w14:paraId="3BE30AFF" w14:textId="77777777" w:rsidR="00814875" w:rsidRDefault="00EA5180">
      <w:pPr>
        <w:pStyle w:val="ListParagraph"/>
        <w:numPr>
          <w:ilvl w:val="2"/>
          <w:numId w:val="4"/>
        </w:numPr>
        <w:tabs>
          <w:tab w:val="left" w:pos="1093"/>
          <w:tab w:val="left" w:pos="10199"/>
        </w:tabs>
        <w:ind w:left="1093" w:hanging="713"/>
        <w:rPr>
          <w:sz w:val="20"/>
        </w:rPr>
      </w:pPr>
      <w:r>
        <w:rPr>
          <w:color w:val="333333"/>
          <w:sz w:val="20"/>
          <w:shd w:val="clear" w:color="auto" w:fill="DFEBF4"/>
        </w:rPr>
        <w:t>For</w:t>
      </w:r>
      <w:r>
        <w:rPr>
          <w:color w:val="333333"/>
          <w:spacing w:val="-2"/>
          <w:sz w:val="20"/>
          <w:shd w:val="clear" w:color="auto" w:fill="DFEBF4"/>
        </w:rPr>
        <w:t xml:space="preserve"> </w:t>
      </w:r>
      <w:r>
        <w:rPr>
          <w:color w:val="333333"/>
          <w:sz w:val="20"/>
          <w:shd w:val="clear" w:color="auto" w:fill="DFEBF4"/>
        </w:rPr>
        <w:t>any</w:t>
      </w:r>
      <w:r>
        <w:rPr>
          <w:color w:val="333333"/>
          <w:spacing w:val="-1"/>
          <w:sz w:val="20"/>
          <w:shd w:val="clear" w:color="auto" w:fill="DFEBF4"/>
        </w:rPr>
        <w:t xml:space="preserve"> </w:t>
      </w:r>
      <w:r>
        <w:rPr>
          <w:color w:val="333333"/>
          <w:sz w:val="20"/>
          <w:shd w:val="clear" w:color="auto" w:fill="DFEBF4"/>
        </w:rPr>
        <w:t>recipients</w:t>
      </w:r>
      <w:r>
        <w:rPr>
          <w:color w:val="333333"/>
          <w:spacing w:val="-2"/>
          <w:sz w:val="20"/>
          <w:shd w:val="clear" w:color="auto" w:fill="DFEBF4"/>
        </w:rPr>
        <w:t xml:space="preserve"> </w:t>
      </w:r>
      <w:r>
        <w:rPr>
          <w:color w:val="333333"/>
          <w:sz w:val="20"/>
          <w:shd w:val="clear" w:color="auto" w:fill="DFEBF4"/>
        </w:rPr>
        <w:t>checked</w:t>
      </w:r>
      <w:r>
        <w:rPr>
          <w:color w:val="333333"/>
          <w:spacing w:val="-1"/>
          <w:sz w:val="20"/>
          <w:shd w:val="clear" w:color="auto" w:fill="DFEBF4"/>
        </w:rPr>
        <w:t xml:space="preserve"> </w:t>
      </w:r>
      <w:r>
        <w:rPr>
          <w:color w:val="333333"/>
          <w:sz w:val="20"/>
          <w:shd w:val="clear" w:color="auto" w:fill="DFEBF4"/>
        </w:rPr>
        <w:t>above,</w:t>
      </w:r>
      <w:r>
        <w:rPr>
          <w:color w:val="333333"/>
          <w:spacing w:val="-2"/>
          <w:sz w:val="20"/>
          <w:shd w:val="clear" w:color="auto" w:fill="DFEBF4"/>
        </w:rPr>
        <w:t xml:space="preserve"> </w:t>
      </w:r>
      <w:r>
        <w:rPr>
          <w:color w:val="333333"/>
          <w:sz w:val="20"/>
          <w:shd w:val="clear" w:color="auto" w:fill="DFEBF4"/>
        </w:rPr>
        <w:t>explain</w:t>
      </w:r>
      <w:r>
        <w:rPr>
          <w:color w:val="333333"/>
          <w:spacing w:val="-1"/>
          <w:sz w:val="20"/>
          <w:shd w:val="clear" w:color="auto" w:fill="DFEBF4"/>
        </w:rPr>
        <w:t xml:space="preserve"> </w:t>
      </w:r>
      <w:r>
        <w:rPr>
          <w:color w:val="333333"/>
          <w:sz w:val="20"/>
          <w:shd w:val="clear" w:color="auto" w:fill="DFEBF4"/>
        </w:rPr>
        <w:t>the</w:t>
      </w:r>
      <w:r>
        <w:rPr>
          <w:color w:val="333333"/>
          <w:spacing w:val="-2"/>
          <w:sz w:val="20"/>
          <w:shd w:val="clear" w:color="auto" w:fill="DFEBF4"/>
        </w:rPr>
        <w:t xml:space="preserve"> </w:t>
      </w:r>
      <w:r>
        <w:rPr>
          <w:color w:val="333333"/>
          <w:sz w:val="20"/>
          <w:shd w:val="clear" w:color="auto" w:fill="DFEBF4"/>
        </w:rPr>
        <w:t>confidentiality</w:t>
      </w:r>
      <w:r>
        <w:rPr>
          <w:color w:val="333333"/>
          <w:spacing w:val="-1"/>
          <w:sz w:val="20"/>
          <w:shd w:val="clear" w:color="auto" w:fill="DFEBF4"/>
        </w:rPr>
        <w:t xml:space="preserve"> </w:t>
      </w:r>
      <w:r>
        <w:rPr>
          <w:color w:val="333333"/>
          <w:sz w:val="20"/>
          <w:shd w:val="clear" w:color="auto" w:fill="DFEBF4"/>
        </w:rPr>
        <w:t>measures</w:t>
      </w:r>
      <w:r>
        <w:rPr>
          <w:color w:val="333333"/>
          <w:spacing w:val="-2"/>
          <w:sz w:val="20"/>
          <w:shd w:val="clear" w:color="auto" w:fill="DFEBF4"/>
        </w:rPr>
        <w:t xml:space="preserve"> </w:t>
      </w:r>
      <w:r>
        <w:rPr>
          <w:color w:val="333333"/>
          <w:sz w:val="20"/>
          <w:shd w:val="clear" w:color="auto" w:fill="DFEBF4"/>
        </w:rPr>
        <w:t>to</w:t>
      </w:r>
      <w:r>
        <w:rPr>
          <w:color w:val="333333"/>
          <w:spacing w:val="-1"/>
          <w:sz w:val="20"/>
          <w:shd w:val="clear" w:color="auto" w:fill="DFEBF4"/>
        </w:rPr>
        <w:t xml:space="preserve"> </w:t>
      </w:r>
      <w:r>
        <w:rPr>
          <w:color w:val="333333"/>
          <w:sz w:val="20"/>
          <w:shd w:val="clear" w:color="auto" w:fill="DFEBF4"/>
        </w:rPr>
        <w:t>be</w:t>
      </w:r>
      <w:r>
        <w:rPr>
          <w:color w:val="333333"/>
          <w:spacing w:val="-1"/>
          <w:sz w:val="20"/>
          <w:shd w:val="clear" w:color="auto" w:fill="DFEBF4"/>
        </w:rPr>
        <w:t xml:space="preserve"> </w:t>
      </w:r>
      <w:r>
        <w:rPr>
          <w:color w:val="333333"/>
          <w:spacing w:val="-2"/>
          <w:sz w:val="20"/>
          <w:shd w:val="clear" w:color="auto" w:fill="DFEBF4"/>
        </w:rPr>
        <w:t>taken</w:t>
      </w:r>
      <w:r>
        <w:rPr>
          <w:color w:val="333333"/>
          <w:sz w:val="20"/>
          <w:shd w:val="clear" w:color="auto" w:fill="DFEBF4"/>
        </w:rPr>
        <w:tab/>
      </w:r>
    </w:p>
    <w:p w14:paraId="1029BEEB" w14:textId="77777777" w:rsidR="00814875" w:rsidRDefault="00EA5180">
      <w:pPr>
        <w:spacing w:before="5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2C8DEE87" w14:textId="77777777" w:rsidR="00814875" w:rsidRDefault="00814875">
      <w:pPr>
        <w:pStyle w:val="BodyText"/>
        <w:spacing w:before="45"/>
        <w:rPr>
          <w:rFonts w:ascii="Times New Roman"/>
          <w:sz w:val="26"/>
        </w:rPr>
      </w:pPr>
    </w:p>
    <w:p w14:paraId="5C046A83" w14:textId="77777777" w:rsidR="00814875" w:rsidRDefault="00EA5180">
      <w:pPr>
        <w:pStyle w:val="ListParagraph"/>
        <w:numPr>
          <w:ilvl w:val="1"/>
          <w:numId w:val="4"/>
        </w:numPr>
        <w:tabs>
          <w:tab w:val="left" w:pos="1040"/>
        </w:tabs>
        <w:ind w:left="1040" w:hanging="688"/>
        <w:rPr>
          <w:b/>
          <w:sz w:val="26"/>
        </w:rPr>
      </w:pPr>
      <w:r>
        <w:rPr>
          <w:b/>
          <w:color w:val="333333"/>
          <w:sz w:val="26"/>
        </w:rPr>
        <w:t>Post-study</w:t>
      </w:r>
      <w:r>
        <w:rPr>
          <w:b/>
          <w:color w:val="333333"/>
          <w:spacing w:val="-5"/>
          <w:sz w:val="26"/>
        </w:rPr>
        <w:t xml:space="preserve"> </w:t>
      </w:r>
      <w:r>
        <w:rPr>
          <w:b/>
          <w:color w:val="333333"/>
          <w:sz w:val="26"/>
        </w:rPr>
        <w:t>disposition</w:t>
      </w:r>
      <w:r>
        <w:rPr>
          <w:b/>
          <w:color w:val="333333"/>
          <w:spacing w:val="-4"/>
          <w:sz w:val="26"/>
        </w:rPr>
        <w:t xml:space="preserve"> </w:t>
      </w:r>
      <w:r>
        <w:rPr>
          <w:b/>
          <w:color w:val="333333"/>
          <w:sz w:val="26"/>
        </w:rPr>
        <w:t>of</w:t>
      </w:r>
      <w:r>
        <w:rPr>
          <w:b/>
          <w:color w:val="333333"/>
          <w:spacing w:val="-3"/>
          <w:sz w:val="26"/>
        </w:rPr>
        <w:t xml:space="preserve"> </w:t>
      </w:r>
      <w:r>
        <w:rPr>
          <w:b/>
          <w:color w:val="333333"/>
          <w:sz w:val="26"/>
        </w:rPr>
        <w:t>identifiable</w:t>
      </w:r>
      <w:r>
        <w:rPr>
          <w:b/>
          <w:color w:val="333333"/>
          <w:spacing w:val="-3"/>
          <w:sz w:val="26"/>
        </w:rPr>
        <w:t xml:space="preserve"> </w:t>
      </w:r>
      <w:r>
        <w:rPr>
          <w:b/>
          <w:color w:val="333333"/>
          <w:sz w:val="26"/>
        </w:rPr>
        <w:t>data</w:t>
      </w:r>
      <w:r>
        <w:rPr>
          <w:b/>
          <w:color w:val="333333"/>
          <w:spacing w:val="-3"/>
          <w:sz w:val="26"/>
        </w:rPr>
        <w:t xml:space="preserve"> </w:t>
      </w:r>
      <w:r>
        <w:rPr>
          <w:b/>
          <w:color w:val="333333"/>
          <w:sz w:val="26"/>
        </w:rPr>
        <w:t>or</w:t>
      </w:r>
      <w:r>
        <w:rPr>
          <w:b/>
          <w:color w:val="333333"/>
          <w:spacing w:val="-3"/>
          <w:sz w:val="26"/>
        </w:rPr>
        <w:t xml:space="preserve"> </w:t>
      </w:r>
      <w:r>
        <w:rPr>
          <w:b/>
          <w:color w:val="333333"/>
          <w:sz w:val="26"/>
        </w:rPr>
        <w:t>human</w:t>
      </w:r>
      <w:r>
        <w:rPr>
          <w:b/>
          <w:color w:val="333333"/>
          <w:spacing w:val="-4"/>
          <w:sz w:val="26"/>
        </w:rPr>
        <w:t xml:space="preserve"> </w:t>
      </w:r>
      <w:r>
        <w:rPr>
          <w:b/>
          <w:color w:val="333333"/>
          <w:sz w:val="26"/>
        </w:rPr>
        <w:t>biological</w:t>
      </w:r>
      <w:r>
        <w:rPr>
          <w:b/>
          <w:color w:val="333333"/>
          <w:spacing w:val="-3"/>
          <w:sz w:val="26"/>
        </w:rPr>
        <w:t xml:space="preserve"> </w:t>
      </w:r>
      <w:r>
        <w:rPr>
          <w:b/>
          <w:color w:val="333333"/>
          <w:spacing w:val="-2"/>
          <w:sz w:val="26"/>
        </w:rPr>
        <w:t>materials</w:t>
      </w:r>
    </w:p>
    <w:p w14:paraId="307709A5" w14:textId="77777777" w:rsidR="00814875" w:rsidRDefault="00814875">
      <w:pPr>
        <w:pStyle w:val="ListParagraph"/>
        <w:rPr>
          <w:b/>
          <w:sz w:val="26"/>
        </w:rPr>
        <w:sectPr w:rsidR="00814875">
          <w:pgSz w:w="12240" w:h="15840"/>
          <w:pgMar w:top="580" w:right="720" w:bottom="460" w:left="720" w:header="170" w:footer="270" w:gutter="0"/>
          <w:cols w:space="720"/>
        </w:sectPr>
      </w:pPr>
    </w:p>
    <w:p w14:paraId="61B9C18D" w14:textId="77777777" w:rsidR="00814875" w:rsidRDefault="00814875">
      <w:pPr>
        <w:pStyle w:val="BodyText"/>
        <w:spacing w:before="10"/>
        <w:rPr>
          <w:b/>
          <w:sz w:val="9"/>
        </w:rPr>
      </w:pPr>
    </w:p>
    <w:tbl>
      <w:tblPr>
        <w:tblW w:w="0" w:type="auto"/>
        <w:tblInd w:w="13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0540"/>
      </w:tblGrid>
      <w:tr w:rsidR="00814875" w14:paraId="45B7813D" w14:textId="77777777">
        <w:trPr>
          <w:trHeight w:val="2370"/>
        </w:trPr>
        <w:tc>
          <w:tcPr>
            <w:tcW w:w="10540" w:type="dxa"/>
            <w:tcBorders>
              <w:top w:val="nil"/>
            </w:tcBorders>
          </w:tcPr>
          <w:p w14:paraId="2E432A6C" w14:textId="77777777" w:rsidR="00814875" w:rsidRDefault="00EA5180">
            <w:pPr>
              <w:pStyle w:val="TableParagraph"/>
              <w:spacing w:line="197" w:lineRule="exact"/>
              <w:ind w:left="260"/>
              <w:rPr>
                <w:rFonts w:ascii="Arial"/>
                <w:sz w:val="20"/>
              </w:rPr>
            </w:pPr>
            <w:r>
              <w:rPr>
                <w:rFonts w:ascii="Arial"/>
                <w:color w:val="333333"/>
                <w:sz w:val="20"/>
              </w:rPr>
              <w:t>A.12.1.</w:t>
            </w:r>
            <w:r>
              <w:rPr>
                <w:rFonts w:ascii="Arial"/>
                <w:color w:val="333333"/>
                <w:spacing w:val="29"/>
                <w:sz w:val="20"/>
              </w:rPr>
              <w:t xml:space="preserve"> </w:t>
            </w:r>
            <w:r>
              <w:rPr>
                <w:rFonts w:ascii="Arial"/>
                <w:color w:val="333333"/>
                <w:sz w:val="20"/>
              </w:rPr>
              <w:t>Describe</w:t>
            </w:r>
            <w:r>
              <w:rPr>
                <w:rFonts w:ascii="Arial"/>
                <w:color w:val="333333"/>
                <w:spacing w:val="-2"/>
                <w:sz w:val="20"/>
              </w:rPr>
              <w:t xml:space="preserve"> </w:t>
            </w:r>
            <w:r>
              <w:rPr>
                <w:rFonts w:ascii="Arial"/>
                <w:color w:val="333333"/>
                <w:sz w:val="20"/>
              </w:rPr>
              <w:t>your</w:t>
            </w:r>
            <w:r>
              <w:rPr>
                <w:rFonts w:ascii="Arial"/>
                <w:color w:val="333333"/>
                <w:spacing w:val="-2"/>
                <w:sz w:val="20"/>
              </w:rPr>
              <w:t xml:space="preserve"> </w:t>
            </w:r>
            <w:r>
              <w:rPr>
                <w:rFonts w:ascii="Arial"/>
                <w:color w:val="333333"/>
                <w:sz w:val="20"/>
              </w:rPr>
              <w:t>plans</w:t>
            </w:r>
            <w:r>
              <w:rPr>
                <w:rFonts w:ascii="Arial"/>
                <w:color w:val="333333"/>
                <w:spacing w:val="-1"/>
                <w:sz w:val="20"/>
              </w:rPr>
              <w:t xml:space="preserve"> </w:t>
            </w:r>
            <w:r>
              <w:rPr>
                <w:rFonts w:ascii="Arial"/>
                <w:color w:val="333333"/>
                <w:sz w:val="20"/>
              </w:rPr>
              <w:t>for</w:t>
            </w:r>
            <w:r>
              <w:rPr>
                <w:rFonts w:ascii="Arial"/>
                <w:color w:val="333333"/>
                <w:spacing w:val="-2"/>
                <w:sz w:val="20"/>
              </w:rPr>
              <w:t xml:space="preserve"> </w:t>
            </w:r>
            <w:r>
              <w:rPr>
                <w:rFonts w:ascii="Arial"/>
                <w:color w:val="333333"/>
                <w:sz w:val="20"/>
              </w:rPr>
              <w:t>disposition</w:t>
            </w:r>
            <w:r>
              <w:rPr>
                <w:rFonts w:ascii="Arial"/>
                <w:color w:val="333333"/>
                <w:spacing w:val="-1"/>
                <w:sz w:val="20"/>
              </w:rPr>
              <w:t xml:space="preserve"> </w:t>
            </w:r>
            <w:r>
              <w:rPr>
                <w:rFonts w:ascii="Arial"/>
                <w:color w:val="333333"/>
                <w:sz w:val="20"/>
              </w:rPr>
              <w:t>of</w:t>
            </w:r>
            <w:r>
              <w:rPr>
                <w:rFonts w:ascii="Arial"/>
                <w:color w:val="333333"/>
                <w:spacing w:val="-2"/>
                <w:sz w:val="20"/>
              </w:rPr>
              <w:t xml:space="preserve"> </w:t>
            </w:r>
            <w:r>
              <w:rPr>
                <w:rFonts w:ascii="Arial"/>
                <w:color w:val="333333"/>
                <w:sz w:val="20"/>
              </w:rPr>
              <w:t>data</w:t>
            </w:r>
            <w:r>
              <w:rPr>
                <w:rFonts w:ascii="Arial"/>
                <w:color w:val="333333"/>
                <w:spacing w:val="-2"/>
                <w:sz w:val="20"/>
              </w:rPr>
              <w:t xml:space="preserve"> </w:t>
            </w:r>
            <w:r>
              <w:rPr>
                <w:rFonts w:ascii="Arial"/>
                <w:color w:val="333333"/>
                <w:sz w:val="20"/>
              </w:rPr>
              <w:t>or</w:t>
            </w:r>
            <w:r>
              <w:rPr>
                <w:rFonts w:ascii="Arial"/>
                <w:color w:val="333333"/>
                <w:spacing w:val="-1"/>
                <w:sz w:val="20"/>
              </w:rPr>
              <w:t xml:space="preserve"> </w:t>
            </w:r>
            <w:r>
              <w:rPr>
                <w:rFonts w:ascii="Arial"/>
                <w:color w:val="333333"/>
                <w:sz w:val="20"/>
              </w:rPr>
              <w:t>human</w:t>
            </w:r>
            <w:r>
              <w:rPr>
                <w:rFonts w:ascii="Arial"/>
                <w:color w:val="333333"/>
                <w:spacing w:val="-2"/>
                <w:sz w:val="20"/>
              </w:rPr>
              <w:t xml:space="preserve"> </w:t>
            </w:r>
            <w:r>
              <w:rPr>
                <w:rFonts w:ascii="Arial"/>
                <w:color w:val="333333"/>
                <w:sz w:val="20"/>
              </w:rPr>
              <w:t>biological</w:t>
            </w:r>
            <w:r>
              <w:rPr>
                <w:rFonts w:ascii="Arial"/>
                <w:color w:val="333333"/>
                <w:spacing w:val="-1"/>
                <w:sz w:val="20"/>
              </w:rPr>
              <w:t xml:space="preserve"> </w:t>
            </w:r>
            <w:r>
              <w:rPr>
                <w:rFonts w:ascii="Arial"/>
                <w:color w:val="333333"/>
                <w:sz w:val="20"/>
              </w:rPr>
              <w:t>specimens</w:t>
            </w:r>
            <w:r>
              <w:rPr>
                <w:rFonts w:ascii="Arial"/>
                <w:color w:val="333333"/>
                <w:spacing w:val="-2"/>
                <w:sz w:val="20"/>
              </w:rPr>
              <w:t xml:space="preserve"> </w:t>
            </w:r>
            <w:r>
              <w:rPr>
                <w:rFonts w:ascii="Arial"/>
                <w:color w:val="333333"/>
                <w:sz w:val="20"/>
              </w:rPr>
              <w:t>that</w:t>
            </w:r>
            <w:r>
              <w:rPr>
                <w:rFonts w:ascii="Arial"/>
                <w:color w:val="333333"/>
                <w:spacing w:val="-2"/>
                <w:sz w:val="20"/>
              </w:rPr>
              <w:t xml:space="preserve"> </w:t>
            </w:r>
            <w:r>
              <w:rPr>
                <w:rFonts w:ascii="Arial"/>
                <w:color w:val="333333"/>
                <w:sz w:val="20"/>
              </w:rPr>
              <w:t>are</w:t>
            </w:r>
            <w:r>
              <w:rPr>
                <w:rFonts w:ascii="Arial"/>
                <w:color w:val="333333"/>
                <w:spacing w:val="-1"/>
                <w:sz w:val="20"/>
              </w:rPr>
              <w:t xml:space="preserve"> </w:t>
            </w:r>
            <w:r>
              <w:rPr>
                <w:rFonts w:ascii="Arial"/>
                <w:color w:val="333333"/>
                <w:sz w:val="20"/>
              </w:rPr>
              <w:t>identifiable</w:t>
            </w:r>
            <w:r>
              <w:rPr>
                <w:rFonts w:ascii="Arial"/>
                <w:color w:val="333333"/>
                <w:spacing w:val="-2"/>
                <w:sz w:val="20"/>
              </w:rPr>
              <w:t xml:space="preserve"> </w:t>
            </w:r>
            <w:r>
              <w:rPr>
                <w:rFonts w:ascii="Arial"/>
                <w:color w:val="333333"/>
                <w:sz w:val="20"/>
              </w:rPr>
              <w:t>in</w:t>
            </w:r>
            <w:r>
              <w:rPr>
                <w:rFonts w:ascii="Arial"/>
                <w:color w:val="333333"/>
                <w:spacing w:val="-1"/>
                <w:sz w:val="20"/>
              </w:rPr>
              <w:t xml:space="preserve"> </w:t>
            </w:r>
            <w:r>
              <w:rPr>
                <w:rFonts w:ascii="Arial"/>
                <w:color w:val="333333"/>
                <w:spacing w:val="-5"/>
                <w:sz w:val="20"/>
              </w:rPr>
              <w:t>any</w:t>
            </w:r>
          </w:p>
          <w:p w14:paraId="61BF2FCC" w14:textId="77777777" w:rsidR="00814875" w:rsidRDefault="00EA5180">
            <w:pPr>
              <w:pStyle w:val="TableParagraph"/>
              <w:spacing w:before="2" w:line="230" w:lineRule="auto"/>
              <w:ind w:left="980"/>
              <w:rPr>
                <w:rFonts w:ascii="Arial"/>
                <w:sz w:val="20"/>
              </w:rPr>
            </w:pPr>
            <w:r>
              <w:rPr>
                <w:rFonts w:ascii="Arial"/>
                <w:noProof/>
                <w:sz w:val="20"/>
              </w:rPr>
              <mc:AlternateContent>
                <mc:Choice Requires="wpg">
                  <w:drawing>
                    <wp:anchor distT="0" distB="0" distL="0" distR="0" simplePos="0" relativeHeight="486651392" behindDoc="1" locked="0" layoutInCell="1" allowOverlap="1" wp14:anchorId="7C21AA00" wp14:editId="3283AE7F">
                      <wp:simplePos x="0" y="0"/>
                      <wp:positionH relativeFrom="column">
                        <wp:posOffset>622300</wp:posOffset>
                      </wp:positionH>
                      <wp:positionV relativeFrom="paragraph">
                        <wp:posOffset>-125670</wp:posOffset>
                      </wp:positionV>
                      <wp:extent cx="5778500" cy="419100"/>
                      <wp:effectExtent l="0" t="0" r="0" b="0"/>
                      <wp:wrapNone/>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419100"/>
                                <a:chOff x="0" y="0"/>
                                <a:chExt cx="5778500" cy="419100"/>
                              </a:xfrm>
                            </wpg:grpSpPr>
                            <wps:wsp>
                              <wps:cNvPr id="243" name="Graphic 243"/>
                              <wps:cNvSpPr/>
                              <wps:spPr>
                                <a:xfrm>
                                  <a:off x="0" y="0"/>
                                  <a:ext cx="5778500" cy="419100"/>
                                </a:xfrm>
                                <a:custGeom>
                                  <a:avLst/>
                                  <a:gdLst/>
                                  <a:ahLst/>
                                  <a:cxnLst/>
                                  <a:rect l="l" t="t" r="r" b="b"/>
                                  <a:pathLst>
                                    <a:path w="5778500" h="419100">
                                      <a:moveTo>
                                        <a:pt x="5778500" y="0"/>
                                      </a:moveTo>
                                      <a:lnTo>
                                        <a:pt x="0" y="0"/>
                                      </a:lnTo>
                                      <a:lnTo>
                                        <a:pt x="0" y="419100"/>
                                      </a:lnTo>
                                      <a:lnTo>
                                        <a:pt x="5778500" y="4191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5D776B5E" id="Group 242" o:spid="_x0000_s1026" style="position:absolute;margin-left:49pt;margin-top:-9.9pt;width:455pt;height:33pt;z-index:-16665088;mso-wrap-distance-left:0;mso-wrap-distance-right:0" coordsize="57785,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">
                      <v:shape id="Graphic 243" o:spid="_x0000_s1027" style="position:absolute;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" path="m5778500,l,,,419100r5778500,l5778500,xe" fillcolor="#dfebf4" stroked="f">
                        <v:path arrowok="t"/>
                      </v:shape>
                    </v:group>
                  </w:pict>
                </mc:Fallback>
              </mc:AlternateContent>
            </w:r>
            <w:r>
              <w:rPr>
                <w:rFonts w:ascii="Arial"/>
                <w:color w:val="333333"/>
                <w:sz w:val="20"/>
              </w:rPr>
              <w:t>way</w:t>
            </w:r>
            <w:r>
              <w:rPr>
                <w:rFonts w:ascii="Arial"/>
                <w:color w:val="333333"/>
                <w:spacing w:val="-3"/>
                <w:sz w:val="20"/>
              </w:rPr>
              <w:t xml:space="preserve"> </w:t>
            </w:r>
            <w:r>
              <w:rPr>
                <w:rFonts w:ascii="Arial"/>
                <w:color w:val="333333"/>
                <w:sz w:val="20"/>
              </w:rPr>
              <w:t>(directly</w:t>
            </w:r>
            <w:r>
              <w:rPr>
                <w:rFonts w:ascii="Arial"/>
                <w:color w:val="333333"/>
                <w:spacing w:val="-3"/>
                <w:sz w:val="20"/>
              </w:rPr>
              <w:t xml:space="preserve"> </w:t>
            </w:r>
            <w:r>
              <w:rPr>
                <w:rFonts w:ascii="Arial"/>
                <w:color w:val="333333"/>
                <w:sz w:val="20"/>
              </w:rPr>
              <w:t>or</w:t>
            </w:r>
            <w:r>
              <w:rPr>
                <w:rFonts w:ascii="Arial"/>
                <w:color w:val="333333"/>
                <w:spacing w:val="-3"/>
                <w:sz w:val="20"/>
              </w:rPr>
              <w:t xml:space="preserve"> </w:t>
            </w:r>
            <w:r>
              <w:rPr>
                <w:rFonts w:ascii="Arial"/>
                <w:color w:val="333333"/>
                <w:sz w:val="20"/>
              </w:rPr>
              <w:t>via</w:t>
            </w:r>
            <w:r>
              <w:rPr>
                <w:rFonts w:ascii="Arial"/>
                <w:color w:val="333333"/>
                <w:spacing w:val="-3"/>
                <w:sz w:val="20"/>
              </w:rPr>
              <w:t xml:space="preserve"> </w:t>
            </w:r>
            <w:r>
              <w:rPr>
                <w:rFonts w:ascii="Arial"/>
                <w:color w:val="333333"/>
                <w:sz w:val="20"/>
              </w:rPr>
              <w:t>indirect</w:t>
            </w:r>
            <w:r>
              <w:rPr>
                <w:rFonts w:ascii="Arial"/>
                <w:color w:val="333333"/>
                <w:spacing w:val="-3"/>
                <w:sz w:val="20"/>
              </w:rPr>
              <w:t xml:space="preserve"> </w:t>
            </w:r>
            <w:r>
              <w:rPr>
                <w:rFonts w:ascii="Arial"/>
                <w:color w:val="333333"/>
                <w:sz w:val="20"/>
              </w:rPr>
              <w:t>codes)</w:t>
            </w:r>
            <w:r>
              <w:rPr>
                <w:rFonts w:ascii="Arial"/>
                <w:color w:val="333333"/>
                <w:spacing w:val="-3"/>
                <w:sz w:val="20"/>
              </w:rPr>
              <w:t xml:space="preserve"> </w:t>
            </w:r>
            <w:r>
              <w:rPr>
                <w:rFonts w:ascii="Arial"/>
                <w:color w:val="333333"/>
                <w:sz w:val="20"/>
              </w:rPr>
              <w:t>once</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r>
              <w:rPr>
                <w:rFonts w:ascii="Arial"/>
                <w:color w:val="333333"/>
                <w:sz w:val="20"/>
              </w:rPr>
              <w:t>study</w:t>
            </w:r>
            <w:r>
              <w:rPr>
                <w:rFonts w:ascii="Arial"/>
                <w:color w:val="333333"/>
                <w:spacing w:val="-3"/>
                <w:sz w:val="20"/>
              </w:rPr>
              <w:t xml:space="preserve"> </w:t>
            </w:r>
            <w:r>
              <w:rPr>
                <w:rFonts w:ascii="Arial"/>
                <w:color w:val="333333"/>
                <w:sz w:val="20"/>
              </w:rPr>
              <w:t>has</w:t>
            </w:r>
            <w:r>
              <w:rPr>
                <w:rFonts w:ascii="Arial"/>
                <w:color w:val="333333"/>
                <w:spacing w:val="-3"/>
                <w:sz w:val="20"/>
              </w:rPr>
              <w:t xml:space="preserve"> </w:t>
            </w:r>
            <w:r>
              <w:rPr>
                <w:rFonts w:ascii="Arial"/>
                <w:color w:val="333333"/>
                <w:sz w:val="20"/>
              </w:rPr>
              <w:t>ended.</w:t>
            </w:r>
            <w:r>
              <w:rPr>
                <w:rFonts w:ascii="Arial"/>
                <w:color w:val="333333"/>
                <w:spacing w:val="-3"/>
                <w:sz w:val="20"/>
              </w:rPr>
              <w:t xml:space="preserve"> </w:t>
            </w:r>
            <w:r>
              <w:rPr>
                <w:rFonts w:ascii="Arial"/>
                <w:color w:val="333333"/>
                <w:sz w:val="20"/>
              </w:rPr>
              <w:t>If</w:t>
            </w:r>
            <w:r>
              <w:rPr>
                <w:rFonts w:ascii="Arial"/>
                <w:color w:val="333333"/>
                <w:spacing w:val="-3"/>
                <w:sz w:val="20"/>
              </w:rPr>
              <w:t xml:space="preserve"> </w:t>
            </w:r>
            <w:r>
              <w:rPr>
                <w:rFonts w:ascii="Arial"/>
                <w:color w:val="333333"/>
                <w:sz w:val="20"/>
              </w:rPr>
              <w:t>you</w:t>
            </w:r>
            <w:r>
              <w:rPr>
                <w:rFonts w:ascii="Arial"/>
                <w:color w:val="333333"/>
                <w:spacing w:val="-3"/>
                <w:sz w:val="20"/>
              </w:rPr>
              <w:t xml:space="preserve"> </w:t>
            </w:r>
            <w:r>
              <w:rPr>
                <w:rFonts w:ascii="Arial"/>
                <w:color w:val="333333"/>
                <w:sz w:val="20"/>
              </w:rPr>
              <w:t>plan</w:t>
            </w:r>
            <w:r>
              <w:rPr>
                <w:rFonts w:ascii="Arial"/>
                <w:color w:val="333333"/>
                <w:spacing w:val="-3"/>
                <w:sz w:val="20"/>
              </w:rPr>
              <w:t xml:space="preserve"> </w:t>
            </w:r>
            <w:r>
              <w:rPr>
                <w:rFonts w:ascii="Arial"/>
                <w:color w:val="333333"/>
                <w:sz w:val="20"/>
              </w:rPr>
              <w:t>to</w:t>
            </w:r>
            <w:r>
              <w:rPr>
                <w:rFonts w:ascii="Arial"/>
                <w:color w:val="333333"/>
                <w:spacing w:val="-3"/>
                <w:sz w:val="20"/>
              </w:rPr>
              <w:t xml:space="preserve"> </w:t>
            </w:r>
            <w:r>
              <w:rPr>
                <w:rFonts w:ascii="Arial"/>
                <w:color w:val="333333"/>
                <w:sz w:val="20"/>
              </w:rPr>
              <w:t>destroy</w:t>
            </w:r>
            <w:r>
              <w:rPr>
                <w:rFonts w:ascii="Arial"/>
                <w:color w:val="333333"/>
                <w:spacing w:val="-3"/>
                <w:sz w:val="20"/>
              </w:rPr>
              <w:t xml:space="preserve"> </w:t>
            </w:r>
            <w:r>
              <w:rPr>
                <w:rFonts w:ascii="Arial"/>
                <w:color w:val="333333"/>
                <w:sz w:val="20"/>
              </w:rPr>
              <w:t>linkage</w:t>
            </w:r>
            <w:r>
              <w:rPr>
                <w:rFonts w:ascii="Arial"/>
                <w:color w:val="333333"/>
                <w:spacing w:val="-3"/>
                <w:sz w:val="20"/>
              </w:rPr>
              <w:t xml:space="preserve"> </w:t>
            </w:r>
            <w:r>
              <w:rPr>
                <w:rFonts w:ascii="Arial"/>
                <w:color w:val="333333"/>
                <w:sz w:val="20"/>
              </w:rPr>
              <w:t>codes</w:t>
            </w:r>
            <w:r>
              <w:rPr>
                <w:rFonts w:ascii="Arial"/>
                <w:color w:val="333333"/>
                <w:spacing w:val="-3"/>
                <w:sz w:val="20"/>
              </w:rPr>
              <w:t xml:space="preserve"> </w:t>
            </w:r>
            <w:r>
              <w:rPr>
                <w:rFonts w:ascii="Arial"/>
                <w:color w:val="333333"/>
                <w:sz w:val="20"/>
              </w:rPr>
              <w:t>or identifiers, describe how and when this will be done.</w:t>
            </w:r>
          </w:p>
          <w:p w14:paraId="7E9998A5" w14:textId="77777777" w:rsidR="00814875" w:rsidRDefault="00814875">
            <w:pPr>
              <w:pStyle w:val="TableParagraph"/>
              <w:spacing w:before="18"/>
              <w:ind w:left="0"/>
              <w:rPr>
                <w:rFonts w:ascii="Arial"/>
                <w:b/>
                <w:sz w:val="20"/>
              </w:rPr>
            </w:pPr>
          </w:p>
          <w:p w14:paraId="6581F597" w14:textId="77777777" w:rsidR="00814875" w:rsidRDefault="00EA5180">
            <w:pPr>
              <w:pStyle w:val="TableParagraph"/>
              <w:spacing w:line="225" w:lineRule="auto"/>
              <w:ind w:left="560" w:right="230"/>
              <w:rPr>
                <w:sz w:val="24"/>
              </w:rPr>
            </w:pPr>
            <w:r>
              <w:rPr>
                <w:color w:val="333333"/>
                <w:sz w:val="24"/>
              </w:rPr>
              <w:t>After</w:t>
            </w:r>
            <w:r>
              <w:rPr>
                <w:color w:val="333333"/>
                <w:spacing w:val="-3"/>
                <w:sz w:val="24"/>
              </w:rPr>
              <w:t xml:space="preserve"> </w:t>
            </w:r>
            <w:r>
              <w:rPr>
                <w:color w:val="333333"/>
                <w:sz w:val="24"/>
              </w:rPr>
              <w:t>the</w:t>
            </w:r>
            <w:r>
              <w:rPr>
                <w:color w:val="333333"/>
                <w:spacing w:val="-4"/>
                <w:sz w:val="24"/>
              </w:rPr>
              <w:t xml:space="preserve"> </w:t>
            </w:r>
            <w:r>
              <w:rPr>
                <w:color w:val="333333"/>
                <w:sz w:val="24"/>
              </w:rPr>
              <w:t>annual</w:t>
            </w:r>
            <w:r>
              <w:rPr>
                <w:color w:val="333333"/>
                <w:spacing w:val="-4"/>
                <w:sz w:val="24"/>
              </w:rPr>
              <w:t xml:space="preserve"> </w:t>
            </w:r>
            <w:r>
              <w:rPr>
                <w:color w:val="333333"/>
                <w:sz w:val="24"/>
              </w:rPr>
              <w:t>years</w:t>
            </w:r>
            <w:r>
              <w:rPr>
                <w:color w:val="333333"/>
                <w:spacing w:val="-3"/>
                <w:sz w:val="24"/>
              </w:rPr>
              <w:t xml:space="preserve"> </w:t>
            </w:r>
            <w:r>
              <w:rPr>
                <w:color w:val="333333"/>
                <w:sz w:val="24"/>
              </w:rPr>
              <w:t>of</w:t>
            </w:r>
            <w:r>
              <w:rPr>
                <w:color w:val="333333"/>
                <w:spacing w:val="-3"/>
                <w:sz w:val="24"/>
              </w:rPr>
              <w:t xml:space="preserve"> </w:t>
            </w:r>
            <w:r>
              <w:rPr>
                <w:color w:val="333333"/>
                <w:sz w:val="24"/>
              </w:rPr>
              <w:t>data</w:t>
            </w:r>
            <w:r>
              <w:rPr>
                <w:color w:val="333333"/>
                <w:spacing w:val="-4"/>
                <w:sz w:val="24"/>
              </w:rPr>
              <w:t xml:space="preserve"> </w:t>
            </w:r>
            <w:r>
              <w:rPr>
                <w:color w:val="333333"/>
                <w:sz w:val="24"/>
              </w:rPr>
              <w:t>are</w:t>
            </w:r>
            <w:r>
              <w:rPr>
                <w:color w:val="333333"/>
                <w:spacing w:val="-4"/>
                <w:sz w:val="24"/>
              </w:rPr>
              <w:t xml:space="preserve"> </w:t>
            </w:r>
            <w:r>
              <w:rPr>
                <w:color w:val="333333"/>
                <w:sz w:val="24"/>
              </w:rPr>
              <w:t>concatenated,</w:t>
            </w:r>
            <w:r>
              <w:rPr>
                <w:color w:val="333333"/>
                <w:spacing w:val="-3"/>
                <w:sz w:val="24"/>
              </w:rPr>
              <w:t xml:space="preserve"> </w:t>
            </w:r>
            <w:r>
              <w:rPr>
                <w:color w:val="333333"/>
                <w:sz w:val="24"/>
              </w:rPr>
              <w:t>the</w:t>
            </w:r>
            <w:r>
              <w:rPr>
                <w:color w:val="333333"/>
                <w:spacing w:val="-4"/>
                <w:sz w:val="24"/>
              </w:rPr>
              <w:t xml:space="preserve"> </w:t>
            </w:r>
            <w:r>
              <w:rPr>
                <w:color w:val="333333"/>
                <w:sz w:val="24"/>
              </w:rPr>
              <w:t>individual</w:t>
            </w:r>
            <w:r>
              <w:rPr>
                <w:color w:val="333333"/>
                <w:spacing w:val="-4"/>
                <w:sz w:val="24"/>
              </w:rPr>
              <w:t xml:space="preserve"> </w:t>
            </w:r>
            <w:r>
              <w:rPr>
                <w:color w:val="333333"/>
                <w:sz w:val="24"/>
              </w:rPr>
              <w:t>identifiers</w:t>
            </w:r>
            <w:r>
              <w:rPr>
                <w:color w:val="333333"/>
                <w:spacing w:val="-3"/>
                <w:sz w:val="24"/>
              </w:rPr>
              <w:t xml:space="preserve"> </w:t>
            </w:r>
            <w:r>
              <w:rPr>
                <w:color w:val="333333"/>
                <w:sz w:val="24"/>
              </w:rPr>
              <w:t>are</w:t>
            </w:r>
            <w:r>
              <w:rPr>
                <w:color w:val="333333"/>
                <w:spacing w:val="-4"/>
                <w:sz w:val="24"/>
              </w:rPr>
              <w:t xml:space="preserve"> </w:t>
            </w:r>
            <w:r>
              <w:rPr>
                <w:color w:val="333333"/>
                <w:sz w:val="24"/>
              </w:rPr>
              <w:t>destroyed</w:t>
            </w:r>
            <w:r>
              <w:rPr>
                <w:color w:val="333333"/>
                <w:spacing w:val="-3"/>
                <w:sz w:val="24"/>
              </w:rPr>
              <w:t xml:space="preserve"> </w:t>
            </w:r>
            <w:r>
              <w:rPr>
                <w:color w:val="333333"/>
                <w:sz w:val="24"/>
              </w:rPr>
              <w:t>and</w:t>
            </w:r>
            <w:r>
              <w:rPr>
                <w:color w:val="333333"/>
                <w:spacing w:val="-3"/>
                <w:sz w:val="24"/>
              </w:rPr>
              <w:t xml:space="preserve"> </w:t>
            </w:r>
            <w:r>
              <w:rPr>
                <w:color w:val="333333"/>
                <w:sz w:val="24"/>
              </w:rPr>
              <w:t xml:space="preserve">removed from the analytic data set because they are no longer needed. At the conclusion of the study, the entire data set will be destroyed. We generally work with our Sheps IT team to meet the documentation requirements needed to show that the data </w:t>
            </w:r>
            <w:proofErr w:type="gramStart"/>
            <w:r>
              <w:rPr>
                <w:color w:val="333333"/>
                <w:sz w:val="24"/>
              </w:rPr>
              <w:t>have</w:t>
            </w:r>
            <w:proofErr w:type="gramEnd"/>
            <w:r>
              <w:rPr>
                <w:color w:val="333333"/>
                <w:sz w:val="24"/>
              </w:rPr>
              <w:t xml:space="preserve"> </w:t>
            </w:r>
            <w:proofErr w:type="spellStart"/>
            <w:proofErr w:type="gramStart"/>
            <w:r>
              <w:rPr>
                <w:color w:val="333333"/>
                <w:sz w:val="24"/>
              </w:rPr>
              <w:t>ben</w:t>
            </w:r>
            <w:proofErr w:type="spellEnd"/>
            <w:proofErr w:type="gramEnd"/>
            <w:r>
              <w:rPr>
                <w:color w:val="333333"/>
                <w:sz w:val="24"/>
              </w:rPr>
              <w:t xml:space="preserve"> properly disposed of.</w:t>
            </w:r>
          </w:p>
        </w:tc>
      </w:tr>
    </w:tbl>
    <w:p w14:paraId="2BE5E3C4" w14:textId="77777777" w:rsidR="00814875" w:rsidRDefault="00EA5180">
      <w:pPr>
        <w:pStyle w:val="Heading1"/>
        <w:spacing w:before="197"/>
      </w:pPr>
      <w:r>
        <w:rPr>
          <w:noProof/>
        </w:rPr>
        <mc:AlternateContent>
          <mc:Choice Requires="wpg">
            <w:drawing>
              <wp:anchor distT="0" distB="0" distL="0" distR="0" simplePos="0" relativeHeight="486650880" behindDoc="1" locked="0" layoutInCell="1" allowOverlap="1" wp14:anchorId="00CA1894" wp14:editId="641DA275">
                <wp:simplePos x="0" y="0"/>
                <wp:positionH relativeFrom="page">
                  <wp:posOffset>527050</wp:posOffset>
                </wp:positionH>
                <wp:positionV relativeFrom="paragraph">
                  <wp:posOffset>107950</wp:posOffset>
                </wp:positionV>
                <wp:extent cx="6711950" cy="666115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1950" cy="6661150"/>
                          <a:chOff x="0" y="0"/>
                          <a:chExt cx="6711950" cy="6661150"/>
                        </a:xfrm>
                      </wpg:grpSpPr>
                      <wps:wsp>
                        <wps:cNvPr id="245" name="Graphic 245"/>
                        <wps:cNvSpPr/>
                        <wps:spPr>
                          <a:xfrm>
                            <a:off x="6350" y="6350"/>
                            <a:ext cx="6705600" cy="266700"/>
                          </a:xfrm>
                          <a:custGeom>
                            <a:avLst/>
                            <a:gdLst/>
                            <a:ahLst/>
                            <a:cxnLst/>
                            <a:rect l="l" t="t" r="r" b="b"/>
                            <a:pathLst>
                              <a:path w="6705600" h="266700">
                                <a:moveTo>
                                  <a:pt x="6705600" y="0"/>
                                </a:moveTo>
                                <a:lnTo>
                                  <a:pt x="0" y="0"/>
                                </a:lnTo>
                                <a:lnTo>
                                  <a:pt x="0" y="266700"/>
                                </a:lnTo>
                                <a:lnTo>
                                  <a:pt x="6705600" y="266700"/>
                                </a:lnTo>
                                <a:lnTo>
                                  <a:pt x="6705600" y="0"/>
                                </a:lnTo>
                                <a:close/>
                              </a:path>
                            </a:pathLst>
                          </a:custGeom>
                          <a:solidFill>
                            <a:srgbClr val="F8F8F8"/>
                          </a:solidFill>
                        </wps:spPr>
                        <wps:bodyPr wrap="square" lIns="0" tIns="0" rIns="0" bIns="0" rtlCol="0">
                          <a:prstTxWarp prst="textNoShape">
                            <a:avLst/>
                          </a:prstTxWarp>
                          <a:noAutofit/>
                        </wps:bodyPr>
                      </wps:wsp>
                      <wps:wsp>
                        <wps:cNvPr id="246" name="Graphic 246"/>
                        <wps:cNvSpPr/>
                        <wps:spPr>
                          <a:xfrm>
                            <a:off x="6350" y="6350"/>
                            <a:ext cx="6692900" cy="1270"/>
                          </a:xfrm>
                          <a:custGeom>
                            <a:avLst/>
                            <a:gdLst/>
                            <a:ahLst/>
                            <a:cxnLst/>
                            <a:rect l="l" t="t" r="r" b="b"/>
                            <a:pathLst>
                              <a:path w="6692900">
                                <a:moveTo>
                                  <a:pt x="0" y="0"/>
                                </a:moveTo>
                                <a:lnTo>
                                  <a:pt x="6692900" y="0"/>
                                </a:lnTo>
                              </a:path>
                            </a:pathLst>
                          </a:custGeom>
                          <a:ln w="12700">
                            <a:solidFill>
                              <a:srgbClr val="E0E0E0"/>
                            </a:solidFill>
                            <a:prstDash val="solid"/>
                          </a:ln>
                        </wps:spPr>
                        <wps:bodyPr wrap="square" lIns="0" tIns="0" rIns="0" bIns="0" rtlCol="0">
                          <a:prstTxWarp prst="textNoShape">
                            <a:avLst/>
                          </a:prstTxWarp>
                          <a:noAutofit/>
                        </wps:bodyPr>
                      </wps:wsp>
                      <wps:wsp>
                        <wps:cNvPr id="247" name="Graphic 247"/>
                        <wps:cNvSpPr/>
                        <wps:spPr>
                          <a:xfrm>
                            <a:off x="6350" y="25400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E0E0E0"/>
                          </a:solidFill>
                        </wps:spPr>
                        <wps:bodyPr wrap="square" lIns="0" tIns="0" rIns="0" bIns="0" rtlCol="0">
                          <a:prstTxWarp prst="textNoShape">
                            <a:avLst/>
                          </a:prstTxWarp>
                          <a:noAutofit/>
                        </wps:bodyPr>
                      </wps:wsp>
                      <wps:wsp>
                        <wps:cNvPr id="248" name="Graphic 248"/>
                        <wps:cNvSpPr/>
                        <wps:spPr>
                          <a:xfrm>
                            <a:off x="6350" y="6350"/>
                            <a:ext cx="6692900" cy="254000"/>
                          </a:xfrm>
                          <a:custGeom>
                            <a:avLst/>
                            <a:gdLst/>
                            <a:ahLst/>
                            <a:cxnLst/>
                            <a:rect l="l" t="t" r="r" b="b"/>
                            <a:pathLst>
                              <a:path w="6692900" h="254000">
                                <a:moveTo>
                                  <a:pt x="0" y="0"/>
                                </a:moveTo>
                                <a:lnTo>
                                  <a:pt x="0" y="254000"/>
                                </a:lnTo>
                              </a:path>
                              <a:path w="6692900" h="254000">
                                <a:moveTo>
                                  <a:pt x="6692900" y="0"/>
                                </a:moveTo>
                                <a:lnTo>
                                  <a:pt x="6692900" y="254000"/>
                                </a:lnTo>
                              </a:path>
                            </a:pathLst>
                          </a:custGeom>
                          <a:ln w="12700">
                            <a:solidFill>
                              <a:srgbClr val="E0E0E0"/>
                            </a:solidFill>
                            <a:prstDash val="solid"/>
                          </a:ln>
                        </wps:spPr>
                        <wps:bodyPr wrap="square" lIns="0" tIns="0" rIns="0" bIns="0" rtlCol="0">
                          <a:prstTxWarp prst="textNoShape">
                            <a:avLst/>
                          </a:prstTxWarp>
                          <a:noAutofit/>
                        </wps:bodyPr>
                      </wps:wsp>
                      <wps:wsp>
                        <wps:cNvPr id="249" name="Graphic 249"/>
                        <wps:cNvSpPr/>
                        <wps:spPr>
                          <a:xfrm>
                            <a:off x="6350" y="26670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50" name="Graphic 250"/>
                        <wps:cNvSpPr/>
                        <wps:spPr>
                          <a:xfrm>
                            <a:off x="6350" y="273050"/>
                            <a:ext cx="6692900" cy="6388100"/>
                          </a:xfrm>
                          <a:custGeom>
                            <a:avLst/>
                            <a:gdLst/>
                            <a:ahLst/>
                            <a:cxnLst/>
                            <a:rect l="l" t="t" r="r" b="b"/>
                            <a:pathLst>
                              <a:path w="6692900" h="6388100">
                                <a:moveTo>
                                  <a:pt x="0" y="0"/>
                                </a:moveTo>
                                <a:lnTo>
                                  <a:pt x="0" y="6388100"/>
                                </a:lnTo>
                              </a:path>
                              <a:path w="6692900" h="6388100">
                                <a:moveTo>
                                  <a:pt x="6692900" y="0"/>
                                </a:moveTo>
                                <a:lnTo>
                                  <a:pt x="6692900" y="63881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3C3A7E7E" id="Group 244" o:spid="_x0000_s1026" style="position:absolute;margin-left:41.5pt;margin-top:8.5pt;width:528.5pt;height:524.5pt;z-index:-16665600;mso-wrap-distance-left:0;mso-wrap-distance-right:0;mso-position-horizontal-relative:page" coordsize="67119,66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">
                <v:shape id="Graphic 245" o:spid="_x0000_s1027" style="position:absolute;left:63;top:63;width:67056;height:2667;visibility:visible;mso-wrap-style:square;v-text-anchor:top" coordsize="67056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" path="m6705600,l,,,266700r6705600,l6705600,xe" fillcolor="#f8f8f8" stroked="f">
                  <v:path arrowok="t"/>
                </v:shape>
                <v:shape id="Graphic 246" o:spid="_x0000_s1028" style="position:absolute;left:63;top:63;width:66929;height:13;visibility:visible;mso-wrap-style:square;v-text-anchor:top" coordsize="6692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" path="m,l6692900,e" filled="f" strokecolor="#e0e0e0" strokeweight="1pt">
                  <v:path arrowok="t"/>
                </v:shape>
                <v:shape id="Graphic 247" o:spid="_x0000_s1029" style="position:absolute;left:63;top:2540;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" path="m,12700r6692900,l6692900,,,,,12700xe" fillcolor="#e0e0e0" stroked="f">
                  <v:path arrowok="t"/>
                </v:shape>
                <v:shape id="Graphic 248" o:spid="_x0000_s1030" style="position:absolute;left:63;top:63;width:66929;height:2540;visibility:visible;mso-wrap-style:square;v-text-anchor:top" coordsize="66929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" path="m,l,254000em6692900,r,254000e" filled="f" strokecolor="#e0e0e0" strokeweight="1pt">
                  <v:path arrowok="t"/>
                </v:shape>
                <v:shape id="Graphic 249" o:spid="_x0000_s1031" style="position:absolute;left:63;top:2667;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" path="m,12700r6692900,l6692900,,,,,12700xe" fillcolor="#ccc" stroked="f">
                  <v:path arrowok="t"/>
                </v:shape>
                <v:shape id="Graphic 250" o:spid="_x0000_s1032" style="position:absolute;left:63;top:2730;width:66929;height:63881;visibility:visible;mso-wrap-style:square;v-text-anchor:top" coordsize="6692900,638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" path="m,l,6388100em6692900,r,6388100e" filled="f" strokecolor="#ccc" strokeweight="1pt">
                  <v:path arrowok="t"/>
                </v:shape>
                <w10:wrap anchorx="page"/>
              </v:group>
            </w:pict>
          </mc:Fallback>
        </mc:AlternateContent>
      </w:r>
      <w:r>
        <w:rPr>
          <w:color w:val="31659B"/>
        </w:rPr>
        <w:t>Part</w:t>
      </w:r>
      <w:r>
        <w:rPr>
          <w:color w:val="31659B"/>
          <w:spacing w:val="-4"/>
        </w:rPr>
        <w:t xml:space="preserve"> </w:t>
      </w:r>
      <w:r>
        <w:rPr>
          <w:color w:val="31659B"/>
        </w:rPr>
        <w:t>C.</w:t>
      </w:r>
      <w:r>
        <w:rPr>
          <w:color w:val="31659B"/>
          <w:spacing w:val="-5"/>
        </w:rPr>
        <w:t xml:space="preserve"> </w:t>
      </w:r>
      <w:r>
        <w:rPr>
          <w:color w:val="31659B"/>
        </w:rPr>
        <w:t>Existing</w:t>
      </w:r>
      <w:r>
        <w:rPr>
          <w:color w:val="31659B"/>
          <w:spacing w:val="-5"/>
        </w:rPr>
        <w:t xml:space="preserve"> </w:t>
      </w:r>
      <w:r>
        <w:rPr>
          <w:color w:val="31659B"/>
        </w:rPr>
        <w:t>Data,</w:t>
      </w:r>
      <w:r>
        <w:rPr>
          <w:color w:val="31659B"/>
          <w:spacing w:val="-5"/>
        </w:rPr>
        <w:t xml:space="preserve"> </w:t>
      </w:r>
      <w:r>
        <w:rPr>
          <w:color w:val="31659B"/>
        </w:rPr>
        <w:t>Records,</w:t>
      </w:r>
      <w:r>
        <w:rPr>
          <w:color w:val="31659B"/>
          <w:spacing w:val="-4"/>
        </w:rPr>
        <w:t xml:space="preserve"> </w:t>
      </w:r>
      <w:r>
        <w:rPr>
          <w:color w:val="31659B"/>
          <w:spacing w:val="-2"/>
        </w:rPr>
        <w:t>Specimens</w:t>
      </w:r>
    </w:p>
    <w:p w14:paraId="2D5FB18B" w14:textId="77777777" w:rsidR="00814875" w:rsidRDefault="00EA5180">
      <w:pPr>
        <w:pStyle w:val="Heading2"/>
        <w:spacing w:before="137"/>
        <w:ind w:left="352" w:firstLine="0"/>
      </w:pPr>
      <w:r>
        <w:rPr>
          <w:color w:val="333333"/>
        </w:rPr>
        <w:t>C.1.</w:t>
      </w:r>
      <w:r>
        <w:rPr>
          <w:color w:val="333333"/>
          <w:spacing w:val="-3"/>
        </w:rPr>
        <w:t xml:space="preserve"> </w:t>
      </w:r>
      <w:r>
        <w:rPr>
          <w:color w:val="333333"/>
        </w:rPr>
        <w:t>Data</w:t>
      </w:r>
      <w:r>
        <w:rPr>
          <w:color w:val="333333"/>
          <w:spacing w:val="-1"/>
        </w:rPr>
        <w:t xml:space="preserve"> </w:t>
      </w:r>
      <w:r>
        <w:rPr>
          <w:color w:val="333333"/>
          <w:spacing w:val="-2"/>
        </w:rPr>
        <w:t>Sources</w:t>
      </w:r>
    </w:p>
    <w:p w14:paraId="4B2AE515" w14:textId="77777777" w:rsidR="00814875" w:rsidRDefault="00EA5180">
      <w:pPr>
        <w:spacing w:before="77"/>
        <w:ind w:left="380"/>
        <w:rPr>
          <w:sz w:val="20"/>
        </w:rPr>
      </w:pPr>
      <w:r>
        <w:rPr>
          <w:noProof/>
          <w:sz w:val="20"/>
        </w:rPr>
        <mc:AlternateContent>
          <mc:Choice Requires="wps">
            <w:drawing>
              <wp:anchor distT="0" distB="0" distL="0" distR="0" simplePos="0" relativeHeight="15768064" behindDoc="0" locked="0" layoutInCell="1" allowOverlap="1" wp14:anchorId="5FEE414A" wp14:editId="524B9091">
                <wp:simplePos x="0" y="0"/>
                <wp:positionH relativeFrom="page">
                  <wp:posOffset>1092200</wp:posOffset>
                </wp:positionH>
                <wp:positionV relativeFrom="paragraph">
                  <wp:posOffset>66708</wp:posOffset>
                </wp:positionV>
                <wp:extent cx="5778500" cy="27940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4DE38FC" w14:textId="77777777" w:rsidR="00814875" w:rsidRDefault="00EA5180">
                            <w:pPr>
                              <w:pStyle w:val="BodyText"/>
                              <w:spacing w:line="197" w:lineRule="exact"/>
                              <w:rPr>
                                <w:color w:val="000000"/>
                              </w:rPr>
                            </w:pPr>
                            <w:r>
                              <w:rPr>
                                <w:color w:val="333333"/>
                              </w:rPr>
                              <w:t>What</w:t>
                            </w:r>
                            <w:r>
                              <w:rPr>
                                <w:color w:val="333333"/>
                                <w:spacing w:val="-2"/>
                              </w:rPr>
                              <w:t xml:space="preserve"> </w:t>
                            </w:r>
                            <w:r>
                              <w:rPr>
                                <w:color w:val="333333"/>
                              </w:rPr>
                              <w:t>existing</w:t>
                            </w:r>
                            <w:r>
                              <w:rPr>
                                <w:color w:val="333333"/>
                                <w:spacing w:val="-2"/>
                              </w:rPr>
                              <w:t xml:space="preserve"> </w:t>
                            </w:r>
                            <w:r>
                              <w:rPr>
                                <w:color w:val="333333"/>
                              </w:rPr>
                              <w:t>records,</w:t>
                            </w:r>
                            <w:r>
                              <w:rPr>
                                <w:color w:val="333333"/>
                                <w:spacing w:val="-2"/>
                              </w:rPr>
                              <w:t xml:space="preserve"> </w:t>
                            </w:r>
                            <w:r>
                              <w:rPr>
                                <w:color w:val="333333"/>
                              </w:rPr>
                              <w:t>data</w:t>
                            </w:r>
                            <w:r>
                              <w:rPr>
                                <w:color w:val="333333"/>
                                <w:spacing w:val="-2"/>
                              </w:rPr>
                              <w:t xml:space="preserve"> </w:t>
                            </w:r>
                            <w:r>
                              <w:rPr>
                                <w:color w:val="333333"/>
                              </w:rPr>
                              <w:t>or</w:t>
                            </w:r>
                            <w:r>
                              <w:rPr>
                                <w:color w:val="333333"/>
                                <w:spacing w:val="-2"/>
                              </w:rPr>
                              <w:t xml:space="preserve"> </w:t>
                            </w:r>
                            <w:r>
                              <w:rPr>
                                <w:color w:val="333333"/>
                              </w:rPr>
                              <w:t>human</w:t>
                            </w:r>
                            <w:r>
                              <w:rPr>
                                <w:color w:val="333333"/>
                                <w:spacing w:val="-2"/>
                              </w:rPr>
                              <w:t xml:space="preserve"> </w:t>
                            </w:r>
                            <w:r>
                              <w:rPr>
                                <w:color w:val="333333"/>
                              </w:rPr>
                              <w:t>biological</w:t>
                            </w:r>
                            <w:r>
                              <w:rPr>
                                <w:color w:val="333333"/>
                                <w:spacing w:val="-2"/>
                              </w:rPr>
                              <w:t xml:space="preserve"> </w:t>
                            </w:r>
                            <w:r>
                              <w:rPr>
                                <w:color w:val="333333"/>
                              </w:rPr>
                              <w:t>specimens</w:t>
                            </w:r>
                            <w:r>
                              <w:rPr>
                                <w:color w:val="333333"/>
                                <w:spacing w:val="-1"/>
                              </w:rPr>
                              <w:t xml:space="preserve"> </w:t>
                            </w:r>
                            <w:r>
                              <w:rPr>
                                <w:color w:val="333333"/>
                              </w:rPr>
                              <w:t>will</w:t>
                            </w:r>
                            <w:r>
                              <w:rPr>
                                <w:color w:val="333333"/>
                                <w:spacing w:val="-2"/>
                              </w:rPr>
                              <w:t xml:space="preserve"> </w:t>
                            </w:r>
                            <w:r>
                              <w:rPr>
                                <w:color w:val="333333"/>
                              </w:rPr>
                              <w:t>you</w:t>
                            </w:r>
                            <w:r>
                              <w:rPr>
                                <w:color w:val="333333"/>
                                <w:spacing w:val="-2"/>
                              </w:rPr>
                              <w:t xml:space="preserve"> </w:t>
                            </w:r>
                            <w:r>
                              <w:rPr>
                                <w:color w:val="333333"/>
                              </w:rPr>
                              <w:t>be</w:t>
                            </w:r>
                            <w:r>
                              <w:rPr>
                                <w:color w:val="333333"/>
                                <w:spacing w:val="-2"/>
                              </w:rPr>
                              <w:t xml:space="preserve"> </w:t>
                            </w:r>
                            <w:r>
                              <w:rPr>
                                <w:color w:val="333333"/>
                              </w:rPr>
                              <w:t>using?</w:t>
                            </w:r>
                            <w:r>
                              <w:rPr>
                                <w:color w:val="333333"/>
                                <w:spacing w:val="-2"/>
                              </w:rPr>
                              <w:t xml:space="preserve"> </w:t>
                            </w:r>
                            <w:r>
                              <w:rPr>
                                <w:color w:val="333333"/>
                              </w:rPr>
                              <w:t>(Indicate</w:t>
                            </w:r>
                            <w:r>
                              <w:rPr>
                                <w:color w:val="333333"/>
                                <w:spacing w:val="-2"/>
                              </w:rPr>
                              <w:t xml:space="preserve"> </w:t>
                            </w:r>
                            <w:r>
                              <w:rPr>
                                <w:color w:val="333333"/>
                              </w:rPr>
                              <w:t>all</w:t>
                            </w:r>
                            <w:r>
                              <w:rPr>
                                <w:color w:val="333333"/>
                                <w:spacing w:val="-2"/>
                              </w:rPr>
                              <w:t xml:space="preserve"> </w:t>
                            </w:r>
                            <w:r>
                              <w:rPr>
                                <w:color w:val="333333"/>
                              </w:rPr>
                              <w:t>that</w:t>
                            </w:r>
                            <w:r>
                              <w:rPr>
                                <w:color w:val="333333"/>
                                <w:spacing w:val="-1"/>
                              </w:rPr>
                              <w:t xml:space="preserve"> </w:t>
                            </w:r>
                            <w:r>
                              <w:rPr>
                                <w:color w:val="333333"/>
                                <w:spacing w:val="-2"/>
                              </w:rPr>
                              <w:t>apply</w:t>
                            </w:r>
                          </w:p>
                          <w:p w14:paraId="2C3CD3AB" w14:textId="77777777" w:rsidR="00814875" w:rsidRDefault="00EA5180">
                            <w:pPr>
                              <w:pStyle w:val="BodyText"/>
                              <w:spacing w:line="225" w:lineRule="exact"/>
                              <w:rPr>
                                <w:color w:val="000000"/>
                              </w:rPr>
                            </w:pPr>
                            <w:r>
                              <w:rPr>
                                <w:color w:val="333333"/>
                              </w:rPr>
                              <w:t>or</w:t>
                            </w:r>
                            <w:r>
                              <w:rPr>
                                <w:color w:val="333333"/>
                                <w:spacing w:val="-4"/>
                              </w:rPr>
                              <w:t xml:space="preserve"> </w:t>
                            </w:r>
                            <w:r>
                              <w:rPr>
                                <w:color w:val="333333"/>
                              </w:rPr>
                              <w:t>select</w:t>
                            </w:r>
                            <w:r>
                              <w:rPr>
                                <w:color w:val="333333"/>
                                <w:spacing w:val="-2"/>
                              </w:rPr>
                              <w:t xml:space="preserve"> </w:t>
                            </w:r>
                            <w:r>
                              <w:rPr>
                                <w:color w:val="333333"/>
                              </w:rPr>
                              <w:t>'None</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above'):</w:t>
                            </w:r>
                          </w:p>
                        </w:txbxContent>
                      </wps:txbx>
                      <wps:bodyPr wrap="square" lIns="0" tIns="0" rIns="0" bIns="0" rtlCol="0">
                        <a:noAutofit/>
                      </wps:bodyPr>
                    </wps:wsp>
                  </a:graphicData>
                </a:graphic>
              </wp:anchor>
            </w:drawing>
          </mc:Choice>
          <mc:Fallback>
            <w:pict>
              <v:shape w14:anchorId="5FEE414A" id="Textbox 251" o:spid="_x0000_s1096" type="#_x0000_t202" style="position:absolute;left:0;text-align:left;margin-left:86pt;margin-top:5.25pt;width:455pt;height:22pt;z-index:1576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UF/tQ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" fillcolor="#dfebf4" stroked="f">
                <v:textbox inset="0,0,0,0">
                  <w:txbxContent>
                    <w:p w14:paraId="14DE38FC" w14:textId="77777777" w:rsidR="00814875" w:rsidRDefault="00EA5180">
                      <w:pPr>
                        <w:pStyle w:val="BodyText"/>
                        <w:spacing w:line="197" w:lineRule="exact"/>
                        <w:rPr>
                          <w:color w:val="000000"/>
                        </w:rPr>
                      </w:pPr>
                      <w:r>
                        <w:rPr>
                          <w:color w:val="333333"/>
                        </w:rPr>
                        <w:t>What</w:t>
                      </w:r>
                      <w:r>
                        <w:rPr>
                          <w:color w:val="333333"/>
                          <w:spacing w:val="-2"/>
                        </w:rPr>
                        <w:t xml:space="preserve"> </w:t>
                      </w:r>
                      <w:r>
                        <w:rPr>
                          <w:color w:val="333333"/>
                        </w:rPr>
                        <w:t>existing</w:t>
                      </w:r>
                      <w:r>
                        <w:rPr>
                          <w:color w:val="333333"/>
                          <w:spacing w:val="-2"/>
                        </w:rPr>
                        <w:t xml:space="preserve"> </w:t>
                      </w:r>
                      <w:r>
                        <w:rPr>
                          <w:color w:val="333333"/>
                        </w:rPr>
                        <w:t>records,</w:t>
                      </w:r>
                      <w:r>
                        <w:rPr>
                          <w:color w:val="333333"/>
                          <w:spacing w:val="-2"/>
                        </w:rPr>
                        <w:t xml:space="preserve"> </w:t>
                      </w:r>
                      <w:r>
                        <w:rPr>
                          <w:color w:val="333333"/>
                        </w:rPr>
                        <w:t>data</w:t>
                      </w:r>
                      <w:r>
                        <w:rPr>
                          <w:color w:val="333333"/>
                          <w:spacing w:val="-2"/>
                        </w:rPr>
                        <w:t xml:space="preserve"> </w:t>
                      </w:r>
                      <w:r>
                        <w:rPr>
                          <w:color w:val="333333"/>
                        </w:rPr>
                        <w:t>or</w:t>
                      </w:r>
                      <w:r>
                        <w:rPr>
                          <w:color w:val="333333"/>
                          <w:spacing w:val="-2"/>
                        </w:rPr>
                        <w:t xml:space="preserve"> </w:t>
                      </w:r>
                      <w:r>
                        <w:rPr>
                          <w:color w:val="333333"/>
                        </w:rPr>
                        <w:t>human</w:t>
                      </w:r>
                      <w:r>
                        <w:rPr>
                          <w:color w:val="333333"/>
                          <w:spacing w:val="-2"/>
                        </w:rPr>
                        <w:t xml:space="preserve"> </w:t>
                      </w:r>
                      <w:r>
                        <w:rPr>
                          <w:color w:val="333333"/>
                        </w:rPr>
                        <w:t>biological</w:t>
                      </w:r>
                      <w:r>
                        <w:rPr>
                          <w:color w:val="333333"/>
                          <w:spacing w:val="-2"/>
                        </w:rPr>
                        <w:t xml:space="preserve"> </w:t>
                      </w:r>
                      <w:r>
                        <w:rPr>
                          <w:color w:val="333333"/>
                        </w:rPr>
                        <w:t>specimens</w:t>
                      </w:r>
                      <w:r>
                        <w:rPr>
                          <w:color w:val="333333"/>
                          <w:spacing w:val="-1"/>
                        </w:rPr>
                        <w:t xml:space="preserve"> </w:t>
                      </w:r>
                      <w:r>
                        <w:rPr>
                          <w:color w:val="333333"/>
                        </w:rPr>
                        <w:t>will</w:t>
                      </w:r>
                      <w:r>
                        <w:rPr>
                          <w:color w:val="333333"/>
                          <w:spacing w:val="-2"/>
                        </w:rPr>
                        <w:t xml:space="preserve"> </w:t>
                      </w:r>
                      <w:r>
                        <w:rPr>
                          <w:color w:val="333333"/>
                        </w:rPr>
                        <w:t>you</w:t>
                      </w:r>
                      <w:r>
                        <w:rPr>
                          <w:color w:val="333333"/>
                          <w:spacing w:val="-2"/>
                        </w:rPr>
                        <w:t xml:space="preserve"> </w:t>
                      </w:r>
                      <w:r>
                        <w:rPr>
                          <w:color w:val="333333"/>
                        </w:rPr>
                        <w:t>be</w:t>
                      </w:r>
                      <w:r>
                        <w:rPr>
                          <w:color w:val="333333"/>
                          <w:spacing w:val="-2"/>
                        </w:rPr>
                        <w:t xml:space="preserve"> </w:t>
                      </w:r>
                      <w:r>
                        <w:rPr>
                          <w:color w:val="333333"/>
                        </w:rPr>
                        <w:t>using?</w:t>
                      </w:r>
                      <w:r>
                        <w:rPr>
                          <w:color w:val="333333"/>
                          <w:spacing w:val="-2"/>
                        </w:rPr>
                        <w:t xml:space="preserve"> </w:t>
                      </w:r>
                      <w:r>
                        <w:rPr>
                          <w:color w:val="333333"/>
                        </w:rPr>
                        <w:t>(Indicate</w:t>
                      </w:r>
                      <w:r>
                        <w:rPr>
                          <w:color w:val="333333"/>
                          <w:spacing w:val="-2"/>
                        </w:rPr>
                        <w:t xml:space="preserve"> </w:t>
                      </w:r>
                      <w:r>
                        <w:rPr>
                          <w:color w:val="333333"/>
                        </w:rPr>
                        <w:t>all</w:t>
                      </w:r>
                      <w:r>
                        <w:rPr>
                          <w:color w:val="333333"/>
                          <w:spacing w:val="-2"/>
                        </w:rPr>
                        <w:t xml:space="preserve"> </w:t>
                      </w:r>
                      <w:r>
                        <w:rPr>
                          <w:color w:val="333333"/>
                        </w:rPr>
                        <w:t>that</w:t>
                      </w:r>
                      <w:r>
                        <w:rPr>
                          <w:color w:val="333333"/>
                          <w:spacing w:val="-1"/>
                        </w:rPr>
                        <w:t xml:space="preserve"> </w:t>
                      </w:r>
                      <w:r>
                        <w:rPr>
                          <w:color w:val="333333"/>
                          <w:spacing w:val="-2"/>
                        </w:rPr>
                        <w:t>apply</w:t>
                      </w:r>
                    </w:p>
                    <w:p w14:paraId="2C3CD3AB" w14:textId="77777777" w:rsidR="00814875" w:rsidRDefault="00EA5180">
                      <w:pPr>
                        <w:pStyle w:val="BodyText"/>
                        <w:spacing w:line="225" w:lineRule="exact"/>
                        <w:rPr>
                          <w:color w:val="000000"/>
                        </w:rPr>
                      </w:pPr>
                      <w:r>
                        <w:rPr>
                          <w:color w:val="333333"/>
                        </w:rPr>
                        <w:t>or</w:t>
                      </w:r>
                      <w:r>
                        <w:rPr>
                          <w:color w:val="333333"/>
                          <w:spacing w:val="-4"/>
                        </w:rPr>
                        <w:t xml:space="preserve"> </w:t>
                      </w:r>
                      <w:r>
                        <w:rPr>
                          <w:color w:val="333333"/>
                        </w:rPr>
                        <w:t>select</w:t>
                      </w:r>
                      <w:r>
                        <w:rPr>
                          <w:color w:val="333333"/>
                          <w:spacing w:val="-2"/>
                        </w:rPr>
                        <w:t xml:space="preserve"> </w:t>
                      </w:r>
                      <w:r>
                        <w:rPr>
                          <w:color w:val="333333"/>
                        </w:rPr>
                        <w:t>'None</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above'):</w:t>
                      </w:r>
                    </w:p>
                  </w:txbxContent>
                </v:textbox>
                <w10:wrap anchorx="page"/>
              </v:shape>
            </w:pict>
          </mc:Fallback>
        </mc:AlternateContent>
      </w:r>
      <w:r>
        <w:rPr>
          <w:color w:val="333333"/>
          <w:spacing w:val="-2"/>
          <w:sz w:val="20"/>
        </w:rPr>
        <w:t>C.1.1.</w:t>
      </w:r>
    </w:p>
    <w:p w14:paraId="47A32A53" w14:textId="77777777" w:rsidR="00814875" w:rsidRDefault="00814875">
      <w:pPr>
        <w:pStyle w:val="BodyText"/>
        <w:spacing w:before="158"/>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440"/>
        <w:gridCol w:w="8030"/>
        <w:gridCol w:w="230"/>
        <w:gridCol w:w="380"/>
      </w:tblGrid>
      <w:tr w:rsidR="00814875" w14:paraId="3EB8480F" w14:textId="77777777">
        <w:trPr>
          <w:trHeight w:val="360"/>
        </w:trPr>
        <w:tc>
          <w:tcPr>
            <w:tcW w:w="9080" w:type="dxa"/>
            <w:gridSpan w:val="4"/>
            <w:tcBorders>
              <w:bottom w:val="nil"/>
            </w:tcBorders>
            <w:shd w:val="clear" w:color="auto" w:fill="EEEEEE"/>
          </w:tcPr>
          <w:p w14:paraId="599B87DE" w14:textId="77777777" w:rsidR="00814875" w:rsidRDefault="00EA5180">
            <w:pPr>
              <w:pStyle w:val="TableParagraph"/>
              <w:spacing w:before="50" w:line="290" w:lineRule="exact"/>
              <w:rPr>
                <w:sz w:val="24"/>
              </w:rPr>
            </w:pPr>
            <w:r>
              <w:rPr>
                <w:noProof/>
              </w:rPr>
              <w:drawing>
                <wp:inline distT="0" distB="0" distL="0" distR="0" wp14:anchorId="37F5FEF7" wp14:editId="73431FF8">
                  <wp:extent cx="152400" cy="152400"/>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9" cstate="print"/>
                          <a:stretch>
                            <a:fillRect/>
                          </a:stretch>
                        </pic:blipFill>
                        <pic:spPr>
                          <a:xfrm>
                            <a:off x="0" y="0"/>
                            <a:ext cx="152400" cy="152400"/>
                          </a:xfrm>
                          <a:prstGeom prst="rect">
                            <a:avLst/>
                          </a:prstGeom>
                        </pic:spPr>
                      </pic:pic>
                    </a:graphicData>
                  </a:graphic>
                </wp:inline>
              </w:drawing>
            </w:r>
            <w:r>
              <w:rPr>
                <w:spacing w:val="12"/>
                <w:sz w:val="20"/>
              </w:rPr>
              <w:t xml:space="preserve"> </w:t>
            </w:r>
            <w:r>
              <w:rPr>
                <w:color w:val="333333"/>
                <w:sz w:val="24"/>
              </w:rPr>
              <w:t>Medical records in any format.</w:t>
            </w:r>
          </w:p>
        </w:tc>
      </w:tr>
      <w:tr w:rsidR="00814875" w14:paraId="23D6B74D" w14:textId="77777777">
        <w:trPr>
          <w:trHeight w:val="920"/>
        </w:trPr>
        <w:tc>
          <w:tcPr>
            <w:tcW w:w="440" w:type="dxa"/>
            <w:tcBorders>
              <w:top w:val="nil"/>
              <w:bottom w:val="nil"/>
              <w:right w:val="single" w:sz="8" w:space="0" w:color="CC9933"/>
            </w:tcBorders>
            <w:shd w:val="clear" w:color="auto" w:fill="EEEEEE"/>
          </w:tcPr>
          <w:p w14:paraId="3EB13D51" w14:textId="77777777" w:rsidR="00814875" w:rsidRDefault="00814875">
            <w:pPr>
              <w:pStyle w:val="TableParagraph"/>
              <w:ind w:left="0"/>
            </w:pPr>
          </w:p>
        </w:tc>
        <w:tc>
          <w:tcPr>
            <w:tcW w:w="8260" w:type="dxa"/>
            <w:gridSpan w:val="2"/>
            <w:tcBorders>
              <w:top w:val="single" w:sz="8" w:space="0" w:color="CC9933"/>
              <w:left w:val="single" w:sz="8" w:space="0" w:color="CC9933"/>
              <w:bottom w:val="single" w:sz="8" w:space="0" w:color="CC9933"/>
              <w:right w:val="single" w:sz="8" w:space="0" w:color="CC9933"/>
            </w:tcBorders>
            <w:shd w:val="clear" w:color="auto" w:fill="FFFFCC"/>
          </w:tcPr>
          <w:p w14:paraId="308A2C69" w14:textId="77777777" w:rsidR="00814875" w:rsidRDefault="00EA5180">
            <w:pPr>
              <w:pStyle w:val="TableParagraph"/>
              <w:spacing w:before="26" w:line="242" w:lineRule="auto"/>
              <w:ind w:right="399"/>
              <w:rPr>
                <w:sz w:val="24"/>
              </w:rPr>
            </w:pPr>
            <w:r>
              <w:rPr>
                <w:b/>
                <w:color w:val="996600"/>
                <w:sz w:val="24"/>
              </w:rPr>
              <w:t xml:space="preserve">ALERT: </w:t>
            </w:r>
            <w:r>
              <w:rPr>
                <w:color w:val="996600"/>
                <w:sz w:val="24"/>
              </w:rPr>
              <w:t>You must check both boxes: 1) Medical records in any format and 2) Electronic</w:t>
            </w:r>
            <w:r>
              <w:rPr>
                <w:color w:val="996600"/>
                <w:spacing w:val="-4"/>
                <w:sz w:val="24"/>
              </w:rPr>
              <w:t xml:space="preserve"> </w:t>
            </w:r>
            <w:r>
              <w:rPr>
                <w:color w:val="996600"/>
                <w:sz w:val="24"/>
              </w:rPr>
              <w:t>medical</w:t>
            </w:r>
            <w:r>
              <w:rPr>
                <w:color w:val="996600"/>
                <w:spacing w:val="-4"/>
                <w:sz w:val="24"/>
              </w:rPr>
              <w:t xml:space="preserve"> </w:t>
            </w:r>
            <w:r>
              <w:rPr>
                <w:color w:val="996600"/>
                <w:sz w:val="24"/>
              </w:rPr>
              <w:t>record</w:t>
            </w:r>
            <w:r>
              <w:rPr>
                <w:color w:val="996600"/>
                <w:spacing w:val="-3"/>
                <w:sz w:val="24"/>
              </w:rPr>
              <w:t xml:space="preserve"> </w:t>
            </w:r>
            <w:r>
              <w:rPr>
                <w:color w:val="996600"/>
                <w:sz w:val="24"/>
              </w:rPr>
              <w:t>using</w:t>
            </w:r>
            <w:r>
              <w:rPr>
                <w:color w:val="996600"/>
                <w:spacing w:val="-3"/>
                <w:sz w:val="24"/>
              </w:rPr>
              <w:t xml:space="preserve"> </w:t>
            </w:r>
            <w:r>
              <w:rPr>
                <w:color w:val="996600"/>
                <w:sz w:val="24"/>
              </w:rPr>
              <w:t>Epic,</w:t>
            </w:r>
            <w:r>
              <w:rPr>
                <w:color w:val="996600"/>
                <w:spacing w:val="-3"/>
                <w:sz w:val="24"/>
              </w:rPr>
              <w:t xml:space="preserve"> </w:t>
            </w:r>
            <w:r>
              <w:rPr>
                <w:color w:val="996600"/>
                <w:sz w:val="24"/>
              </w:rPr>
              <w:t>or</w:t>
            </w:r>
            <w:r>
              <w:rPr>
                <w:color w:val="996600"/>
                <w:spacing w:val="-3"/>
                <w:sz w:val="24"/>
              </w:rPr>
              <w:t xml:space="preserve"> </w:t>
            </w:r>
            <w:r>
              <w:rPr>
                <w:color w:val="996600"/>
                <w:sz w:val="24"/>
              </w:rPr>
              <w:t>you/your</w:t>
            </w:r>
            <w:r>
              <w:rPr>
                <w:color w:val="996600"/>
                <w:spacing w:val="-3"/>
                <w:sz w:val="24"/>
              </w:rPr>
              <w:t xml:space="preserve"> </w:t>
            </w:r>
            <w:r>
              <w:rPr>
                <w:color w:val="996600"/>
                <w:sz w:val="24"/>
              </w:rPr>
              <w:t>study</w:t>
            </w:r>
            <w:r>
              <w:rPr>
                <w:color w:val="996600"/>
                <w:spacing w:val="-3"/>
                <w:sz w:val="24"/>
              </w:rPr>
              <w:t xml:space="preserve"> </w:t>
            </w:r>
            <w:r>
              <w:rPr>
                <w:color w:val="996600"/>
                <w:sz w:val="24"/>
              </w:rPr>
              <w:t>team</w:t>
            </w:r>
            <w:r>
              <w:rPr>
                <w:color w:val="996600"/>
                <w:spacing w:val="-4"/>
                <w:sz w:val="24"/>
              </w:rPr>
              <w:t xml:space="preserve"> </w:t>
            </w:r>
            <w:r>
              <w:rPr>
                <w:color w:val="996600"/>
                <w:sz w:val="24"/>
              </w:rPr>
              <w:t>will</w:t>
            </w:r>
            <w:r>
              <w:rPr>
                <w:color w:val="996600"/>
                <w:spacing w:val="-4"/>
                <w:sz w:val="24"/>
              </w:rPr>
              <w:t xml:space="preserve"> </w:t>
            </w:r>
            <w:r>
              <w:rPr>
                <w:color w:val="996600"/>
                <w:sz w:val="24"/>
              </w:rPr>
              <w:t>not</w:t>
            </w:r>
            <w:r>
              <w:rPr>
                <w:color w:val="996600"/>
                <w:spacing w:val="-4"/>
                <w:sz w:val="24"/>
              </w:rPr>
              <w:t xml:space="preserve"> </w:t>
            </w:r>
            <w:r>
              <w:rPr>
                <w:color w:val="996600"/>
                <w:sz w:val="24"/>
              </w:rPr>
              <w:t>be</w:t>
            </w:r>
            <w:r>
              <w:rPr>
                <w:color w:val="996600"/>
                <w:spacing w:val="-4"/>
                <w:sz w:val="24"/>
              </w:rPr>
              <w:t xml:space="preserve"> </w:t>
            </w:r>
            <w:r>
              <w:rPr>
                <w:color w:val="996600"/>
                <w:sz w:val="24"/>
              </w:rPr>
              <w:t>granted access to Epic for research purposes.</w:t>
            </w:r>
          </w:p>
        </w:tc>
        <w:tc>
          <w:tcPr>
            <w:tcW w:w="380" w:type="dxa"/>
            <w:tcBorders>
              <w:top w:val="nil"/>
              <w:left w:val="single" w:sz="8" w:space="0" w:color="CC9933"/>
              <w:bottom w:val="nil"/>
            </w:tcBorders>
            <w:shd w:val="clear" w:color="auto" w:fill="EEEEEE"/>
          </w:tcPr>
          <w:p w14:paraId="3FD685C5" w14:textId="77777777" w:rsidR="00814875" w:rsidRDefault="00814875">
            <w:pPr>
              <w:pStyle w:val="TableParagraph"/>
              <w:ind w:left="0"/>
            </w:pPr>
          </w:p>
        </w:tc>
      </w:tr>
      <w:tr w:rsidR="00814875" w14:paraId="2664716D" w14:textId="77777777">
        <w:trPr>
          <w:trHeight w:val="1390"/>
        </w:trPr>
        <w:tc>
          <w:tcPr>
            <w:tcW w:w="9080" w:type="dxa"/>
            <w:gridSpan w:val="4"/>
            <w:tcBorders>
              <w:top w:val="nil"/>
              <w:bottom w:val="nil"/>
            </w:tcBorders>
          </w:tcPr>
          <w:p w14:paraId="7F42CB8D" w14:textId="77777777" w:rsidR="00814875" w:rsidRDefault="00EA5180">
            <w:pPr>
              <w:pStyle w:val="TableParagraph"/>
              <w:spacing w:before="70"/>
              <w:ind w:left="75"/>
              <w:rPr>
                <w:sz w:val="24"/>
              </w:rPr>
            </w:pPr>
            <w:r>
              <w:rPr>
                <w:noProof/>
                <w:position w:val="1"/>
              </w:rPr>
              <w:drawing>
                <wp:inline distT="0" distB="0" distL="0" distR="0" wp14:anchorId="712E6FEA" wp14:editId="1D8869E8">
                  <wp:extent cx="142875" cy="142875"/>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20" cstate="print"/>
                          <a:stretch>
                            <a:fillRect/>
                          </a:stretch>
                        </pic:blipFill>
                        <pic:spPr>
                          <a:xfrm>
                            <a:off x="0" y="0"/>
                            <a:ext cx="142875" cy="142875"/>
                          </a:xfrm>
                          <a:prstGeom prst="rect">
                            <a:avLst/>
                          </a:prstGeom>
                        </pic:spPr>
                      </pic:pic>
                    </a:graphicData>
                  </a:graphic>
                </wp:inline>
              </w:drawing>
            </w:r>
            <w:r>
              <w:rPr>
                <w:spacing w:val="9"/>
                <w:sz w:val="20"/>
              </w:rPr>
              <w:t xml:space="preserve"> </w:t>
            </w:r>
            <w:r>
              <w:rPr>
                <w:color w:val="333333"/>
                <w:sz w:val="24"/>
              </w:rPr>
              <w:t>Electronic</w:t>
            </w:r>
            <w:r>
              <w:rPr>
                <w:color w:val="333333"/>
                <w:spacing w:val="-1"/>
                <w:sz w:val="24"/>
              </w:rPr>
              <w:t xml:space="preserve"> </w:t>
            </w:r>
            <w:r>
              <w:rPr>
                <w:color w:val="333333"/>
                <w:sz w:val="24"/>
              </w:rPr>
              <w:t>medical</w:t>
            </w:r>
            <w:r>
              <w:rPr>
                <w:color w:val="333333"/>
                <w:spacing w:val="-1"/>
                <w:sz w:val="24"/>
              </w:rPr>
              <w:t xml:space="preserve"> </w:t>
            </w:r>
            <w:r>
              <w:rPr>
                <w:color w:val="333333"/>
                <w:sz w:val="24"/>
              </w:rPr>
              <w:t>records</w:t>
            </w:r>
            <w:r>
              <w:rPr>
                <w:color w:val="333333"/>
                <w:spacing w:val="-1"/>
                <w:sz w:val="24"/>
              </w:rPr>
              <w:t xml:space="preserve"> </w:t>
            </w:r>
            <w:r>
              <w:rPr>
                <w:color w:val="333333"/>
                <w:sz w:val="24"/>
              </w:rPr>
              <w:t>using</w:t>
            </w:r>
            <w:r>
              <w:rPr>
                <w:color w:val="333333"/>
                <w:spacing w:val="-1"/>
                <w:sz w:val="24"/>
              </w:rPr>
              <w:t xml:space="preserve"> </w:t>
            </w:r>
            <w:r>
              <w:rPr>
                <w:color w:val="333333"/>
                <w:sz w:val="24"/>
              </w:rPr>
              <w:t>Epic,</w:t>
            </w:r>
            <w:r>
              <w:rPr>
                <w:color w:val="333333"/>
                <w:spacing w:val="-1"/>
                <w:sz w:val="24"/>
              </w:rPr>
              <w:t xml:space="preserve"> </w:t>
            </w:r>
            <w:proofErr w:type="spellStart"/>
            <w:r>
              <w:rPr>
                <w:color w:val="333333"/>
                <w:sz w:val="24"/>
              </w:rPr>
              <w:t>WebCIS</w:t>
            </w:r>
            <w:proofErr w:type="spellEnd"/>
            <w:r>
              <w:rPr>
                <w:color w:val="333333"/>
                <w:spacing w:val="-1"/>
                <w:sz w:val="24"/>
              </w:rPr>
              <w:t xml:space="preserve"> </w:t>
            </w:r>
            <w:r>
              <w:rPr>
                <w:color w:val="333333"/>
                <w:sz w:val="24"/>
              </w:rPr>
              <w:t>or</w:t>
            </w:r>
            <w:r>
              <w:rPr>
                <w:color w:val="333333"/>
                <w:spacing w:val="-1"/>
                <w:sz w:val="24"/>
              </w:rPr>
              <w:t xml:space="preserve"> </w:t>
            </w:r>
            <w:r>
              <w:rPr>
                <w:color w:val="333333"/>
                <w:sz w:val="24"/>
              </w:rPr>
              <w:t>other</w:t>
            </w:r>
            <w:r>
              <w:rPr>
                <w:color w:val="333333"/>
                <w:spacing w:val="-1"/>
                <w:sz w:val="24"/>
              </w:rPr>
              <w:t xml:space="preserve"> </w:t>
            </w:r>
            <w:r>
              <w:rPr>
                <w:color w:val="333333"/>
                <w:sz w:val="24"/>
              </w:rPr>
              <w:t>electronic</w:t>
            </w:r>
            <w:r>
              <w:rPr>
                <w:color w:val="333333"/>
                <w:spacing w:val="-1"/>
                <w:sz w:val="24"/>
              </w:rPr>
              <w:t xml:space="preserve"> </w:t>
            </w:r>
            <w:r>
              <w:rPr>
                <w:color w:val="333333"/>
                <w:sz w:val="24"/>
              </w:rPr>
              <w:t>system</w:t>
            </w:r>
          </w:p>
          <w:p w14:paraId="4087E479" w14:textId="77777777" w:rsidR="00814875" w:rsidRDefault="00EA5180">
            <w:pPr>
              <w:pStyle w:val="TableParagraph"/>
              <w:spacing w:before="28" w:line="264" w:lineRule="auto"/>
              <w:ind w:left="75" w:right="844"/>
              <w:rPr>
                <w:sz w:val="24"/>
              </w:rPr>
            </w:pPr>
            <w:r>
              <w:rPr>
                <w:noProof/>
                <w:position w:val="1"/>
              </w:rPr>
              <w:drawing>
                <wp:inline distT="0" distB="0" distL="0" distR="0" wp14:anchorId="1553B38A" wp14:editId="471B68D5">
                  <wp:extent cx="142875" cy="142875"/>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Carolina</w:t>
            </w:r>
            <w:r>
              <w:rPr>
                <w:color w:val="333333"/>
                <w:spacing w:val="-4"/>
                <w:sz w:val="24"/>
              </w:rPr>
              <w:t xml:space="preserve"> </w:t>
            </w:r>
            <w:r>
              <w:rPr>
                <w:color w:val="333333"/>
                <w:sz w:val="24"/>
              </w:rPr>
              <w:t>Data</w:t>
            </w:r>
            <w:r>
              <w:rPr>
                <w:color w:val="333333"/>
                <w:spacing w:val="-4"/>
                <w:sz w:val="24"/>
              </w:rPr>
              <w:t xml:space="preserve"> </w:t>
            </w:r>
            <w:r>
              <w:rPr>
                <w:color w:val="333333"/>
                <w:sz w:val="24"/>
              </w:rPr>
              <w:t>Warehouse</w:t>
            </w:r>
            <w:r>
              <w:rPr>
                <w:color w:val="333333"/>
                <w:spacing w:val="-4"/>
                <w:sz w:val="24"/>
              </w:rPr>
              <w:t xml:space="preserve"> </w:t>
            </w:r>
            <w:r>
              <w:rPr>
                <w:color w:val="333333"/>
                <w:sz w:val="24"/>
              </w:rPr>
              <w:t>for</w:t>
            </w:r>
            <w:r>
              <w:rPr>
                <w:color w:val="333333"/>
                <w:spacing w:val="-3"/>
                <w:sz w:val="24"/>
              </w:rPr>
              <w:t xml:space="preserve"> </w:t>
            </w:r>
            <w:r>
              <w:rPr>
                <w:color w:val="333333"/>
                <w:sz w:val="24"/>
              </w:rPr>
              <w:t>Health</w:t>
            </w:r>
            <w:r>
              <w:rPr>
                <w:color w:val="333333"/>
                <w:spacing w:val="-3"/>
                <w:sz w:val="24"/>
              </w:rPr>
              <w:t xml:space="preserve"> </w:t>
            </w:r>
            <w:r>
              <w:rPr>
                <w:color w:val="333333"/>
                <w:sz w:val="24"/>
              </w:rPr>
              <w:t>(CDW-H)</w:t>
            </w:r>
            <w:r>
              <w:rPr>
                <w:color w:val="333333"/>
                <w:spacing w:val="-3"/>
                <w:sz w:val="24"/>
              </w:rPr>
              <w:t xml:space="preserve"> </w:t>
            </w:r>
            <w:r>
              <w:rPr>
                <w:color w:val="333333"/>
                <w:sz w:val="24"/>
              </w:rPr>
              <w:t>(for</w:t>
            </w:r>
            <w:r>
              <w:rPr>
                <w:color w:val="333333"/>
                <w:spacing w:val="-3"/>
                <w:sz w:val="24"/>
              </w:rPr>
              <w:t xml:space="preserve"> </w:t>
            </w:r>
            <w:r>
              <w:rPr>
                <w:color w:val="333333"/>
                <w:sz w:val="24"/>
              </w:rPr>
              <w:t>UNC</w:t>
            </w:r>
            <w:r>
              <w:rPr>
                <w:color w:val="333333"/>
                <w:spacing w:val="-4"/>
                <w:sz w:val="24"/>
              </w:rPr>
              <w:t xml:space="preserve"> </w:t>
            </w:r>
            <w:r>
              <w:rPr>
                <w:color w:val="333333"/>
                <w:sz w:val="24"/>
              </w:rPr>
              <w:t>and</w:t>
            </w:r>
            <w:r>
              <w:rPr>
                <w:color w:val="333333"/>
                <w:spacing w:val="-3"/>
                <w:sz w:val="24"/>
              </w:rPr>
              <w:t xml:space="preserve"> </w:t>
            </w:r>
            <w:r>
              <w:rPr>
                <w:color w:val="333333"/>
                <w:sz w:val="24"/>
              </w:rPr>
              <w:t>its</w:t>
            </w:r>
            <w:r>
              <w:rPr>
                <w:color w:val="333333"/>
                <w:spacing w:val="-3"/>
                <w:sz w:val="24"/>
              </w:rPr>
              <w:t xml:space="preserve"> </w:t>
            </w:r>
            <w:r>
              <w:rPr>
                <w:color w:val="333333"/>
                <w:sz w:val="24"/>
              </w:rPr>
              <w:t>affiliates</w:t>
            </w:r>
            <w:r>
              <w:rPr>
                <w:color w:val="333333"/>
                <w:spacing w:val="-3"/>
                <w:sz w:val="24"/>
              </w:rPr>
              <w:t xml:space="preserve"> </w:t>
            </w:r>
            <w:r>
              <w:rPr>
                <w:color w:val="333333"/>
                <w:sz w:val="24"/>
              </w:rPr>
              <w:t xml:space="preserve">only) </w:t>
            </w:r>
            <w:r>
              <w:rPr>
                <w:noProof/>
                <w:color w:val="333333"/>
                <w:position w:val="1"/>
                <w:sz w:val="24"/>
              </w:rPr>
              <w:drawing>
                <wp:inline distT="0" distB="0" distL="0" distR="0" wp14:anchorId="019199F6" wp14:editId="49CC1908">
                  <wp:extent cx="142875" cy="142875"/>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20" cstate="print"/>
                          <a:stretch>
                            <a:fillRect/>
                          </a:stretch>
                        </pic:blipFill>
                        <pic:spPr>
                          <a:xfrm>
                            <a:off x="0" y="0"/>
                            <a:ext cx="142875" cy="142875"/>
                          </a:xfrm>
                          <a:prstGeom prst="rect">
                            <a:avLst/>
                          </a:prstGeom>
                        </pic:spPr>
                      </pic:pic>
                    </a:graphicData>
                  </a:graphic>
                </wp:inline>
              </w:drawing>
            </w:r>
            <w:r>
              <w:rPr>
                <w:color w:val="333333"/>
                <w:sz w:val="24"/>
              </w:rPr>
              <w:t xml:space="preserve"> Carolinas Collaborative Data Request and Review Committee (DRRC)</w:t>
            </w:r>
          </w:p>
          <w:p w14:paraId="3854C05D" w14:textId="77777777" w:rsidR="00814875" w:rsidRDefault="00EA5180">
            <w:pPr>
              <w:pStyle w:val="TableParagraph"/>
              <w:spacing w:before="1"/>
              <w:ind w:left="75"/>
              <w:rPr>
                <w:sz w:val="24"/>
              </w:rPr>
            </w:pPr>
            <w:r>
              <w:rPr>
                <w:noProof/>
                <w:position w:val="1"/>
              </w:rPr>
              <w:drawing>
                <wp:inline distT="0" distB="0" distL="0" distR="0" wp14:anchorId="35E91742" wp14:editId="4A2E0BA1">
                  <wp:extent cx="142875" cy="142875"/>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20" cstate="print"/>
                          <a:stretch>
                            <a:fillRect/>
                          </a:stretch>
                        </pic:blipFill>
                        <pic:spPr>
                          <a:xfrm>
                            <a:off x="0" y="0"/>
                            <a:ext cx="142875" cy="142875"/>
                          </a:xfrm>
                          <a:prstGeom prst="rect">
                            <a:avLst/>
                          </a:prstGeom>
                        </pic:spPr>
                      </pic:pic>
                    </a:graphicData>
                  </a:graphic>
                </wp:inline>
              </w:drawing>
            </w:r>
            <w:r>
              <w:rPr>
                <w:spacing w:val="14"/>
                <w:sz w:val="20"/>
              </w:rPr>
              <w:t xml:space="preserve"> </w:t>
            </w:r>
            <w:r>
              <w:rPr>
                <w:color w:val="333333"/>
                <w:sz w:val="24"/>
              </w:rPr>
              <w:t>Paper medical records</w:t>
            </w:r>
          </w:p>
        </w:tc>
      </w:tr>
      <w:tr w:rsidR="00814875" w14:paraId="673FBA61" w14:textId="77777777">
        <w:trPr>
          <w:trHeight w:val="1380"/>
        </w:trPr>
        <w:tc>
          <w:tcPr>
            <w:tcW w:w="9080" w:type="dxa"/>
            <w:gridSpan w:val="4"/>
            <w:tcBorders>
              <w:top w:val="nil"/>
              <w:bottom w:val="nil"/>
            </w:tcBorders>
            <w:shd w:val="clear" w:color="auto" w:fill="EEEEEE"/>
          </w:tcPr>
          <w:p w14:paraId="76601A91" w14:textId="77777777" w:rsidR="00814875" w:rsidRDefault="00EA5180">
            <w:pPr>
              <w:pStyle w:val="TableParagraph"/>
              <w:spacing w:line="247" w:lineRule="auto"/>
              <w:rPr>
                <w:rFonts w:ascii="Arial"/>
              </w:rPr>
            </w:pPr>
            <w:r>
              <w:rPr>
                <w:rFonts w:ascii="Arial"/>
                <w:color w:val="666666"/>
              </w:rPr>
              <w:t>If</w:t>
            </w:r>
            <w:r>
              <w:rPr>
                <w:rFonts w:ascii="Arial"/>
                <w:color w:val="666666"/>
                <w:spacing w:val="-3"/>
              </w:rPr>
              <w:t xml:space="preserve"> </w:t>
            </w:r>
            <w:r>
              <w:rPr>
                <w:rFonts w:ascii="Arial"/>
                <w:color w:val="666666"/>
              </w:rPr>
              <w:t>you</w:t>
            </w:r>
            <w:r>
              <w:rPr>
                <w:rFonts w:ascii="Arial"/>
                <w:color w:val="666666"/>
                <w:spacing w:val="-3"/>
              </w:rPr>
              <w:t xml:space="preserve"> </w:t>
            </w:r>
            <w:r>
              <w:rPr>
                <w:rFonts w:ascii="Arial"/>
                <w:color w:val="666666"/>
              </w:rPr>
              <w:t>access</w:t>
            </w:r>
            <w:r>
              <w:rPr>
                <w:rFonts w:ascii="Arial"/>
                <w:color w:val="666666"/>
                <w:spacing w:val="-3"/>
              </w:rPr>
              <w:t xml:space="preserve"> </w:t>
            </w:r>
            <w:r>
              <w:rPr>
                <w:rFonts w:ascii="Arial"/>
                <w:color w:val="666666"/>
              </w:rPr>
              <w:t>the</w:t>
            </w:r>
            <w:r>
              <w:rPr>
                <w:rFonts w:ascii="Arial"/>
                <w:color w:val="666666"/>
                <w:spacing w:val="-3"/>
              </w:rPr>
              <w:t xml:space="preserve"> </w:t>
            </w:r>
            <w:r>
              <w:rPr>
                <w:rFonts w:ascii="Arial"/>
                <w:color w:val="666666"/>
              </w:rPr>
              <w:t>medical</w:t>
            </w:r>
            <w:r>
              <w:rPr>
                <w:rFonts w:ascii="Arial"/>
                <w:color w:val="666666"/>
                <w:spacing w:val="-3"/>
              </w:rPr>
              <w:t xml:space="preserve"> </w:t>
            </w:r>
            <w:r>
              <w:rPr>
                <w:rFonts w:ascii="Arial"/>
                <w:color w:val="666666"/>
              </w:rPr>
              <w:t>records</w:t>
            </w:r>
            <w:r>
              <w:rPr>
                <w:rFonts w:ascii="Arial"/>
                <w:color w:val="666666"/>
                <w:spacing w:val="-3"/>
              </w:rPr>
              <w:t xml:space="preserve"> </w:t>
            </w:r>
            <w:r>
              <w:rPr>
                <w:rFonts w:ascii="Arial"/>
                <w:color w:val="666666"/>
              </w:rPr>
              <w:t>of</w:t>
            </w:r>
            <w:r>
              <w:rPr>
                <w:rFonts w:ascii="Arial"/>
                <w:color w:val="666666"/>
                <w:spacing w:val="-3"/>
              </w:rPr>
              <w:t xml:space="preserve"> </w:t>
            </w:r>
            <w:r>
              <w:rPr>
                <w:rFonts w:ascii="Arial"/>
                <w:color w:val="666666"/>
              </w:rPr>
              <w:t>fewer</w:t>
            </w:r>
            <w:r>
              <w:rPr>
                <w:rFonts w:ascii="Arial"/>
                <w:color w:val="666666"/>
                <w:spacing w:val="-3"/>
              </w:rPr>
              <w:t xml:space="preserve"> </w:t>
            </w:r>
            <w:r>
              <w:rPr>
                <w:rFonts w:ascii="Arial"/>
                <w:color w:val="666666"/>
              </w:rPr>
              <w:t>than</w:t>
            </w:r>
            <w:r>
              <w:rPr>
                <w:rFonts w:ascii="Arial"/>
                <w:color w:val="666666"/>
                <w:spacing w:val="-3"/>
              </w:rPr>
              <w:t xml:space="preserve"> </w:t>
            </w:r>
            <w:r>
              <w:rPr>
                <w:rFonts w:ascii="Arial"/>
                <w:color w:val="666666"/>
              </w:rPr>
              <w:t>50</w:t>
            </w:r>
            <w:r>
              <w:rPr>
                <w:rFonts w:ascii="Arial"/>
                <w:color w:val="666666"/>
                <w:spacing w:val="-3"/>
              </w:rPr>
              <w:t xml:space="preserve"> </w:t>
            </w:r>
            <w:r>
              <w:rPr>
                <w:rFonts w:ascii="Arial"/>
                <w:color w:val="666666"/>
              </w:rPr>
              <w:t>patients</w:t>
            </w:r>
            <w:r>
              <w:rPr>
                <w:rFonts w:ascii="Arial"/>
                <w:color w:val="666666"/>
                <w:spacing w:val="-3"/>
              </w:rPr>
              <w:t xml:space="preserve"> </w:t>
            </w:r>
            <w:r>
              <w:rPr>
                <w:rFonts w:ascii="Arial"/>
                <w:color w:val="666666"/>
              </w:rPr>
              <w:t>under</w:t>
            </w:r>
            <w:r>
              <w:rPr>
                <w:rFonts w:ascii="Arial"/>
                <w:color w:val="666666"/>
                <w:spacing w:val="-3"/>
              </w:rPr>
              <w:t xml:space="preserve"> </w:t>
            </w:r>
            <w:r>
              <w:rPr>
                <w:rFonts w:ascii="Arial"/>
                <w:color w:val="666666"/>
              </w:rPr>
              <w:t>a</w:t>
            </w:r>
            <w:r>
              <w:rPr>
                <w:rFonts w:ascii="Arial"/>
                <w:color w:val="666666"/>
                <w:spacing w:val="-3"/>
              </w:rPr>
              <w:t xml:space="preserve"> </w:t>
            </w:r>
            <w:r>
              <w:rPr>
                <w:rFonts w:ascii="Arial"/>
                <w:color w:val="666666"/>
              </w:rPr>
              <w:t>full</w:t>
            </w:r>
            <w:r>
              <w:rPr>
                <w:rFonts w:ascii="Arial"/>
                <w:color w:val="666666"/>
                <w:spacing w:val="-3"/>
              </w:rPr>
              <w:t xml:space="preserve"> </w:t>
            </w:r>
            <w:r>
              <w:rPr>
                <w:rFonts w:ascii="Arial"/>
                <w:color w:val="666666"/>
              </w:rPr>
              <w:t>or</w:t>
            </w:r>
            <w:r>
              <w:rPr>
                <w:rFonts w:ascii="Arial"/>
                <w:color w:val="666666"/>
                <w:spacing w:val="-3"/>
              </w:rPr>
              <w:t xml:space="preserve"> </w:t>
            </w:r>
            <w:r>
              <w:rPr>
                <w:rFonts w:ascii="Arial"/>
                <w:color w:val="666666"/>
              </w:rPr>
              <w:t>limited</w:t>
            </w:r>
            <w:r>
              <w:rPr>
                <w:rFonts w:ascii="Arial"/>
                <w:color w:val="666666"/>
                <w:spacing w:val="-3"/>
              </w:rPr>
              <w:t xml:space="preserve"> </w:t>
            </w:r>
            <w:r>
              <w:rPr>
                <w:rFonts w:ascii="Arial"/>
                <w:color w:val="666666"/>
              </w:rPr>
              <w:t>waiver</w:t>
            </w:r>
            <w:r>
              <w:rPr>
                <w:rFonts w:ascii="Arial"/>
                <w:color w:val="666666"/>
                <w:spacing w:val="-3"/>
              </w:rPr>
              <w:t xml:space="preserve"> </w:t>
            </w:r>
            <w:r>
              <w:rPr>
                <w:rFonts w:ascii="Arial"/>
                <w:color w:val="666666"/>
              </w:rPr>
              <w:t xml:space="preserve">of HIPAA, submit a copy of your IRB approval letter and a completed </w:t>
            </w:r>
            <w:hyperlink r:id="rId49">
              <w:r>
                <w:rPr>
                  <w:rFonts w:ascii="Arial"/>
                  <w:color w:val="0000FF"/>
                  <w:position w:val="-1"/>
                  <w:u w:val="single" w:color="0000FF"/>
                </w:rPr>
                <w:t>Research Disclosure</w:t>
              </w:r>
            </w:hyperlink>
            <w:r>
              <w:rPr>
                <w:rFonts w:ascii="Arial"/>
                <w:color w:val="0000FF"/>
                <w:position w:val="-1"/>
              </w:rPr>
              <w:t xml:space="preserve"> </w:t>
            </w:r>
            <w:hyperlink r:id="rId50">
              <w:r>
                <w:rPr>
                  <w:rFonts w:ascii="Arial"/>
                  <w:color w:val="0000FF"/>
                  <w:position w:val="-1"/>
                  <w:u w:val="single" w:color="0000FF"/>
                </w:rPr>
                <w:t>Form</w:t>
              </w:r>
            </w:hyperlink>
            <w:r>
              <w:rPr>
                <w:rFonts w:ascii="Arial"/>
                <w:color w:val="0000FF"/>
                <w:position w:val="-1"/>
              </w:rPr>
              <w:t xml:space="preserve"> </w:t>
            </w:r>
            <w:r>
              <w:rPr>
                <w:rFonts w:ascii="Arial"/>
                <w:color w:val="666666"/>
              </w:rPr>
              <w:t xml:space="preserve">to Health Information Management (HIM). </w:t>
            </w:r>
            <w:r>
              <w:rPr>
                <w:rFonts w:ascii="Arial"/>
                <w:color w:val="666666"/>
                <w:position w:val="-1"/>
                <w:u w:val="single" w:color="666666"/>
              </w:rPr>
              <w:t>Do not</w:t>
            </w:r>
            <w:r>
              <w:rPr>
                <w:rFonts w:ascii="Arial"/>
                <w:color w:val="666666"/>
                <w:spacing w:val="-6"/>
                <w:position w:val="-1"/>
              </w:rPr>
              <w:t xml:space="preserve"> </w:t>
            </w:r>
            <w:r>
              <w:rPr>
                <w:rFonts w:ascii="Arial"/>
                <w:color w:val="666666"/>
              </w:rPr>
              <w:t xml:space="preserve">submit this information to the IRB. For additional information about this process, you should contact HIM directly </w:t>
            </w:r>
            <w:proofErr w:type="gramStart"/>
            <w:r>
              <w:rPr>
                <w:rFonts w:ascii="Arial"/>
                <w:color w:val="666666"/>
              </w:rPr>
              <w:t>at :</w:t>
            </w:r>
            <w:proofErr w:type="gramEnd"/>
          </w:p>
          <w:p w14:paraId="5FE820D0" w14:textId="77777777" w:rsidR="00814875" w:rsidRDefault="00EA5180">
            <w:pPr>
              <w:pStyle w:val="TableParagraph"/>
              <w:spacing w:line="251" w:lineRule="exact"/>
              <w:rPr>
                <w:rFonts w:ascii="Arial"/>
              </w:rPr>
            </w:pPr>
            <w:r>
              <w:rPr>
                <w:rFonts w:ascii="Arial"/>
                <w:color w:val="666666"/>
              </w:rPr>
              <w:t>919-595-5591</w:t>
            </w:r>
            <w:r>
              <w:rPr>
                <w:rFonts w:ascii="Arial"/>
                <w:color w:val="666666"/>
                <w:spacing w:val="-5"/>
              </w:rPr>
              <w:t xml:space="preserve"> </w:t>
            </w:r>
            <w:r>
              <w:rPr>
                <w:rFonts w:ascii="Arial"/>
                <w:color w:val="666666"/>
              </w:rPr>
              <w:t>or</w:t>
            </w:r>
            <w:r>
              <w:rPr>
                <w:rFonts w:ascii="Arial"/>
                <w:color w:val="666666"/>
                <w:spacing w:val="-3"/>
              </w:rPr>
              <w:t xml:space="preserve"> </w:t>
            </w:r>
            <w:r>
              <w:rPr>
                <w:rFonts w:ascii="Arial"/>
                <w:color w:val="666666"/>
              </w:rPr>
              <w:t>919-966-1225</w:t>
            </w:r>
            <w:r>
              <w:rPr>
                <w:rFonts w:ascii="Arial"/>
                <w:color w:val="666666"/>
                <w:spacing w:val="-3"/>
              </w:rPr>
              <w:t xml:space="preserve"> </w:t>
            </w:r>
            <w:r>
              <w:rPr>
                <w:rFonts w:ascii="Arial"/>
                <w:color w:val="666666"/>
              </w:rPr>
              <w:t>or</w:t>
            </w:r>
            <w:r>
              <w:rPr>
                <w:rFonts w:ascii="Arial"/>
                <w:color w:val="666666"/>
                <w:spacing w:val="-3"/>
              </w:rPr>
              <w:t xml:space="preserve"> </w:t>
            </w:r>
            <w:r>
              <w:rPr>
                <w:rFonts w:ascii="Arial"/>
                <w:color w:val="666666"/>
              </w:rPr>
              <w:t>919-595-</w:t>
            </w:r>
            <w:r>
              <w:rPr>
                <w:rFonts w:ascii="Arial"/>
                <w:color w:val="666666"/>
                <w:spacing w:val="-2"/>
              </w:rPr>
              <w:t>5580.</w:t>
            </w:r>
          </w:p>
        </w:tc>
      </w:tr>
      <w:tr w:rsidR="00814875" w14:paraId="6BC74721" w14:textId="77777777">
        <w:trPr>
          <w:trHeight w:val="400"/>
        </w:trPr>
        <w:tc>
          <w:tcPr>
            <w:tcW w:w="9080" w:type="dxa"/>
            <w:gridSpan w:val="4"/>
            <w:tcBorders>
              <w:top w:val="nil"/>
              <w:bottom w:val="nil"/>
            </w:tcBorders>
          </w:tcPr>
          <w:p w14:paraId="12DE0DE2" w14:textId="77777777" w:rsidR="00814875" w:rsidRDefault="00EA5180">
            <w:pPr>
              <w:pStyle w:val="TableParagraph"/>
              <w:spacing w:before="40"/>
              <w:ind w:left="75"/>
              <w:rPr>
                <w:sz w:val="24"/>
              </w:rPr>
            </w:pPr>
            <w:r>
              <w:rPr>
                <w:noProof/>
                <w:position w:val="1"/>
              </w:rPr>
              <w:drawing>
                <wp:inline distT="0" distB="0" distL="0" distR="0" wp14:anchorId="6380F25B" wp14:editId="64DE8936">
                  <wp:extent cx="142875" cy="142875"/>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20" cstate="print"/>
                          <a:stretch>
                            <a:fillRect/>
                          </a:stretch>
                        </pic:blipFill>
                        <pic:spPr>
                          <a:xfrm>
                            <a:off x="0" y="0"/>
                            <a:ext cx="142875" cy="142875"/>
                          </a:xfrm>
                          <a:prstGeom prst="rect">
                            <a:avLst/>
                          </a:prstGeom>
                        </pic:spPr>
                      </pic:pic>
                    </a:graphicData>
                  </a:graphic>
                </wp:inline>
              </w:drawing>
            </w:r>
            <w:r>
              <w:rPr>
                <w:spacing w:val="11"/>
                <w:sz w:val="20"/>
              </w:rPr>
              <w:t xml:space="preserve"> </w:t>
            </w:r>
            <w:r>
              <w:rPr>
                <w:color w:val="333333"/>
                <w:sz w:val="24"/>
              </w:rPr>
              <w:t>Data already collected from another research study</w:t>
            </w:r>
          </w:p>
        </w:tc>
      </w:tr>
      <w:tr w:rsidR="00814875" w14:paraId="739AE729" w14:textId="77777777">
        <w:trPr>
          <w:trHeight w:val="320"/>
        </w:trPr>
        <w:tc>
          <w:tcPr>
            <w:tcW w:w="8470" w:type="dxa"/>
            <w:gridSpan w:val="2"/>
            <w:tcBorders>
              <w:top w:val="nil"/>
              <w:bottom w:val="nil"/>
              <w:right w:val="single" w:sz="8" w:space="0" w:color="FFFFFF"/>
            </w:tcBorders>
            <w:shd w:val="clear" w:color="auto" w:fill="EEEEEE"/>
          </w:tcPr>
          <w:p w14:paraId="5700A763" w14:textId="77777777" w:rsidR="00814875" w:rsidRDefault="00EA5180">
            <w:pPr>
              <w:pStyle w:val="TableParagraph"/>
              <w:spacing w:line="247" w:lineRule="exact"/>
              <w:rPr>
                <w:rFonts w:ascii="Arial"/>
              </w:rPr>
            </w:pPr>
            <w:r>
              <w:rPr>
                <w:rFonts w:ascii="Arial"/>
                <w:color w:val="666666"/>
              </w:rPr>
              <w:t>Were</w:t>
            </w:r>
            <w:r>
              <w:rPr>
                <w:rFonts w:ascii="Arial"/>
                <w:color w:val="666666"/>
                <w:spacing w:val="-2"/>
              </w:rPr>
              <w:t xml:space="preserve"> </w:t>
            </w:r>
            <w:r>
              <w:rPr>
                <w:rFonts w:ascii="Arial"/>
                <w:color w:val="666666"/>
              </w:rPr>
              <w:t>the</w:t>
            </w:r>
            <w:r>
              <w:rPr>
                <w:rFonts w:ascii="Arial"/>
                <w:color w:val="666666"/>
                <w:spacing w:val="-2"/>
              </w:rPr>
              <w:t xml:space="preserve"> </w:t>
            </w:r>
            <w:r>
              <w:rPr>
                <w:rFonts w:ascii="Arial"/>
                <w:color w:val="666666"/>
              </w:rPr>
              <w:t>investigators</w:t>
            </w:r>
            <w:r>
              <w:rPr>
                <w:rFonts w:ascii="Arial"/>
                <w:color w:val="666666"/>
                <w:spacing w:val="-1"/>
              </w:rPr>
              <w:t xml:space="preserve"> </w:t>
            </w:r>
            <w:r>
              <w:rPr>
                <w:rFonts w:ascii="Arial"/>
                <w:color w:val="666666"/>
              </w:rPr>
              <w:t>for</w:t>
            </w:r>
            <w:r>
              <w:rPr>
                <w:rFonts w:ascii="Arial"/>
                <w:color w:val="666666"/>
                <w:spacing w:val="-2"/>
              </w:rPr>
              <w:t xml:space="preserve"> </w:t>
            </w:r>
            <w:r>
              <w:rPr>
                <w:rFonts w:ascii="Arial"/>
                <w:color w:val="666666"/>
              </w:rPr>
              <w:t>the</w:t>
            </w:r>
            <w:r>
              <w:rPr>
                <w:rFonts w:ascii="Arial"/>
                <w:color w:val="666666"/>
                <w:spacing w:val="-1"/>
              </w:rPr>
              <w:t xml:space="preserve"> </w:t>
            </w:r>
            <w:r>
              <w:rPr>
                <w:rFonts w:ascii="Arial"/>
                <w:color w:val="666666"/>
              </w:rPr>
              <w:t>current</w:t>
            </w:r>
            <w:r>
              <w:rPr>
                <w:rFonts w:ascii="Arial"/>
                <w:color w:val="666666"/>
                <w:spacing w:val="-2"/>
              </w:rPr>
              <w:t xml:space="preserve"> </w:t>
            </w:r>
            <w:r>
              <w:rPr>
                <w:rFonts w:ascii="Arial"/>
                <w:color w:val="666666"/>
              </w:rPr>
              <w:t>application</w:t>
            </w:r>
            <w:r>
              <w:rPr>
                <w:rFonts w:ascii="Arial"/>
                <w:color w:val="666666"/>
                <w:spacing w:val="-1"/>
              </w:rPr>
              <w:t xml:space="preserve"> </w:t>
            </w:r>
            <w:r>
              <w:rPr>
                <w:rFonts w:ascii="Arial"/>
                <w:color w:val="666666"/>
              </w:rPr>
              <w:t>involved</w:t>
            </w:r>
            <w:r>
              <w:rPr>
                <w:rFonts w:ascii="Arial"/>
                <w:color w:val="666666"/>
                <w:spacing w:val="-2"/>
              </w:rPr>
              <w:t xml:space="preserve"> </w:t>
            </w:r>
            <w:r>
              <w:rPr>
                <w:rFonts w:ascii="Arial"/>
                <w:color w:val="666666"/>
              </w:rPr>
              <w:t>in</w:t>
            </w:r>
            <w:r>
              <w:rPr>
                <w:rFonts w:ascii="Arial"/>
                <w:color w:val="666666"/>
                <w:spacing w:val="-1"/>
              </w:rPr>
              <w:t xml:space="preserve"> </w:t>
            </w:r>
            <w:r>
              <w:rPr>
                <w:rFonts w:ascii="Arial"/>
                <w:color w:val="666666"/>
              </w:rPr>
              <w:t>the</w:t>
            </w:r>
            <w:r>
              <w:rPr>
                <w:rFonts w:ascii="Arial"/>
                <w:color w:val="666666"/>
                <w:spacing w:val="-2"/>
              </w:rPr>
              <w:t xml:space="preserve"> </w:t>
            </w:r>
            <w:r>
              <w:rPr>
                <w:rFonts w:ascii="Arial"/>
                <w:color w:val="666666"/>
              </w:rPr>
              <w:t>original</w:t>
            </w:r>
            <w:r>
              <w:rPr>
                <w:rFonts w:ascii="Arial"/>
                <w:color w:val="666666"/>
                <w:spacing w:val="-1"/>
              </w:rPr>
              <w:t xml:space="preserve"> </w:t>
            </w:r>
            <w:r>
              <w:rPr>
                <w:rFonts w:ascii="Arial"/>
                <w:color w:val="666666"/>
                <w:spacing w:val="-2"/>
              </w:rPr>
              <w:t>collection?</w:t>
            </w:r>
          </w:p>
        </w:tc>
        <w:tc>
          <w:tcPr>
            <w:tcW w:w="610" w:type="dxa"/>
            <w:gridSpan w:val="2"/>
            <w:tcBorders>
              <w:top w:val="nil"/>
              <w:left w:val="single" w:sz="8" w:space="0" w:color="FFFFFF"/>
              <w:bottom w:val="nil"/>
            </w:tcBorders>
            <w:shd w:val="clear" w:color="auto" w:fill="EEEEEE"/>
          </w:tcPr>
          <w:p w14:paraId="4F22581B" w14:textId="77777777" w:rsidR="00814875" w:rsidRDefault="00EA5180">
            <w:pPr>
              <w:pStyle w:val="TableParagraph"/>
              <w:spacing w:line="272" w:lineRule="exact"/>
              <w:ind w:left="30"/>
              <w:rPr>
                <w:sz w:val="24"/>
              </w:rPr>
            </w:pPr>
            <w:r>
              <w:rPr>
                <w:color w:val="333333"/>
                <w:sz w:val="24"/>
              </w:rPr>
              <w:t>-</w:t>
            </w:r>
            <w:r>
              <w:rPr>
                <w:color w:val="333333"/>
                <w:spacing w:val="-10"/>
                <w:sz w:val="24"/>
              </w:rPr>
              <w:t>-</w:t>
            </w:r>
          </w:p>
        </w:tc>
      </w:tr>
      <w:tr w:rsidR="00814875" w14:paraId="300DE977" w14:textId="77777777">
        <w:trPr>
          <w:trHeight w:val="400"/>
        </w:trPr>
        <w:tc>
          <w:tcPr>
            <w:tcW w:w="8470" w:type="dxa"/>
            <w:gridSpan w:val="2"/>
            <w:tcBorders>
              <w:top w:val="nil"/>
              <w:bottom w:val="nil"/>
              <w:right w:val="single" w:sz="8" w:space="0" w:color="FFFFFF"/>
            </w:tcBorders>
          </w:tcPr>
          <w:p w14:paraId="18A30A8E" w14:textId="77777777" w:rsidR="00814875" w:rsidRDefault="00EA5180">
            <w:pPr>
              <w:pStyle w:val="TableParagraph"/>
              <w:spacing w:before="40"/>
              <w:ind w:left="75"/>
              <w:rPr>
                <w:sz w:val="24"/>
              </w:rPr>
            </w:pPr>
            <w:r>
              <w:rPr>
                <w:noProof/>
                <w:position w:val="1"/>
              </w:rPr>
              <w:drawing>
                <wp:inline distT="0" distB="0" distL="0" distR="0" wp14:anchorId="4842DBFF" wp14:editId="47FE9762">
                  <wp:extent cx="142875" cy="142875"/>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20" cstate="print"/>
                          <a:stretch>
                            <a:fillRect/>
                          </a:stretch>
                        </pic:blipFill>
                        <pic:spPr>
                          <a:xfrm>
                            <a:off x="0" y="0"/>
                            <a:ext cx="142875" cy="142875"/>
                          </a:xfrm>
                          <a:prstGeom prst="rect">
                            <a:avLst/>
                          </a:prstGeom>
                        </pic:spPr>
                      </pic:pic>
                    </a:graphicData>
                  </a:graphic>
                </wp:inline>
              </w:drawing>
            </w:r>
            <w:r>
              <w:rPr>
                <w:spacing w:val="10"/>
                <w:sz w:val="20"/>
              </w:rPr>
              <w:t xml:space="preserve"> </w:t>
            </w:r>
            <w:r>
              <w:rPr>
                <w:color w:val="333333"/>
                <w:sz w:val="24"/>
              </w:rPr>
              <w:t>Patient</w:t>
            </w:r>
            <w:r>
              <w:rPr>
                <w:color w:val="333333"/>
                <w:spacing w:val="-1"/>
                <w:sz w:val="24"/>
              </w:rPr>
              <w:t xml:space="preserve"> </w:t>
            </w:r>
            <w:r>
              <w:rPr>
                <w:color w:val="333333"/>
                <w:sz w:val="24"/>
              </w:rPr>
              <w:t>specimens (tissues, blood, serum, surgical</w:t>
            </w:r>
            <w:r>
              <w:rPr>
                <w:color w:val="333333"/>
                <w:spacing w:val="-1"/>
                <w:sz w:val="24"/>
              </w:rPr>
              <w:t xml:space="preserve"> </w:t>
            </w:r>
            <w:r>
              <w:rPr>
                <w:color w:val="333333"/>
                <w:sz w:val="24"/>
              </w:rPr>
              <w:t>discards, etc.)</w:t>
            </w:r>
          </w:p>
        </w:tc>
        <w:tc>
          <w:tcPr>
            <w:tcW w:w="610" w:type="dxa"/>
            <w:gridSpan w:val="2"/>
            <w:tcBorders>
              <w:top w:val="nil"/>
              <w:left w:val="single" w:sz="8" w:space="0" w:color="FFFFFF"/>
              <w:bottom w:val="nil"/>
            </w:tcBorders>
          </w:tcPr>
          <w:p w14:paraId="41D8AA66" w14:textId="77777777" w:rsidR="00814875" w:rsidRDefault="00814875">
            <w:pPr>
              <w:pStyle w:val="TableParagraph"/>
              <w:ind w:left="0"/>
            </w:pPr>
          </w:p>
        </w:tc>
      </w:tr>
      <w:tr w:rsidR="00814875" w14:paraId="4F33B871" w14:textId="77777777">
        <w:trPr>
          <w:trHeight w:val="560"/>
        </w:trPr>
        <w:tc>
          <w:tcPr>
            <w:tcW w:w="8470" w:type="dxa"/>
            <w:gridSpan w:val="2"/>
            <w:tcBorders>
              <w:top w:val="nil"/>
              <w:bottom w:val="nil"/>
              <w:right w:val="single" w:sz="8" w:space="0" w:color="FFFFFF"/>
            </w:tcBorders>
            <w:shd w:val="clear" w:color="auto" w:fill="EEEEEE"/>
          </w:tcPr>
          <w:p w14:paraId="20C24EFA" w14:textId="77777777" w:rsidR="00814875" w:rsidRDefault="00EA5180">
            <w:pPr>
              <w:pStyle w:val="TableParagraph"/>
              <w:spacing w:line="247" w:lineRule="auto"/>
              <w:ind w:right="35"/>
              <w:rPr>
                <w:rFonts w:ascii="Arial"/>
              </w:rPr>
            </w:pPr>
            <w:r>
              <w:rPr>
                <w:rFonts w:ascii="Arial"/>
                <w:color w:val="666666"/>
              </w:rPr>
              <w:t>Has</w:t>
            </w:r>
            <w:r>
              <w:rPr>
                <w:rFonts w:ascii="Arial"/>
                <w:color w:val="666666"/>
                <w:spacing w:val="-3"/>
              </w:rPr>
              <w:t xml:space="preserve"> </w:t>
            </w:r>
            <w:r>
              <w:rPr>
                <w:rFonts w:ascii="Arial"/>
                <w:color w:val="666666"/>
              </w:rPr>
              <w:t>the</w:t>
            </w:r>
            <w:r>
              <w:rPr>
                <w:rFonts w:ascii="Arial"/>
                <w:color w:val="666666"/>
                <w:spacing w:val="-3"/>
              </w:rPr>
              <w:t xml:space="preserve"> </w:t>
            </w:r>
            <w:r>
              <w:rPr>
                <w:rFonts w:ascii="Arial"/>
                <w:color w:val="666666"/>
              </w:rPr>
              <w:t>clinical</w:t>
            </w:r>
            <w:r>
              <w:rPr>
                <w:rFonts w:ascii="Arial"/>
                <w:color w:val="666666"/>
                <w:spacing w:val="-3"/>
              </w:rPr>
              <w:t xml:space="preserve"> </w:t>
            </w:r>
            <w:r>
              <w:rPr>
                <w:rFonts w:ascii="Arial"/>
                <w:color w:val="666666"/>
              </w:rPr>
              <w:t>purpose</w:t>
            </w:r>
            <w:r>
              <w:rPr>
                <w:rFonts w:ascii="Arial"/>
                <w:color w:val="666666"/>
                <w:spacing w:val="-3"/>
              </w:rPr>
              <w:t xml:space="preserve"> </w:t>
            </w:r>
            <w:r>
              <w:rPr>
                <w:rFonts w:ascii="Arial"/>
                <w:color w:val="666666"/>
              </w:rPr>
              <w:t>for</w:t>
            </w:r>
            <w:r>
              <w:rPr>
                <w:rFonts w:ascii="Arial"/>
                <w:color w:val="666666"/>
                <w:spacing w:val="-3"/>
              </w:rPr>
              <w:t xml:space="preserve"> </w:t>
            </w:r>
            <w:r>
              <w:rPr>
                <w:rFonts w:ascii="Arial"/>
                <w:color w:val="666666"/>
              </w:rPr>
              <w:t>which</w:t>
            </w:r>
            <w:r>
              <w:rPr>
                <w:rFonts w:ascii="Arial"/>
                <w:color w:val="666666"/>
                <w:spacing w:val="-3"/>
              </w:rPr>
              <w:t xml:space="preserve"> </w:t>
            </w:r>
            <w:r>
              <w:rPr>
                <w:rFonts w:ascii="Arial"/>
                <w:color w:val="666666"/>
              </w:rPr>
              <w:t>they</w:t>
            </w:r>
            <w:r>
              <w:rPr>
                <w:rFonts w:ascii="Arial"/>
                <w:color w:val="666666"/>
                <w:spacing w:val="-3"/>
              </w:rPr>
              <w:t xml:space="preserve"> </w:t>
            </w:r>
            <w:r>
              <w:rPr>
                <w:rFonts w:ascii="Arial"/>
                <w:color w:val="666666"/>
              </w:rPr>
              <w:t>were</w:t>
            </w:r>
            <w:r>
              <w:rPr>
                <w:rFonts w:ascii="Arial"/>
                <w:color w:val="666666"/>
                <w:spacing w:val="-3"/>
              </w:rPr>
              <w:t xml:space="preserve"> </w:t>
            </w:r>
            <w:r>
              <w:rPr>
                <w:rFonts w:ascii="Arial"/>
                <w:color w:val="666666"/>
              </w:rPr>
              <w:t>collected</w:t>
            </w:r>
            <w:r>
              <w:rPr>
                <w:rFonts w:ascii="Arial"/>
                <w:color w:val="666666"/>
                <w:spacing w:val="-3"/>
              </w:rPr>
              <w:t xml:space="preserve"> </w:t>
            </w:r>
            <w:r>
              <w:rPr>
                <w:rFonts w:ascii="Arial"/>
                <w:color w:val="666666"/>
              </w:rPr>
              <w:t>been</w:t>
            </w:r>
            <w:r>
              <w:rPr>
                <w:rFonts w:ascii="Arial"/>
                <w:color w:val="666666"/>
                <w:spacing w:val="-3"/>
              </w:rPr>
              <w:t xml:space="preserve"> </w:t>
            </w:r>
            <w:r>
              <w:rPr>
                <w:rFonts w:ascii="Arial"/>
                <w:color w:val="666666"/>
              </w:rPr>
              <w:t>met</w:t>
            </w:r>
            <w:r>
              <w:rPr>
                <w:rFonts w:ascii="Arial"/>
                <w:color w:val="666666"/>
                <w:spacing w:val="-3"/>
              </w:rPr>
              <w:t xml:space="preserve"> </w:t>
            </w:r>
            <w:r>
              <w:rPr>
                <w:rFonts w:ascii="Arial"/>
                <w:color w:val="666666"/>
              </w:rPr>
              <w:t>before</w:t>
            </w:r>
            <w:r>
              <w:rPr>
                <w:rFonts w:ascii="Arial"/>
                <w:color w:val="666666"/>
                <w:spacing w:val="-3"/>
              </w:rPr>
              <w:t xml:space="preserve"> </w:t>
            </w:r>
            <w:proofErr w:type="gramStart"/>
            <w:r>
              <w:rPr>
                <w:rFonts w:ascii="Arial"/>
                <w:color w:val="666666"/>
              </w:rPr>
              <w:t>collection</w:t>
            </w:r>
            <w:r>
              <w:rPr>
                <w:rFonts w:ascii="Arial"/>
                <w:color w:val="666666"/>
                <w:spacing w:val="-3"/>
              </w:rPr>
              <w:t xml:space="preserve"> </w:t>
            </w:r>
            <w:r>
              <w:rPr>
                <w:rFonts w:ascii="Arial"/>
                <w:color w:val="666666"/>
              </w:rPr>
              <w:t>of</w:t>
            </w:r>
            <w:proofErr w:type="gramEnd"/>
            <w:r>
              <w:rPr>
                <w:rFonts w:ascii="Arial"/>
                <w:color w:val="666666"/>
              </w:rPr>
              <w:t xml:space="preserve"> the research sample?</w:t>
            </w:r>
          </w:p>
        </w:tc>
        <w:tc>
          <w:tcPr>
            <w:tcW w:w="610" w:type="dxa"/>
            <w:gridSpan w:val="2"/>
            <w:tcBorders>
              <w:top w:val="nil"/>
              <w:left w:val="single" w:sz="8" w:space="0" w:color="FFFFFF"/>
              <w:bottom w:val="nil"/>
            </w:tcBorders>
            <w:shd w:val="clear" w:color="auto" w:fill="EEEEEE"/>
          </w:tcPr>
          <w:p w14:paraId="595C9101" w14:textId="77777777" w:rsidR="00814875" w:rsidRDefault="00EA5180">
            <w:pPr>
              <w:pStyle w:val="TableParagraph"/>
              <w:spacing w:before="116"/>
              <w:ind w:left="30"/>
              <w:rPr>
                <w:sz w:val="24"/>
              </w:rPr>
            </w:pPr>
            <w:r>
              <w:rPr>
                <w:color w:val="333333"/>
                <w:sz w:val="24"/>
              </w:rPr>
              <w:t>-</w:t>
            </w:r>
            <w:r>
              <w:rPr>
                <w:color w:val="333333"/>
                <w:spacing w:val="-10"/>
                <w:sz w:val="24"/>
              </w:rPr>
              <w:t>-</w:t>
            </w:r>
          </w:p>
        </w:tc>
      </w:tr>
      <w:tr w:rsidR="00814875" w14:paraId="0754FA4E" w14:textId="77777777">
        <w:trPr>
          <w:trHeight w:val="400"/>
        </w:trPr>
        <w:tc>
          <w:tcPr>
            <w:tcW w:w="9080" w:type="dxa"/>
            <w:gridSpan w:val="4"/>
            <w:tcBorders>
              <w:top w:val="nil"/>
              <w:bottom w:val="nil"/>
            </w:tcBorders>
          </w:tcPr>
          <w:p w14:paraId="0E37A22B" w14:textId="77777777" w:rsidR="00814875" w:rsidRDefault="00EA5180">
            <w:pPr>
              <w:pStyle w:val="TableParagraph"/>
              <w:spacing w:before="56"/>
              <w:rPr>
                <w:sz w:val="24"/>
              </w:rPr>
            </w:pPr>
            <w:r>
              <w:rPr>
                <w:noProof/>
                <w:position w:val="1"/>
              </w:rPr>
              <w:drawing>
                <wp:inline distT="0" distB="0" distL="0" distR="0" wp14:anchorId="0D026AF6" wp14:editId="30CE2979">
                  <wp:extent cx="152400" cy="123825"/>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38" cstate="print"/>
                          <a:stretch>
                            <a:fillRect/>
                          </a:stretch>
                        </pic:blipFill>
                        <pic:spPr>
                          <a:xfrm>
                            <a:off x="0" y="0"/>
                            <a:ext cx="152400" cy="123825"/>
                          </a:xfrm>
                          <a:prstGeom prst="rect">
                            <a:avLst/>
                          </a:prstGeom>
                        </pic:spPr>
                      </pic:pic>
                    </a:graphicData>
                  </a:graphic>
                </wp:inline>
              </w:drawing>
            </w:r>
            <w:r>
              <w:rPr>
                <w:spacing w:val="10"/>
                <w:sz w:val="20"/>
              </w:rPr>
              <w:t xml:space="preserve"> </w:t>
            </w:r>
            <w:r>
              <w:rPr>
                <w:color w:val="333333"/>
                <w:sz w:val="24"/>
              </w:rPr>
              <w:t>Data already collected for administrative purposes</w:t>
            </w:r>
          </w:p>
        </w:tc>
      </w:tr>
      <w:tr w:rsidR="00814875" w14:paraId="16F2D381" w14:textId="77777777">
        <w:trPr>
          <w:trHeight w:val="640"/>
        </w:trPr>
        <w:tc>
          <w:tcPr>
            <w:tcW w:w="9080" w:type="dxa"/>
            <w:gridSpan w:val="4"/>
            <w:tcBorders>
              <w:top w:val="nil"/>
              <w:bottom w:val="nil"/>
            </w:tcBorders>
            <w:shd w:val="clear" w:color="auto" w:fill="EEEEEE"/>
          </w:tcPr>
          <w:p w14:paraId="62133C07" w14:textId="77777777" w:rsidR="00814875" w:rsidRDefault="00EA5180">
            <w:pPr>
              <w:pStyle w:val="TableParagraph"/>
              <w:spacing w:before="20" w:line="242" w:lineRule="auto"/>
              <w:ind w:right="144"/>
              <w:rPr>
                <w:sz w:val="24"/>
              </w:rPr>
            </w:pPr>
            <w:r>
              <w:rPr>
                <w:noProof/>
              </w:rPr>
              <w:drawing>
                <wp:inline distT="0" distB="0" distL="0" distR="0" wp14:anchorId="7019D315" wp14:editId="29C3BB73">
                  <wp:extent cx="152400" cy="152400"/>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Student</w:t>
            </w:r>
            <w:r>
              <w:rPr>
                <w:color w:val="333333"/>
                <w:spacing w:val="-4"/>
                <w:sz w:val="24"/>
              </w:rPr>
              <w:t xml:space="preserve"> </w:t>
            </w:r>
            <w:r>
              <w:rPr>
                <w:color w:val="333333"/>
                <w:sz w:val="24"/>
              </w:rPr>
              <w:t>records</w:t>
            </w:r>
            <w:r>
              <w:rPr>
                <w:color w:val="333333"/>
                <w:spacing w:val="-3"/>
                <w:sz w:val="24"/>
              </w:rPr>
              <w:t xml:space="preserve"> </w:t>
            </w:r>
            <w:r>
              <w:rPr>
                <w:color w:val="333333"/>
                <w:sz w:val="24"/>
              </w:rPr>
              <w:t>(</w:t>
            </w:r>
            <w:hyperlink r:id="rId51">
              <w:r>
                <w:rPr>
                  <w:color w:val="0000FF"/>
                  <w:sz w:val="24"/>
                  <w:u w:val="single" w:color="0000FF"/>
                </w:rPr>
                <w:t>You</w:t>
              </w:r>
              <w:r>
                <w:rPr>
                  <w:color w:val="0000FF"/>
                  <w:spacing w:val="-3"/>
                  <w:sz w:val="24"/>
                  <w:u w:val="single" w:color="0000FF"/>
                </w:rPr>
                <w:t xml:space="preserve"> </w:t>
              </w:r>
              <w:r>
                <w:rPr>
                  <w:color w:val="0000FF"/>
                  <w:sz w:val="24"/>
                  <w:u w:val="single" w:color="0000FF"/>
                </w:rPr>
                <w:t>will</w:t>
              </w:r>
              <w:r>
                <w:rPr>
                  <w:color w:val="0000FF"/>
                  <w:spacing w:val="-4"/>
                  <w:sz w:val="24"/>
                  <w:u w:val="single" w:color="0000FF"/>
                </w:rPr>
                <w:t xml:space="preserve"> </w:t>
              </w:r>
              <w:r>
                <w:rPr>
                  <w:color w:val="0000FF"/>
                  <w:sz w:val="24"/>
                  <w:u w:val="single" w:color="0000FF"/>
                </w:rPr>
                <w:t>need</w:t>
              </w:r>
              <w:r>
                <w:rPr>
                  <w:color w:val="0000FF"/>
                  <w:spacing w:val="-3"/>
                  <w:sz w:val="24"/>
                  <w:u w:val="single" w:color="0000FF"/>
                </w:rPr>
                <w:t xml:space="preserve"> </w:t>
              </w:r>
              <w:r>
                <w:rPr>
                  <w:color w:val="0000FF"/>
                  <w:sz w:val="24"/>
                  <w:u w:val="single" w:color="0000FF"/>
                </w:rPr>
                <w:t>to</w:t>
              </w:r>
              <w:r>
                <w:rPr>
                  <w:color w:val="0000FF"/>
                  <w:spacing w:val="-3"/>
                  <w:sz w:val="24"/>
                  <w:u w:val="single" w:color="0000FF"/>
                </w:rPr>
                <w:t xml:space="preserve"> </w:t>
              </w:r>
              <w:r>
                <w:rPr>
                  <w:color w:val="0000FF"/>
                  <w:sz w:val="24"/>
                  <w:u w:val="single" w:color="0000FF"/>
                </w:rPr>
                <w:t>satisfy</w:t>
              </w:r>
              <w:r>
                <w:rPr>
                  <w:color w:val="0000FF"/>
                  <w:spacing w:val="-3"/>
                  <w:sz w:val="24"/>
                  <w:u w:val="single" w:color="0000FF"/>
                </w:rPr>
                <w:t xml:space="preserve"> </w:t>
              </w:r>
              <w:r>
                <w:rPr>
                  <w:color w:val="0000FF"/>
                  <w:sz w:val="24"/>
                  <w:u w:val="single" w:color="0000FF"/>
                </w:rPr>
                <w:t>FERPA</w:t>
              </w:r>
              <w:r>
                <w:rPr>
                  <w:color w:val="0000FF"/>
                  <w:spacing w:val="-3"/>
                  <w:sz w:val="24"/>
                  <w:u w:val="single" w:color="0000FF"/>
                </w:rPr>
                <w:t xml:space="preserve"> </w:t>
              </w:r>
              <w:r>
                <w:rPr>
                  <w:color w:val="0000FF"/>
                  <w:sz w:val="24"/>
                  <w:u w:val="single" w:color="0000FF"/>
                </w:rPr>
                <w:t>requirements:</w:t>
              </w:r>
              <w:r>
                <w:rPr>
                  <w:color w:val="0000FF"/>
                  <w:spacing w:val="-4"/>
                  <w:sz w:val="24"/>
                  <w:u w:val="single" w:color="0000FF"/>
                </w:rPr>
                <w:t xml:space="preserve"> </w:t>
              </w:r>
              <w:r>
                <w:rPr>
                  <w:color w:val="0000FF"/>
                  <w:sz w:val="24"/>
                  <w:u w:val="single" w:color="0000FF"/>
                </w:rPr>
                <w:t>see</w:t>
              </w:r>
              <w:r>
                <w:rPr>
                  <w:color w:val="0000FF"/>
                  <w:spacing w:val="-4"/>
                  <w:sz w:val="24"/>
                  <w:u w:val="single" w:color="0000FF"/>
                </w:rPr>
                <w:t xml:space="preserve"> </w:t>
              </w:r>
              <w:r>
                <w:rPr>
                  <w:color w:val="0000FF"/>
                  <w:sz w:val="24"/>
                  <w:u w:val="single" w:color="0000FF"/>
                </w:rPr>
                <w:t>SOP</w:t>
              </w:r>
              <w:r>
                <w:rPr>
                  <w:color w:val="0000FF"/>
                  <w:spacing w:val="-3"/>
                  <w:sz w:val="24"/>
                  <w:u w:val="single" w:color="0000FF"/>
                </w:rPr>
                <w:t xml:space="preserve"> </w:t>
              </w:r>
              <w:r>
                <w:rPr>
                  <w:color w:val="0000FF"/>
                  <w:sz w:val="24"/>
                  <w:u w:val="single" w:color="0000FF"/>
                </w:rPr>
                <w:t>3101,</w:t>
              </w:r>
              <w:r>
                <w:rPr>
                  <w:color w:val="0000FF"/>
                  <w:spacing w:val="-3"/>
                  <w:sz w:val="24"/>
                  <w:u w:val="single" w:color="0000FF"/>
                </w:rPr>
                <w:t xml:space="preserve"> </w:t>
              </w:r>
              <w:r>
                <w:rPr>
                  <w:color w:val="0000FF"/>
                  <w:sz w:val="24"/>
                  <w:u w:val="single" w:color="0000FF"/>
                </w:rPr>
                <w:t>section</w:t>
              </w:r>
            </w:hyperlink>
            <w:r>
              <w:rPr>
                <w:color w:val="0000FF"/>
                <w:sz w:val="24"/>
              </w:rPr>
              <w:t xml:space="preserve"> </w:t>
            </w:r>
            <w:hyperlink r:id="rId52">
              <w:r>
                <w:rPr>
                  <w:color w:val="0000FF"/>
                  <w:sz w:val="24"/>
                  <w:u w:val="single" w:color="0000FF"/>
                </w:rPr>
                <w:t>3.1 for guidance</w:t>
              </w:r>
            </w:hyperlink>
            <w:r>
              <w:rPr>
                <w:color w:val="333333"/>
                <w:sz w:val="24"/>
              </w:rPr>
              <w:t>)</w:t>
            </w:r>
          </w:p>
        </w:tc>
      </w:tr>
      <w:tr w:rsidR="00814875" w14:paraId="6EC5C97D" w14:textId="77777777">
        <w:trPr>
          <w:trHeight w:val="400"/>
        </w:trPr>
        <w:tc>
          <w:tcPr>
            <w:tcW w:w="9080" w:type="dxa"/>
            <w:gridSpan w:val="4"/>
            <w:tcBorders>
              <w:top w:val="nil"/>
              <w:bottom w:val="nil"/>
            </w:tcBorders>
          </w:tcPr>
          <w:p w14:paraId="7CA8B21C" w14:textId="77777777" w:rsidR="00814875" w:rsidRDefault="00EA5180">
            <w:pPr>
              <w:pStyle w:val="TableParagraph"/>
              <w:spacing w:before="40"/>
              <w:ind w:left="75"/>
              <w:rPr>
                <w:sz w:val="24"/>
              </w:rPr>
            </w:pPr>
            <w:r>
              <w:rPr>
                <w:noProof/>
                <w:position w:val="1"/>
              </w:rPr>
              <w:drawing>
                <wp:inline distT="0" distB="0" distL="0" distR="0" wp14:anchorId="54FAF721" wp14:editId="3AE78A59">
                  <wp:extent cx="142875" cy="142875"/>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20" cstate="print"/>
                          <a:stretch>
                            <a:fillRect/>
                          </a:stretch>
                        </pic:blipFill>
                        <pic:spPr>
                          <a:xfrm>
                            <a:off x="0" y="0"/>
                            <a:ext cx="142875" cy="142875"/>
                          </a:xfrm>
                          <a:prstGeom prst="rect">
                            <a:avLst/>
                          </a:prstGeom>
                        </pic:spPr>
                      </pic:pic>
                    </a:graphicData>
                  </a:graphic>
                </wp:inline>
              </w:drawing>
            </w:r>
            <w:r>
              <w:rPr>
                <w:spacing w:val="14"/>
                <w:sz w:val="20"/>
              </w:rPr>
              <w:t xml:space="preserve"> </w:t>
            </w:r>
            <w:r>
              <w:rPr>
                <w:color w:val="333333"/>
                <w:sz w:val="24"/>
              </w:rPr>
              <w:t>UNC Dental Records</w:t>
            </w:r>
          </w:p>
        </w:tc>
      </w:tr>
      <w:tr w:rsidR="00814875" w14:paraId="213417C0" w14:textId="77777777">
        <w:trPr>
          <w:trHeight w:val="640"/>
        </w:trPr>
        <w:tc>
          <w:tcPr>
            <w:tcW w:w="9080" w:type="dxa"/>
            <w:gridSpan w:val="4"/>
            <w:tcBorders>
              <w:top w:val="nil"/>
              <w:bottom w:val="nil"/>
            </w:tcBorders>
            <w:shd w:val="clear" w:color="auto" w:fill="EEEEEE"/>
          </w:tcPr>
          <w:p w14:paraId="34CFC137" w14:textId="77777777" w:rsidR="00814875" w:rsidRDefault="00EA5180">
            <w:pPr>
              <w:pStyle w:val="TableParagraph"/>
              <w:spacing w:before="20" w:line="242" w:lineRule="auto"/>
              <w:ind w:right="144"/>
              <w:rPr>
                <w:sz w:val="24"/>
              </w:rPr>
            </w:pPr>
            <w:r>
              <w:rPr>
                <w:noProof/>
              </w:rPr>
              <w:drawing>
                <wp:inline distT="0" distB="0" distL="0" distR="0" wp14:anchorId="5FB35E9C" wp14:editId="7F415E2F">
                  <wp:extent cx="152400" cy="152400"/>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Data</w:t>
            </w:r>
            <w:r>
              <w:rPr>
                <w:color w:val="333333"/>
                <w:spacing w:val="-4"/>
                <w:sz w:val="24"/>
              </w:rPr>
              <w:t xml:space="preserve"> </w:t>
            </w:r>
            <w:r>
              <w:rPr>
                <w:color w:val="333333"/>
                <w:sz w:val="24"/>
              </w:rPr>
              <w:t>coming</w:t>
            </w:r>
            <w:r>
              <w:rPr>
                <w:color w:val="333333"/>
                <w:spacing w:val="-3"/>
                <w:sz w:val="24"/>
              </w:rPr>
              <w:t xml:space="preserve"> </w:t>
            </w:r>
            <w:r>
              <w:rPr>
                <w:color w:val="333333"/>
                <w:sz w:val="24"/>
              </w:rPr>
              <w:t>directly</w:t>
            </w:r>
            <w:r>
              <w:rPr>
                <w:color w:val="333333"/>
                <w:spacing w:val="-3"/>
                <w:sz w:val="24"/>
              </w:rPr>
              <w:t xml:space="preserve"> </w:t>
            </w:r>
            <w:r>
              <w:rPr>
                <w:color w:val="333333"/>
                <w:sz w:val="24"/>
              </w:rPr>
              <w:t>from</w:t>
            </w:r>
            <w:r>
              <w:rPr>
                <w:color w:val="333333"/>
                <w:spacing w:val="-3"/>
                <w:sz w:val="24"/>
              </w:rPr>
              <w:t xml:space="preserve"> </w:t>
            </w:r>
            <w:r>
              <w:rPr>
                <w:color w:val="333333"/>
                <w:sz w:val="24"/>
              </w:rPr>
              <w:t>a</w:t>
            </w:r>
            <w:r>
              <w:rPr>
                <w:color w:val="333333"/>
                <w:spacing w:val="-3"/>
                <w:sz w:val="24"/>
              </w:rPr>
              <w:t xml:space="preserve"> </w:t>
            </w:r>
            <w:hyperlink r:id="rId53">
              <w:r>
                <w:rPr>
                  <w:color w:val="0000FF"/>
                  <w:sz w:val="24"/>
                  <w:u w:val="single" w:color="0000FF"/>
                </w:rPr>
                <w:t>health</w:t>
              </w:r>
              <w:r>
                <w:rPr>
                  <w:color w:val="0000FF"/>
                  <w:spacing w:val="-3"/>
                  <w:sz w:val="24"/>
                  <w:u w:val="single" w:color="0000FF"/>
                </w:rPr>
                <w:t xml:space="preserve"> </w:t>
              </w:r>
              <w:r>
                <w:rPr>
                  <w:color w:val="0000FF"/>
                  <w:sz w:val="24"/>
                  <w:u w:val="single" w:color="0000FF"/>
                </w:rPr>
                <w:t>plan,</w:t>
              </w:r>
              <w:r>
                <w:rPr>
                  <w:color w:val="0000FF"/>
                  <w:spacing w:val="-3"/>
                  <w:sz w:val="24"/>
                  <w:u w:val="single" w:color="0000FF"/>
                </w:rPr>
                <w:t xml:space="preserve"> </w:t>
              </w:r>
              <w:r>
                <w:rPr>
                  <w:color w:val="0000FF"/>
                  <w:sz w:val="24"/>
                  <w:u w:val="single" w:color="0000FF"/>
                </w:rPr>
                <w:t>health</w:t>
              </w:r>
              <w:r>
                <w:rPr>
                  <w:color w:val="0000FF"/>
                  <w:spacing w:val="-3"/>
                  <w:sz w:val="24"/>
                  <w:u w:val="single" w:color="0000FF"/>
                </w:rPr>
                <w:t xml:space="preserve"> </w:t>
              </w:r>
              <w:r>
                <w:rPr>
                  <w:color w:val="0000FF"/>
                  <w:sz w:val="24"/>
                  <w:u w:val="single" w:color="0000FF"/>
                </w:rPr>
                <w:t>care</w:t>
              </w:r>
              <w:r>
                <w:rPr>
                  <w:color w:val="0000FF"/>
                  <w:spacing w:val="-3"/>
                  <w:sz w:val="24"/>
                  <w:u w:val="single" w:color="0000FF"/>
                </w:rPr>
                <w:t xml:space="preserve"> </w:t>
              </w:r>
              <w:r>
                <w:rPr>
                  <w:color w:val="0000FF"/>
                  <w:sz w:val="24"/>
                  <w:u w:val="single" w:color="0000FF"/>
                </w:rPr>
                <w:t>clearinghouse,</w:t>
              </w:r>
              <w:r>
                <w:rPr>
                  <w:color w:val="0000FF"/>
                  <w:spacing w:val="-3"/>
                  <w:sz w:val="24"/>
                  <w:u w:val="single" w:color="0000FF"/>
                </w:rPr>
                <w:t xml:space="preserve"> </w:t>
              </w:r>
              <w:r>
                <w:rPr>
                  <w:color w:val="0000FF"/>
                  <w:sz w:val="24"/>
                  <w:u w:val="single" w:color="0000FF"/>
                </w:rPr>
                <w:t>or</w:t>
              </w:r>
              <w:r>
                <w:rPr>
                  <w:color w:val="0000FF"/>
                  <w:spacing w:val="-3"/>
                  <w:sz w:val="24"/>
                  <w:u w:val="single" w:color="0000FF"/>
                </w:rPr>
                <w:t xml:space="preserve"> </w:t>
              </w:r>
              <w:r>
                <w:rPr>
                  <w:color w:val="0000FF"/>
                  <w:sz w:val="24"/>
                  <w:u w:val="single" w:color="0000FF"/>
                </w:rPr>
                <w:t>health</w:t>
              </w:r>
              <w:r>
                <w:rPr>
                  <w:color w:val="0000FF"/>
                  <w:spacing w:val="-3"/>
                  <w:sz w:val="24"/>
                  <w:u w:val="single" w:color="0000FF"/>
                </w:rPr>
                <w:t xml:space="preserve"> </w:t>
              </w:r>
              <w:r>
                <w:rPr>
                  <w:color w:val="0000FF"/>
                  <w:sz w:val="24"/>
                  <w:u w:val="single" w:color="0000FF"/>
                </w:rPr>
                <w:t>care</w:t>
              </w:r>
            </w:hyperlink>
            <w:r>
              <w:rPr>
                <w:color w:val="0000FF"/>
                <w:sz w:val="24"/>
              </w:rPr>
              <w:t xml:space="preserve"> </w:t>
            </w:r>
            <w:hyperlink r:id="rId54">
              <w:r>
                <w:rPr>
                  <w:color w:val="0000FF"/>
                  <w:spacing w:val="-2"/>
                  <w:sz w:val="24"/>
                  <w:u w:val="single" w:color="0000FF"/>
                </w:rPr>
                <w:t>provider</w:t>
              </w:r>
            </w:hyperlink>
            <w:r>
              <w:rPr>
                <w:color w:val="333333"/>
                <w:spacing w:val="-2"/>
                <w:sz w:val="24"/>
              </w:rPr>
              <w:t>?</w:t>
            </w:r>
          </w:p>
        </w:tc>
      </w:tr>
      <w:tr w:rsidR="00814875" w14:paraId="52C6922E" w14:textId="77777777">
        <w:trPr>
          <w:trHeight w:val="400"/>
        </w:trPr>
        <w:tc>
          <w:tcPr>
            <w:tcW w:w="9080" w:type="dxa"/>
            <w:gridSpan w:val="4"/>
            <w:tcBorders>
              <w:top w:val="nil"/>
              <w:bottom w:val="nil"/>
            </w:tcBorders>
          </w:tcPr>
          <w:p w14:paraId="667FE023" w14:textId="77777777" w:rsidR="00814875" w:rsidRDefault="00EA5180">
            <w:pPr>
              <w:pStyle w:val="TableParagraph"/>
              <w:spacing w:before="40"/>
              <w:ind w:left="75"/>
              <w:rPr>
                <w:sz w:val="24"/>
              </w:rPr>
            </w:pPr>
            <w:r>
              <w:rPr>
                <w:noProof/>
                <w:position w:val="1"/>
              </w:rPr>
              <w:drawing>
                <wp:inline distT="0" distB="0" distL="0" distR="0" wp14:anchorId="09C73746" wp14:editId="3AA03832">
                  <wp:extent cx="142875" cy="142875"/>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20" cstate="print"/>
                          <a:stretch>
                            <a:fillRect/>
                          </a:stretch>
                        </pic:blipFill>
                        <pic:spPr>
                          <a:xfrm>
                            <a:off x="0" y="0"/>
                            <a:ext cx="142875" cy="142875"/>
                          </a:xfrm>
                          <a:prstGeom prst="rect">
                            <a:avLst/>
                          </a:prstGeom>
                        </pic:spPr>
                      </pic:pic>
                    </a:graphicData>
                  </a:graphic>
                </wp:inline>
              </w:drawing>
            </w:r>
            <w:r>
              <w:rPr>
                <w:spacing w:val="13"/>
                <w:sz w:val="20"/>
              </w:rPr>
              <w:t xml:space="preserve"> </w:t>
            </w:r>
            <w:r>
              <w:rPr>
                <w:color w:val="333333"/>
                <w:sz w:val="24"/>
              </w:rPr>
              <w:t>Publicly available data</w:t>
            </w:r>
          </w:p>
        </w:tc>
      </w:tr>
      <w:tr w:rsidR="00814875" w14:paraId="64AD80F9" w14:textId="77777777">
        <w:trPr>
          <w:trHeight w:val="360"/>
        </w:trPr>
        <w:tc>
          <w:tcPr>
            <w:tcW w:w="9080" w:type="dxa"/>
            <w:gridSpan w:val="4"/>
            <w:tcBorders>
              <w:top w:val="nil"/>
              <w:bottom w:val="nil"/>
            </w:tcBorders>
            <w:shd w:val="clear" w:color="auto" w:fill="EEEEEE"/>
          </w:tcPr>
          <w:p w14:paraId="26E2C508" w14:textId="77777777" w:rsidR="00814875" w:rsidRDefault="00EA5180">
            <w:pPr>
              <w:pStyle w:val="TableParagraph"/>
              <w:spacing w:before="20"/>
              <w:rPr>
                <w:sz w:val="24"/>
              </w:rPr>
            </w:pPr>
            <w:r>
              <w:rPr>
                <w:noProof/>
              </w:rPr>
              <w:drawing>
                <wp:inline distT="0" distB="0" distL="0" distR="0" wp14:anchorId="2F989FBF" wp14:editId="0D35241A">
                  <wp:extent cx="152400" cy="152400"/>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Other</w:t>
            </w:r>
          </w:p>
        </w:tc>
      </w:tr>
      <w:tr w:rsidR="00814875" w14:paraId="127D94D4" w14:textId="77777777">
        <w:trPr>
          <w:trHeight w:val="380"/>
        </w:trPr>
        <w:tc>
          <w:tcPr>
            <w:tcW w:w="9080" w:type="dxa"/>
            <w:gridSpan w:val="4"/>
            <w:tcBorders>
              <w:top w:val="nil"/>
              <w:bottom w:val="nil"/>
            </w:tcBorders>
          </w:tcPr>
          <w:p w14:paraId="6F39ABB8" w14:textId="77777777" w:rsidR="00814875" w:rsidRDefault="00EA5180">
            <w:pPr>
              <w:pStyle w:val="TableParagraph"/>
              <w:spacing w:before="40"/>
              <w:ind w:left="75"/>
              <w:rPr>
                <w:sz w:val="24"/>
              </w:rPr>
            </w:pPr>
            <w:r>
              <w:rPr>
                <w:noProof/>
                <w:position w:val="1"/>
              </w:rPr>
              <w:drawing>
                <wp:inline distT="0" distB="0" distL="0" distR="0" wp14:anchorId="4AB6B862" wp14:editId="5ECC779E">
                  <wp:extent cx="142875" cy="142875"/>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20" cstate="print"/>
                          <a:stretch>
                            <a:fillRect/>
                          </a:stretch>
                        </pic:blipFill>
                        <pic:spPr>
                          <a:xfrm>
                            <a:off x="0" y="0"/>
                            <a:ext cx="142875" cy="142875"/>
                          </a:xfrm>
                          <a:prstGeom prst="rect">
                            <a:avLst/>
                          </a:prstGeom>
                        </pic:spPr>
                      </pic:pic>
                    </a:graphicData>
                  </a:graphic>
                </wp:inline>
              </w:drawing>
            </w:r>
            <w:r>
              <w:rPr>
                <w:spacing w:val="13"/>
                <w:sz w:val="20"/>
              </w:rPr>
              <w:t xml:space="preserve"> </w:t>
            </w:r>
            <w:r>
              <w:rPr>
                <w:color w:val="333333"/>
                <w:sz w:val="24"/>
              </w:rPr>
              <w:t>None of the above</w:t>
            </w:r>
          </w:p>
        </w:tc>
      </w:tr>
    </w:tbl>
    <w:p w14:paraId="76C33A8A" w14:textId="77777777" w:rsidR="00814875" w:rsidRDefault="00814875">
      <w:pPr>
        <w:pStyle w:val="TableParagraph"/>
        <w:rPr>
          <w:sz w:val="24"/>
        </w:rPr>
        <w:sectPr w:rsidR="00814875">
          <w:pgSz w:w="12240" w:h="15840"/>
          <w:pgMar w:top="580" w:right="720" w:bottom="460" w:left="720" w:header="170" w:footer="270" w:gutter="0"/>
          <w:cols w:space="720"/>
        </w:sectPr>
      </w:pPr>
    </w:p>
    <w:p w14:paraId="3AA9C2CF" w14:textId="77777777" w:rsidR="00814875" w:rsidRDefault="00814875">
      <w:pPr>
        <w:pStyle w:val="BodyText"/>
        <w:spacing w:before="7"/>
        <w:rPr>
          <w:sz w:val="11"/>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157983F9" w14:textId="77777777">
        <w:trPr>
          <w:trHeight w:val="1930"/>
        </w:trPr>
        <w:tc>
          <w:tcPr>
            <w:tcW w:w="9080" w:type="dxa"/>
            <w:tcBorders>
              <w:top w:val="nil"/>
            </w:tcBorders>
            <w:shd w:val="clear" w:color="auto" w:fill="EEEEEE"/>
          </w:tcPr>
          <w:p w14:paraId="1DA350A6" w14:textId="77777777" w:rsidR="00814875" w:rsidRDefault="00EA5180">
            <w:pPr>
              <w:pStyle w:val="TableParagraph"/>
              <w:spacing w:before="12" w:line="249" w:lineRule="auto"/>
              <w:ind w:right="144"/>
              <w:rPr>
                <w:rFonts w:ascii="Arial"/>
                <w:sz w:val="20"/>
              </w:rPr>
            </w:pPr>
            <w:r>
              <w:rPr>
                <w:rFonts w:ascii="Arial"/>
                <w:color w:val="333333"/>
                <w:sz w:val="20"/>
                <w:u w:val="single" w:color="333333"/>
              </w:rPr>
              <w:t>For</w:t>
            </w:r>
            <w:r>
              <w:rPr>
                <w:rFonts w:ascii="Arial"/>
                <w:color w:val="333333"/>
                <w:spacing w:val="-3"/>
                <w:sz w:val="20"/>
                <w:u w:val="single" w:color="333333"/>
              </w:rPr>
              <w:t xml:space="preserve"> </w:t>
            </w:r>
            <w:r>
              <w:rPr>
                <w:rFonts w:ascii="Arial"/>
                <w:color w:val="333333"/>
                <w:sz w:val="20"/>
                <w:u w:val="single" w:color="333333"/>
              </w:rPr>
              <w:t>EACH</w:t>
            </w:r>
            <w:r>
              <w:rPr>
                <w:rFonts w:ascii="Arial"/>
                <w:color w:val="333333"/>
                <w:spacing w:val="-3"/>
                <w:sz w:val="20"/>
                <w:u w:val="single" w:color="333333"/>
              </w:rPr>
              <w:t xml:space="preserve"> </w:t>
            </w:r>
            <w:r>
              <w:rPr>
                <w:rFonts w:ascii="Arial"/>
                <w:color w:val="333333"/>
                <w:sz w:val="20"/>
                <w:u w:val="single" w:color="333333"/>
              </w:rPr>
              <w:t>data</w:t>
            </w:r>
            <w:r>
              <w:rPr>
                <w:rFonts w:ascii="Arial"/>
                <w:color w:val="333333"/>
                <w:spacing w:val="-3"/>
                <w:sz w:val="20"/>
                <w:u w:val="single" w:color="333333"/>
              </w:rPr>
              <w:t xml:space="preserve"> </w:t>
            </w:r>
            <w:r>
              <w:rPr>
                <w:rFonts w:ascii="Arial"/>
                <w:color w:val="333333"/>
                <w:sz w:val="20"/>
                <w:u w:val="single" w:color="333333"/>
              </w:rPr>
              <w:t>source</w:t>
            </w:r>
            <w:r>
              <w:rPr>
                <w:rFonts w:ascii="Arial"/>
                <w:color w:val="333333"/>
                <w:spacing w:val="-3"/>
                <w:sz w:val="20"/>
                <w:u w:val="single" w:color="333333"/>
              </w:rPr>
              <w:t xml:space="preserve"> </w:t>
            </w:r>
            <w:r>
              <w:rPr>
                <w:rFonts w:ascii="Arial"/>
                <w:color w:val="333333"/>
                <w:sz w:val="20"/>
                <w:u w:val="single" w:color="333333"/>
              </w:rPr>
              <w:t>checked</w:t>
            </w:r>
            <w:r>
              <w:rPr>
                <w:rFonts w:ascii="Arial"/>
                <w:color w:val="333333"/>
                <w:spacing w:val="-3"/>
                <w:sz w:val="20"/>
                <w:u w:val="single" w:color="333333"/>
              </w:rPr>
              <w:t xml:space="preserve"> </w:t>
            </w:r>
            <w:r>
              <w:rPr>
                <w:rFonts w:ascii="Arial"/>
                <w:color w:val="333333"/>
                <w:sz w:val="20"/>
                <w:u w:val="single" w:color="333333"/>
              </w:rPr>
              <w:t>above,</w:t>
            </w:r>
            <w:r>
              <w:rPr>
                <w:rFonts w:ascii="Arial"/>
                <w:color w:val="333333"/>
                <w:spacing w:val="-3"/>
                <w:sz w:val="20"/>
                <w:u w:val="single" w:color="333333"/>
              </w:rPr>
              <w:t xml:space="preserve"> </w:t>
            </w:r>
            <w:r>
              <w:rPr>
                <w:rFonts w:ascii="Arial"/>
                <w:color w:val="333333"/>
                <w:sz w:val="20"/>
                <w:u w:val="single" w:color="333333"/>
              </w:rPr>
              <w:t>provide</w:t>
            </w:r>
            <w:r>
              <w:rPr>
                <w:rFonts w:ascii="Arial"/>
                <w:color w:val="333333"/>
                <w:spacing w:val="-3"/>
                <w:sz w:val="20"/>
                <w:u w:val="single" w:color="333333"/>
              </w:rPr>
              <w:t xml:space="preserve"> </w:t>
            </w:r>
            <w:r>
              <w:rPr>
                <w:rFonts w:ascii="Arial"/>
                <w:color w:val="333333"/>
                <w:sz w:val="20"/>
                <w:u w:val="single" w:color="333333"/>
              </w:rPr>
              <w:t>a</w:t>
            </w:r>
            <w:r>
              <w:rPr>
                <w:rFonts w:ascii="Arial"/>
                <w:color w:val="333333"/>
                <w:spacing w:val="-3"/>
                <w:sz w:val="20"/>
                <w:u w:val="single" w:color="333333"/>
              </w:rPr>
              <w:t xml:space="preserve"> </w:t>
            </w:r>
            <w:r>
              <w:rPr>
                <w:rFonts w:ascii="Arial"/>
                <w:color w:val="333333"/>
                <w:sz w:val="20"/>
                <w:u w:val="single" w:color="333333"/>
              </w:rPr>
              <w:t>description</w:t>
            </w:r>
            <w:r>
              <w:rPr>
                <w:rFonts w:ascii="Arial"/>
                <w:color w:val="333333"/>
                <w:spacing w:val="-3"/>
                <w:sz w:val="20"/>
                <w:u w:val="single" w:color="333333"/>
              </w:rPr>
              <w:t xml:space="preserve"> </w:t>
            </w:r>
            <w:r>
              <w:rPr>
                <w:rFonts w:ascii="Arial"/>
                <w:color w:val="333333"/>
                <w:sz w:val="20"/>
                <w:u w:val="single" w:color="333333"/>
              </w:rPr>
              <w:t>of</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data,</w:t>
            </w:r>
            <w:r>
              <w:rPr>
                <w:rFonts w:ascii="Arial"/>
                <w:color w:val="333333"/>
                <w:spacing w:val="-3"/>
                <w:sz w:val="20"/>
                <w:u w:val="single" w:color="333333"/>
              </w:rPr>
              <w:t xml:space="preserve"> </w:t>
            </w:r>
            <w:r>
              <w:rPr>
                <w:rFonts w:ascii="Arial"/>
                <w:color w:val="333333"/>
                <w:sz w:val="20"/>
                <w:u w:val="single" w:color="333333"/>
              </w:rPr>
              <w:t>proposed</w:t>
            </w:r>
            <w:r>
              <w:rPr>
                <w:rFonts w:ascii="Arial"/>
                <w:color w:val="333333"/>
                <w:spacing w:val="-3"/>
                <w:sz w:val="20"/>
                <w:u w:val="single" w:color="333333"/>
              </w:rPr>
              <w:t xml:space="preserve"> </w:t>
            </w:r>
            <w:r>
              <w:rPr>
                <w:rFonts w:ascii="Arial"/>
                <w:color w:val="333333"/>
                <w:sz w:val="20"/>
                <w:u w:val="single" w:color="333333"/>
              </w:rPr>
              <w:t>use,</w:t>
            </w:r>
            <w:r>
              <w:rPr>
                <w:rFonts w:ascii="Arial"/>
                <w:color w:val="333333"/>
                <w:spacing w:val="-3"/>
                <w:sz w:val="20"/>
                <w:u w:val="single" w:color="333333"/>
              </w:rPr>
              <w:t xml:space="preserve"> </w:t>
            </w:r>
            <w:r>
              <w:rPr>
                <w:rFonts w:ascii="Arial"/>
                <w:color w:val="333333"/>
                <w:sz w:val="20"/>
                <w:u w:val="single" w:color="333333"/>
              </w:rPr>
              <w:t>how</w:t>
            </w:r>
            <w:r>
              <w:rPr>
                <w:rFonts w:ascii="Arial"/>
                <w:color w:val="333333"/>
                <w:spacing w:val="-3"/>
                <w:sz w:val="20"/>
                <w:u w:val="single" w:color="333333"/>
              </w:rPr>
              <w:t xml:space="preserve"> </w:t>
            </w:r>
            <w:r>
              <w:rPr>
                <w:rFonts w:ascii="Arial"/>
                <w:color w:val="333333"/>
                <w:sz w:val="20"/>
                <w:u w:val="single" w:color="333333"/>
              </w:rPr>
              <w:t>data</w:t>
            </w:r>
            <w:r>
              <w:rPr>
                <w:rFonts w:ascii="Arial"/>
                <w:color w:val="333333"/>
                <w:sz w:val="20"/>
              </w:rPr>
              <w:t xml:space="preserve"> </w:t>
            </w:r>
            <w:r>
              <w:rPr>
                <w:rFonts w:ascii="Arial"/>
                <w:color w:val="333333"/>
                <w:sz w:val="20"/>
                <w:u w:val="single" w:color="333333"/>
              </w:rPr>
              <w:t>were collected (including consent procedures), and where data currently reside.</w:t>
            </w:r>
          </w:p>
          <w:p w14:paraId="1D59B4CB" w14:textId="77777777" w:rsidR="00814875" w:rsidRDefault="00EA5180">
            <w:pPr>
              <w:pStyle w:val="TableParagraph"/>
              <w:spacing w:line="242" w:lineRule="auto"/>
              <w:ind w:right="144"/>
              <w:rPr>
                <w:sz w:val="24"/>
              </w:rPr>
            </w:pPr>
            <w:r>
              <w:rPr>
                <w:color w:val="333333"/>
                <w:sz w:val="24"/>
              </w:rPr>
              <w:t>This</w:t>
            </w:r>
            <w:r>
              <w:rPr>
                <w:color w:val="333333"/>
                <w:spacing w:val="-3"/>
                <w:sz w:val="24"/>
              </w:rPr>
              <w:t xml:space="preserve"> </w:t>
            </w:r>
            <w:r>
              <w:rPr>
                <w:color w:val="333333"/>
                <w:sz w:val="24"/>
              </w:rPr>
              <w:t>study</w:t>
            </w:r>
            <w:r>
              <w:rPr>
                <w:color w:val="333333"/>
                <w:spacing w:val="-3"/>
                <w:sz w:val="24"/>
              </w:rPr>
              <w:t xml:space="preserve"> </w:t>
            </w:r>
            <w:r>
              <w:rPr>
                <w:color w:val="333333"/>
                <w:sz w:val="24"/>
              </w:rPr>
              <w:t>relies</w:t>
            </w:r>
            <w:r>
              <w:rPr>
                <w:color w:val="333333"/>
                <w:spacing w:val="-3"/>
                <w:sz w:val="24"/>
              </w:rPr>
              <w:t xml:space="preserve"> </w:t>
            </w:r>
            <w:r>
              <w:rPr>
                <w:color w:val="333333"/>
                <w:sz w:val="24"/>
              </w:rPr>
              <w:t>on</w:t>
            </w:r>
            <w:r>
              <w:rPr>
                <w:color w:val="333333"/>
                <w:spacing w:val="-3"/>
                <w:sz w:val="24"/>
              </w:rPr>
              <w:t xml:space="preserve"> </w:t>
            </w:r>
            <w:r>
              <w:rPr>
                <w:color w:val="333333"/>
                <w:sz w:val="24"/>
              </w:rPr>
              <w:t>administrative</w:t>
            </w:r>
            <w:r>
              <w:rPr>
                <w:color w:val="333333"/>
                <w:spacing w:val="-4"/>
                <w:sz w:val="24"/>
              </w:rPr>
              <w:t xml:space="preserve"> </w:t>
            </w:r>
            <w:r>
              <w:rPr>
                <w:color w:val="333333"/>
                <w:sz w:val="24"/>
              </w:rPr>
              <w:t>data</w:t>
            </w:r>
            <w:r>
              <w:rPr>
                <w:color w:val="333333"/>
                <w:spacing w:val="-4"/>
                <w:sz w:val="24"/>
              </w:rPr>
              <w:t xml:space="preserve"> </w:t>
            </w:r>
            <w:r>
              <w:rPr>
                <w:color w:val="333333"/>
                <w:sz w:val="24"/>
              </w:rPr>
              <w:t>collected</w:t>
            </w:r>
            <w:r>
              <w:rPr>
                <w:color w:val="333333"/>
                <w:spacing w:val="-3"/>
                <w:sz w:val="24"/>
              </w:rPr>
              <w:t xml:space="preserve"> </w:t>
            </w:r>
            <w:r>
              <w:rPr>
                <w:color w:val="333333"/>
                <w:sz w:val="24"/>
              </w:rPr>
              <w:t>by</w:t>
            </w:r>
            <w:r>
              <w:rPr>
                <w:color w:val="333333"/>
                <w:spacing w:val="-3"/>
                <w:sz w:val="24"/>
              </w:rPr>
              <w:t xml:space="preserve"> </w:t>
            </w:r>
            <w:r>
              <w:rPr>
                <w:color w:val="333333"/>
                <w:sz w:val="24"/>
              </w:rPr>
              <w:t>a</w:t>
            </w:r>
            <w:r>
              <w:rPr>
                <w:color w:val="333333"/>
                <w:spacing w:val="-4"/>
                <w:sz w:val="24"/>
              </w:rPr>
              <w:t xml:space="preserve"> </w:t>
            </w:r>
            <w:r>
              <w:rPr>
                <w:color w:val="333333"/>
                <w:sz w:val="24"/>
              </w:rPr>
              <w:t>health</w:t>
            </w:r>
            <w:r>
              <w:rPr>
                <w:color w:val="333333"/>
                <w:spacing w:val="-3"/>
                <w:sz w:val="24"/>
              </w:rPr>
              <w:t xml:space="preserve"> </w:t>
            </w:r>
            <w:r>
              <w:rPr>
                <w:color w:val="333333"/>
                <w:sz w:val="24"/>
              </w:rPr>
              <w:t>professional</w:t>
            </w:r>
            <w:r>
              <w:rPr>
                <w:color w:val="333333"/>
                <w:spacing w:val="-4"/>
                <w:sz w:val="24"/>
              </w:rPr>
              <w:t xml:space="preserve"> </w:t>
            </w:r>
            <w:r>
              <w:rPr>
                <w:color w:val="333333"/>
                <w:sz w:val="24"/>
              </w:rPr>
              <w:t>licensing</w:t>
            </w:r>
            <w:r>
              <w:rPr>
                <w:color w:val="333333"/>
                <w:spacing w:val="-3"/>
                <w:sz w:val="24"/>
              </w:rPr>
              <w:t xml:space="preserve"> </w:t>
            </w:r>
            <w:r>
              <w:rPr>
                <w:color w:val="333333"/>
                <w:sz w:val="24"/>
              </w:rPr>
              <w:t>board</w:t>
            </w:r>
            <w:r>
              <w:rPr>
                <w:color w:val="333333"/>
                <w:spacing w:val="-3"/>
                <w:sz w:val="24"/>
              </w:rPr>
              <w:t xml:space="preserve"> </w:t>
            </w:r>
            <w:r>
              <w:rPr>
                <w:color w:val="333333"/>
                <w:sz w:val="24"/>
              </w:rPr>
              <w:t xml:space="preserve">as part of physicians' initial licensure and annual renewal. The data are cut on October 31 of each </w:t>
            </w:r>
            <w:proofErr w:type="gramStart"/>
            <w:r>
              <w:rPr>
                <w:color w:val="333333"/>
                <w:sz w:val="24"/>
              </w:rPr>
              <w:t>year, and</w:t>
            </w:r>
            <w:proofErr w:type="gramEnd"/>
            <w:r>
              <w:rPr>
                <w:color w:val="333333"/>
                <w:sz w:val="24"/>
              </w:rPr>
              <w:t xml:space="preserve"> maintained in the NC Health Professions Data System held at the Sheps Center for Health Services Research. These data represent a snapshot of the total physician workforce licensed to practice in NC as of October 31 each year, from 2009-2019.</w:t>
            </w:r>
          </w:p>
        </w:tc>
      </w:tr>
    </w:tbl>
    <w:p w14:paraId="71C8B215" w14:textId="77777777" w:rsidR="00814875" w:rsidRDefault="00814875">
      <w:pPr>
        <w:pStyle w:val="BodyText"/>
        <w:rPr>
          <w:sz w:val="28"/>
        </w:rPr>
      </w:pPr>
    </w:p>
    <w:p w14:paraId="3B64CC89" w14:textId="77777777" w:rsidR="00814875" w:rsidRDefault="00814875">
      <w:pPr>
        <w:pStyle w:val="BodyText"/>
        <w:rPr>
          <w:sz w:val="28"/>
        </w:rPr>
      </w:pPr>
    </w:p>
    <w:p w14:paraId="250775D1" w14:textId="77777777" w:rsidR="00814875" w:rsidRDefault="00814875">
      <w:pPr>
        <w:pStyle w:val="BodyText"/>
        <w:rPr>
          <w:sz w:val="28"/>
        </w:rPr>
      </w:pPr>
    </w:p>
    <w:p w14:paraId="2A3FA8CC" w14:textId="77777777" w:rsidR="00814875" w:rsidRDefault="00814875">
      <w:pPr>
        <w:pStyle w:val="BodyText"/>
        <w:rPr>
          <w:sz w:val="28"/>
        </w:rPr>
      </w:pPr>
    </w:p>
    <w:p w14:paraId="673B53BA" w14:textId="77777777" w:rsidR="00814875" w:rsidRDefault="00814875">
      <w:pPr>
        <w:pStyle w:val="BodyText"/>
        <w:rPr>
          <w:sz w:val="28"/>
        </w:rPr>
      </w:pPr>
    </w:p>
    <w:p w14:paraId="6A07FA8F" w14:textId="77777777" w:rsidR="00814875" w:rsidRDefault="00814875">
      <w:pPr>
        <w:pStyle w:val="BodyText"/>
        <w:rPr>
          <w:sz w:val="28"/>
        </w:rPr>
      </w:pPr>
    </w:p>
    <w:p w14:paraId="4F2420AE" w14:textId="77777777" w:rsidR="00814875" w:rsidRDefault="00814875">
      <w:pPr>
        <w:pStyle w:val="BodyText"/>
        <w:rPr>
          <w:sz w:val="28"/>
        </w:rPr>
      </w:pPr>
    </w:p>
    <w:p w14:paraId="3806A028" w14:textId="77777777" w:rsidR="00814875" w:rsidRDefault="00814875">
      <w:pPr>
        <w:pStyle w:val="BodyText"/>
        <w:rPr>
          <w:sz w:val="28"/>
        </w:rPr>
      </w:pPr>
    </w:p>
    <w:p w14:paraId="713AFC6A" w14:textId="77777777" w:rsidR="00814875" w:rsidRDefault="00814875">
      <w:pPr>
        <w:pStyle w:val="BodyText"/>
        <w:rPr>
          <w:sz w:val="28"/>
        </w:rPr>
      </w:pPr>
    </w:p>
    <w:p w14:paraId="7EF25F32" w14:textId="77777777" w:rsidR="00814875" w:rsidRDefault="00814875">
      <w:pPr>
        <w:pStyle w:val="BodyText"/>
        <w:rPr>
          <w:sz w:val="28"/>
        </w:rPr>
      </w:pPr>
    </w:p>
    <w:p w14:paraId="333B0890" w14:textId="77777777" w:rsidR="00814875" w:rsidRDefault="00814875">
      <w:pPr>
        <w:pStyle w:val="BodyText"/>
        <w:rPr>
          <w:sz w:val="28"/>
        </w:rPr>
      </w:pPr>
    </w:p>
    <w:p w14:paraId="7AC4387A" w14:textId="77777777" w:rsidR="00814875" w:rsidRDefault="00814875">
      <w:pPr>
        <w:pStyle w:val="BodyText"/>
        <w:rPr>
          <w:sz w:val="28"/>
        </w:rPr>
      </w:pPr>
    </w:p>
    <w:p w14:paraId="54B79B0D" w14:textId="77777777" w:rsidR="00814875" w:rsidRDefault="00814875">
      <w:pPr>
        <w:pStyle w:val="BodyText"/>
        <w:rPr>
          <w:sz w:val="28"/>
        </w:rPr>
      </w:pPr>
    </w:p>
    <w:p w14:paraId="22C42FF2" w14:textId="77777777" w:rsidR="00814875" w:rsidRDefault="00814875">
      <w:pPr>
        <w:pStyle w:val="BodyText"/>
        <w:spacing w:before="149"/>
        <w:rPr>
          <w:sz w:val="28"/>
        </w:rPr>
      </w:pPr>
    </w:p>
    <w:p w14:paraId="5B7011CE" w14:textId="77777777" w:rsidR="00814875" w:rsidRDefault="00EA5180">
      <w:pPr>
        <w:pStyle w:val="Heading1"/>
      </w:pPr>
      <w:r>
        <w:rPr>
          <w:noProof/>
        </w:rPr>
        <mc:AlternateContent>
          <mc:Choice Requires="wpg">
            <w:drawing>
              <wp:anchor distT="0" distB="0" distL="0" distR="0" simplePos="0" relativeHeight="486652928" behindDoc="1" locked="0" layoutInCell="1" allowOverlap="1" wp14:anchorId="6515D771" wp14:editId="11F6EB3C">
                <wp:simplePos x="0" y="0"/>
                <wp:positionH relativeFrom="page">
                  <wp:posOffset>527050</wp:posOffset>
                </wp:positionH>
                <wp:positionV relativeFrom="paragraph">
                  <wp:posOffset>-4201552</wp:posOffset>
                </wp:positionV>
                <wp:extent cx="6705600" cy="4083050"/>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4083050"/>
                          <a:chOff x="0" y="0"/>
                          <a:chExt cx="6705600" cy="4083050"/>
                        </a:xfrm>
                      </wpg:grpSpPr>
                      <wps:wsp>
                        <wps:cNvPr id="267" name="Graphic 267"/>
                        <wps:cNvSpPr/>
                        <wps:spPr>
                          <a:xfrm>
                            <a:off x="6350" y="28384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68" name="Graphic 268"/>
                        <wps:cNvSpPr/>
                        <wps:spPr>
                          <a:xfrm>
                            <a:off x="0" y="0"/>
                            <a:ext cx="6705600" cy="2844800"/>
                          </a:xfrm>
                          <a:custGeom>
                            <a:avLst/>
                            <a:gdLst/>
                            <a:ahLst/>
                            <a:cxnLst/>
                            <a:rect l="l" t="t" r="r" b="b"/>
                            <a:pathLst>
                              <a:path w="6705600" h="2844800">
                                <a:moveTo>
                                  <a:pt x="12700" y="0"/>
                                </a:moveTo>
                                <a:lnTo>
                                  <a:pt x="0" y="0"/>
                                </a:lnTo>
                                <a:lnTo>
                                  <a:pt x="0" y="2844800"/>
                                </a:lnTo>
                                <a:lnTo>
                                  <a:pt x="12700" y="2844800"/>
                                </a:lnTo>
                                <a:lnTo>
                                  <a:pt x="12700" y="0"/>
                                </a:lnTo>
                                <a:close/>
                              </a:path>
                              <a:path w="6705600" h="2844800">
                                <a:moveTo>
                                  <a:pt x="6705600" y="0"/>
                                </a:moveTo>
                                <a:lnTo>
                                  <a:pt x="6692900" y="0"/>
                                </a:lnTo>
                                <a:lnTo>
                                  <a:pt x="6692900" y="2844800"/>
                                </a:lnTo>
                                <a:lnTo>
                                  <a:pt x="6705600" y="2844800"/>
                                </a:lnTo>
                                <a:lnTo>
                                  <a:pt x="6705600" y="0"/>
                                </a:lnTo>
                                <a:close/>
                              </a:path>
                            </a:pathLst>
                          </a:custGeom>
                          <a:solidFill>
                            <a:srgbClr val="CCCCCC"/>
                          </a:solidFill>
                        </wps:spPr>
                        <wps:bodyPr wrap="square" lIns="0" tIns="0" rIns="0" bIns="0" rtlCol="0">
                          <a:prstTxWarp prst="textNoShape">
                            <a:avLst/>
                          </a:prstTxWarp>
                          <a:noAutofit/>
                        </wps:bodyPr>
                      </wps:wsp>
                      <wps:wsp>
                        <wps:cNvPr id="269" name="Graphic 269"/>
                        <wps:cNvSpPr/>
                        <wps:spPr>
                          <a:xfrm>
                            <a:off x="6350" y="28511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70" name="Graphic 270"/>
                        <wps:cNvSpPr/>
                        <wps:spPr>
                          <a:xfrm>
                            <a:off x="6350" y="2857500"/>
                            <a:ext cx="6692900" cy="1219200"/>
                          </a:xfrm>
                          <a:custGeom>
                            <a:avLst/>
                            <a:gdLst/>
                            <a:ahLst/>
                            <a:cxnLst/>
                            <a:rect l="l" t="t" r="r" b="b"/>
                            <a:pathLst>
                              <a:path w="6692900" h="1219200">
                                <a:moveTo>
                                  <a:pt x="0" y="1219200"/>
                                </a:moveTo>
                                <a:lnTo>
                                  <a:pt x="6692900" y="1219200"/>
                                </a:lnTo>
                              </a:path>
                              <a:path w="6692900" h="1219200">
                                <a:moveTo>
                                  <a:pt x="0" y="0"/>
                                </a:moveTo>
                                <a:lnTo>
                                  <a:pt x="0" y="1219200"/>
                                </a:lnTo>
                              </a:path>
                              <a:path w="6692900" h="1219200">
                                <a:moveTo>
                                  <a:pt x="6692900" y="0"/>
                                </a:moveTo>
                                <a:lnTo>
                                  <a:pt x="6692900" y="1219200"/>
                                </a:lnTo>
                              </a:path>
                            </a:pathLst>
                          </a:custGeom>
                          <a:ln w="12700">
                            <a:solidFill>
                              <a:srgbClr val="CCCCCC"/>
                            </a:solidFill>
                            <a:prstDash val="solid"/>
                          </a:ln>
                        </wps:spPr>
                        <wps:bodyPr wrap="square" lIns="0" tIns="0" rIns="0" bIns="0" rtlCol="0">
                          <a:prstTxWarp prst="textNoShape">
                            <a:avLst/>
                          </a:prstTxWarp>
                          <a:noAutofit/>
                        </wps:bodyPr>
                      </wps:wsp>
                      <wps:wsp>
                        <wps:cNvPr id="271" name="Textbox 271"/>
                        <wps:cNvSpPr txBox="1"/>
                        <wps:spPr>
                          <a:xfrm>
                            <a:off x="171450" y="1447130"/>
                            <a:ext cx="351790" cy="142240"/>
                          </a:xfrm>
                          <a:prstGeom prst="rect">
                            <a:avLst/>
                          </a:prstGeom>
                        </wps:spPr>
                        <wps:txbx>
                          <w:txbxContent>
                            <w:p w14:paraId="3EF22BCE" w14:textId="77777777" w:rsidR="00814875" w:rsidRDefault="00EA5180">
                              <w:pPr>
                                <w:spacing w:line="223" w:lineRule="exact"/>
                                <w:rPr>
                                  <w:sz w:val="20"/>
                                </w:rPr>
                              </w:pPr>
                              <w:r>
                                <w:rPr>
                                  <w:color w:val="333333"/>
                                  <w:spacing w:val="-2"/>
                                  <w:sz w:val="20"/>
                                </w:rPr>
                                <w:t>C.1.2.</w:t>
                              </w:r>
                            </w:p>
                          </w:txbxContent>
                        </wps:txbx>
                        <wps:bodyPr wrap="square" lIns="0" tIns="0" rIns="0" bIns="0" rtlCol="0">
                          <a:noAutofit/>
                        </wps:bodyPr>
                      </wps:wsp>
                      <wps:wsp>
                        <wps:cNvPr id="272" name="Textbox 272"/>
                        <wps:cNvSpPr txBox="1"/>
                        <wps:spPr>
                          <a:xfrm>
                            <a:off x="361950" y="1883494"/>
                            <a:ext cx="4727575" cy="168910"/>
                          </a:xfrm>
                          <a:prstGeom prst="rect">
                            <a:avLst/>
                          </a:prstGeom>
                        </wps:spPr>
                        <wps:txbx>
                          <w:txbxContent>
                            <w:p w14:paraId="43F8E579" w14:textId="77777777" w:rsidR="00814875" w:rsidRDefault="00EA5180">
                              <w:pPr>
                                <w:spacing w:line="266" w:lineRule="exact"/>
                                <w:rPr>
                                  <w:rFonts w:ascii="Times New Roman"/>
                                  <w:sz w:val="24"/>
                                </w:rPr>
                              </w:pPr>
                              <w:r>
                                <w:rPr>
                                  <w:rFonts w:ascii="Times New Roman"/>
                                  <w:color w:val="333333"/>
                                  <w:sz w:val="24"/>
                                </w:rPr>
                                <w:t>We</w:t>
                              </w:r>
                              <w:r>
                                <w:rPr>
                                  <w:rFonts w:ascii="Times New Roman"/>
                                  <w:color w:val="333333"/>
                                  <w:spacing w:val="-5"/>
                                  <w:sz w:val="24"/>
                                </w:rPr>
                                <w:t xml:space="preserve"> </w:t>
                              </w:r>
                              <w:r>
                                <w:rPr>
                                  <w:rFonts w:ascii="Times New Roman"/>
                                  <w:color w:val="333333"/>
                                  <w:sz w:val="24"/>
                                </w:rPr>
                                <w:t>have</w:t>
                              </w:r>
                              <w:r>
                                <w:rPr>
                                  <w:rFonts w:ascii="Times New Roman"/>
                                  <w:color w:val="333333"/>
                                  <w:spacing w:val="-3"/>
                                  <w:sz w:val="24"/>
                                </w:rPr>
                                <w:t xml:space="preserve"> </w:t>
                              </w:r>
                              <w:r>
                                <w:rPr>
                                  <w:rFonts w:ascii="Times New Roman"/>
                                  <w:color w:val="333333"/>
                                  <w:sz w:val="24"/>
                                </w:rPr>
                                <w:t>received</w:t>
                              </w:r>
                              <w:r>
                                <w:rPr>
                                  <w:rFonts w:ascii="Times New Roman"/>
                                  <w:color w:val="333333"/>
                                  <w:spacing w:val="-2"/>
                                  <w:sz w:val="24"/>
                                </w:rPr>
                                <w:t xml:space="preserve"> </w:t>
                              </w:r>
                              <w:r>
                                <w:rPr>
                                  <w:rFonts w:ascii="Times New Roman"/>
                                  <w:color w:val="333333"/>
                                  <w:sz w:val="24"/>
                                </w:rPr>
                                <w:t>permission</w:t>
                              </w:r>
                              <w:r>
                                <w:rPr>
                                  <w:rFonts w:ascii="Times New Roman"/>
                                  <w:color w:val="333333"/>
                                  <w:spacing w:val="-2"/>
                                  <w:sz w:val="24"/>
                                </w:rPr>
                                <w:t xml:space="preserve"> </w:t>
                              </w:r>
                              <w:r>
                                <w:rPr>
                                  <w:rFonts w:ascii="Times New Roman"/>
                                  <w:color w:val="333333"/>
                                  <w:sz w:val="24"/>
                                </w:rPr>
                                <w:t>to</w:t>
                              </w:r>
                              <w:r>
                                <w:rPr>
                                  <w:rFonts w:ascii="Times New Roman"/>
                                  <w:color w:val="333333"/>
                                  <w:spacing w:val="-2"/>
                                  <w:sz w:val="24"/>
                                </w:rPr>
                                <w:t xml:space="preserve"> </w:t>
                              </w:r>
                              <w:r>
                                <w:rPr>
                                  <w:rFonts w:ascii="Times New Roman"/>
                                  <w:color w:val="333333"/>
                                  <w:sz w:val="24"/>
                                </w:rPr>
                                <w:t>use</w:t>
                              </w:r>
                              <w:r>
                                <w:rPr>
                                  <w:rFonts w:ascii="Times New Roman"/>
                                  <w:color w:val="333333"/>
                                  <w:spacing w:val="-3"/>
                                  <w:sz w:val="24"/>
                                </w:rPr>
                                <w:t xml:space="preserve"> </w:t>
                              </w:r>
                              <w:r>
                                <w:rPr>
                                  <w:rFonts w:ascii="Times New Roman"/>
                                  <w:color w:val="333333"/>
                                  <w:sz w:val="24"/>
                                </w:rPr>
                                <w:t>the</w:t>
                              </w:r>
                              <w:r>
                                <w:rPr>
                                  <w:rFonts w:ascii="Times New Roman"/>
                                  <w:color w:val="333333"/>
                                  <w:spacing w:val="-3"/>
                                  <w:sz w:val="24"/>
                                </w:rPr>
                                <w:t xml:space="preserve"> </w:t>
                              </w:r>
                              <w:r>
                                <w:rPr>
                                  <w:rFonts w:ascii="Times New Roman"/>
                                  <w:color w:val="333333"/>
                                  <w:sz w:val="24"/>
                                </w:rPr>
                                <w:t>data</w:t>
                              </w:r>
                              <w:r>
                                <w:rPr>
                                  <w:rFonts w:ascii="Times New Roman"/>
                                  <w:color w:val="333333"/>
                                  <w:spacing w:val="-3"/>
                                  <w:sz w:val="24"/>
                                </w:rPr>
                                <w:t xml:space="preserve"> </w:t>
                              </w:r>
                              <w:r>
                                <w:rPr>
                                  <w:rFonts w:ascii="Times New Roman"/>
                                  <w:color w:val="333333"/>
                                  <w:sz w:val="24"/>
                                </w:rPr>
                                <w:t>set</w:t>
                              </w:r>
                              <w:r>
                                <w:rPr>
                                  <w:rFonts w:ascii="Times New Roman"/>
                                  <w:color w:val="333333"/>
                                  <w:spacing w:val="-3"/>
                                  <w:sz w:val="24"/>
                                </w:rPr>
                                <w:t xml:space="preserve"> </w:t>
                              </w:r>
                              <w:r>
                                <w:rPr>
                                  <w:rFonts w:ascii="Times New Roman"/>
                                  <w:color w:val="333333"/>
                                  <w:sz w:val="24"/>
                                </w:rPr>
                                <w:t>from</w:t>
                              </w:r>
                              <w:r>
                                <w:rPr>
                                  <w:rFonts w:ascii="Times New Roman"/>
                                  <w:color w:val="333333"/>
                                  <w:spacing w:val="-3"/>
                                  <w:sz w:val="24"/>
                                </w:rPr>
                                <w:t xml:space="preserve"> </w:t>
                              </w:r>
                              <w:r>
                                <w:rPr>
                                  <w:rFonts w:ascii="Times New Roman"/>
                                  <w:color w:val="333333"/>
                                  <w:sz w:val="24"/>
                                </w:rPr>
                                <w:t>the</w:t>
                              </w:r>
                              <w:r>
                                <w:rPr>
                                  <w:rFonts w:ascii="Times New Roman"/>
                                  <w:color w:val="333333"/>
                                  <w:spacing w:val="-3"/>
                                  <w:sz w:val="24"/>
                                </w:rPr>
                                <w:t xml:space="preserve"> </w:t>
                              </w:r>
                              <w:r>
                                <w:rPr>
                                  <w:rFonts w:ascii="Times New Roman"/>
                                  <w:color w:val="333333"/>
                                  <w:sz w:val="24"/>
                                </w:rPr>
                                <w:t>NC</w:t>
                              </w:r>
                              <w:r>
                                <w:rPr>
                                  <w:rFonts w:ascii="Times New Roman"/>
                                  <w:color w:val="333333"/>
                                  <w:spacing w:val="-3"/>
                                  <w:sz w:val="24"/>
                                </w:rPr>
                                <w:t xml:space="preserve"> </w:t>
                              </w:r>
                              <w:r>
                                <w:rPr>
                                  <w:rFonts w:ascii="Times New Roman"/>
                                  <w:color w:val="333333"/>
                                  <w:sz w:val="24"/>
                                </w:rPr>
                                <w:t>Medical</w:t>
                              </w:r>
                              <w:r>
                                <w:rPr>
                                  <w:rFonts w:ascii="Times New Roman"/>
                                  <w:color w:val="333333"/>
                                  <w:spacing w:val="-2"/>
                                  <w:sz w:val="24"/>
                                </w:rPr>
                                <w:t xml:space="preserve"> Board.</w:t>
                              </w:r>
                            </w:p>
                          </w:txbxContent>
                        </wps:txbx>
                        <wps:bodyPr wrap="square" lIns="0" tIns="0" rIns="0" bIns="0" rtlCol="0">
                          <a:noAutofit/>
                        </wps:bodyPr>
                      </wps:wsp>
                      <wps:wsp>
                        <wps:cNvPr id="273" name="Textbox 273"/>
                        <wps:cNvSpPr txBox="1"/>
                        <wps:spPr>
                          <a:xfrm>
                            <a:off x="153763" y="2323430"/>
                            <a:ext cx="6202680" cy="955040"/>
                          </a:xfrm>
                          <a:prstGeom prst="rect">
                            <a:avLst/>
                          </a:prstGeom>
                        </wps:spPr>
                        <wps:txbx>
                          <w:txbxContent>
                            <w:p w14:paraId="0B1F8948" w14:textId="77777777" w:rsidR="00814875" w:rsidRDefault="00EA5180">
                              <w:pPr>
                                <w:tabs>
                                  <w:tab w:val="left" w:pos="9747"/>
                                </w:tabs>
                                <w:spacing w:line="223" w:lineRule="exact"/>
                                <w:ind w:left="27"/>
                                <w:rPr>
                                  <w:sz w:val="20"/>
                                </w:rPr>
                              </w:pPr>
                              <w:r>
                                <w:rPr>
                                  <w:color w:val="333333"/>
                                  <w:sz w:val="20"/>
                                </w:rPr>
                                <w:t>C.1.3.</w:t>
                              </w:r>
                              <w:r>
                                <w:rPr>
                                  <w:color w:val="333333"/>
                                  <w:spacing w:val="28"/>
                                  <w:sz w:val="20"/>
                                </w:rPr>
                                <w:t xml:space="preserve"> </w:t>
                              </w:r>
                              <w:r>
                                <w:rPr>
                                  <w:color w:val="333333"/>
                                  <w:sz w:val="20"/>
                                  <w:shd w:val="clear" w:color="auto" w:fill="DFEBF4"/>
                                </w:rPr>
                                <w:t>Do</w:t>
                              </w:r>
                              <w:r>
                                <w:rPr>
                                  <w:color w:val="333333"/>
                                  <w:spacing w:val="-1"/>
                                  <w:sz w:val="20"/>
                                  <w:shd w:val="clear" w:color="auto" w:fill="DFEBF4"/>
                                </w:rPr>
                                <w:t xml:space="preserve"> </w:t>
                              </w:r>
                              <w:r>
                                <w:rPr>
                                  <w:color w:val="333333"/>
                                  <w:sz w:val="20"/>
                                  <w:shd w:val="clear" w:color="auto" w:fill="DFEBF4"/>
                                </w:rPr>
                                <w:t>the</w:t>
                              </w:r>
                              <w:r>
                                <w:rPr>
                                  <w:color w:val="333333"/>
                                  <w:spacing w:val="-2"/>
                                  <w:sz w:val="20"/>
                                  <w:shd w:val="clear" w:color="auto" w:fill="DFEBF4"/>
                                </w:rPr>
                                <w:t xml:space="preserve"> </w:t>
                              </w:r>
                              <w:r>
                                <w:rPr>
                                  <w:color w:val="333333"/>
                                  <w:sz w:val="20"/>
                                  <w:shd w:val="clear" w:color="auto" w:fill="DFEBF4"/>
                                </w:rPr>
                                <w:t>custodians</w:t>
                              </w:r>
                              <w:r>
                                <w:rPr>
                                  <w:color w:val="333333"/>
                                  <w:spacing w:val="-2"/>
                                  <w:sz w:val="20"/>
                                  <w:shd w:val="clear" w:color="auto" w:fill="DFEBF4"/>
                                </w:rPr>
                                <w:t xml:space="preserve"> </w:t>
                              </w:r>
                              <w:r>
                                <w:rPr>
                                  <w:color w:val="333333"/>
                                  <w:sz w:val="20"/>
                                  <w:shd w:val="clear" w:color="auto" w:fill="DFEBF4"/>
                                </w:rPr>
                                <w:t>of</w:t>
                              </w:r>
                              <w:r>
                                <w:rPr>
                                  <w:color w:val="333333"/>
                                  <w:spacing w:val="-1"/>
                                  <w:sz w:val="20"/>
                                  <w:shd w:val="clear" w:color="auto" w:fill="DFEBF4"/>
                                </w:rPr>
                                <w:t xml:space="preserve"> </w:t>
                              </w:r>
                              <w:r>
                                <w:rPr>
                                  <w:color w:val="333333"/>
                                  <w:sz w:val="20"/>
                                  <w:shd w:val="clear" w:color="auto" w:fill="DFEBF4"/>
                                </w:rPr>
                                <w:t>the</w:t>
                              </w:r>
                              <w:r>
                                <w:rPr>
                                  <w:color w:val="333333"/>
                                  <w:spacing w:val="-2"/>
                                  <w:sz w:val="20"/>
                                  <w:shd w:val="clear" w:color="auto" w:fill="DFEBF4"/>
                                </w:rPr>
                                <w:t xml:space="preserve"> </w:t>
                              </w:r>
                              <w:r>
                                <w:rPr>
                                  <w:color w:val="333333"/>
                                  <w:sz w:val="20"/>
                                  <w:shd w:val="clear" w:color="auto" w:fill="DFEBF4"/>
                                </w:rPr>
                                <w:t>data,</w:t>
                              </w:r>
                              <w:r>
                                <w:rPr>
                                  <w:color w:val="333333"/>
                                  <w:spacing w:val="-2"/>
                                  <w:sz w:val="20"/>
                                  <w:shd w:val="clear" w:color="auto" w:fill="DFEBF4"/>
                                </w:rPr>
                                <w:t xml:space="preserve"> </w:t>
                              </w:r>
                              <w:r>
                                <w:rPr>
                                  <w:color w:val="333333"/>
                                  <w:sz w:val="20"/>
                                  <w:shd w:val="clear" w:color="auto" w:fill="DFEBF4"/>
                                </w:rPr>
                                <w:t>records</w:t>
                              </w:r>
                              <w:r>
                                <w:rPr>
                                  <w:color w:val="333333"/>
                                  <w:spacing w:val="-1"/>
                                  <w:sz w:val="20"/>
                                  <w:shd w:val="clear" w:color="auto" w:fill="DFEBF4"/>
                                </w:rPr>
                                <w:t xml:space="preserve"> </w:t>
                              </w:r>
                              <w:r>
                                <w:rPr>
                                  <w:color w:val="333333"/>
                                  <w:sz w:val="20"/>
                                  <w:shd w:val="clear" w:color="auto" w:fill="DFEBF4"/>
                                </w:rPr>
                                <w:t>or</w:t>
                              </w:r>
                              <w:r>
                                <w:rPr>
                                  <w:color w:val="333333"/>
                                  <w:spacing w:val="-2"/>
                                  <w:sz w:val="20"/>
                                  <w:shd w:val="clear" w:color="auto" w:fill="DFEBF4"/>
                                </w:rPr>
                                <w:t xml:space="preserve"> </w:t>
                              </w:r>
                              <w:r>
                                <w:rPr>
                                  <w:color w:val="333333"/>
                                  <w:sz w:val="20"/>
                                  <w:shd w:val="clear" w:color="auto" w:fill="DFEBF4"/>
                                </w:rPr>
                                <w:t>specimens</w:t>
                              </w:r>
                              <w:r>
                                <w:rPr>
                                  <w:color w:val="333333"/>
                                  <w:spacing w:val="-2"/>
                                  <w:sz w:val="20"/>
                                  <w:shd w:val="clear" w:color="auto" w:fill="DFEBF4"/>
                                </w:rPr>
                                <w:t xml:space="preserve"> </w:t>
                              </w:r>
                              <w:r>
                                <w:rPr>
                                  <w:color w:val="333333"/>
                                  <w:sz w:val="20"/>
                                  <w:shd w:val="clear" w:color="auto" w:fill="DFEBF4"/>
                                </w:rPr>
                                <w:t>require</w:t>
                              </w:r>
                              <w:r>
                                <w:rPr>
                                  <w:color w:val="333333"/>
                                  <w:spacing w:val="-1"/>
                                  <w:sz w:val="20"/>
                                  <w:shd w:val="clear" w:color="auto" w:fill="DFEBF4"/>
                                </w:rPr>
                                <w:t xml:space="preserve"> </w:t>
                              </w:r>
                              <w:r>
                                <w:rPr>
                                  <w:color w:val="333333"/>
                                  <w:sz w:val="20"/>
                                  <w:shd w:val="clear" w:color="auto" w:fill="DFEBF4"/>
                                </w:rPr>
                                <w:t>a</w:t>
                              </w:r>
                              <w:r>
                                <w:rPr>
                                  <w:color w:val="333333"/>
                                  <w:spacing w:val="-2"/>
                                  <w:sz w:val="20"/>
                                  <w:shd w:val="clear" w:color="auto" w:fill="DFEBF4"/>
                                </w:rPr>
                                <w:t xml:space="preserve"> </w:t>
                              </w:r>
                              <w:r>
                                <w:rPr>
                                  <w:color w:val="333333"/>
                                  <w:sz w:val="20"/>
                                  <w:shd w:val="clear" w:color="auto" w:fill="DFEBF4"/>
                                </w:rPr>
                                <w:t>data</w:t>
                              </w:r>
                              <w:r>
                                <w:rPr>
                                  <w:color w:val="333333"/>
                                  <w:spacing w:val="-2"/>
                                  <w:sz w:val="20"/>
                                  <w:shd w:val="clear" w:color="auto" w:fill="DFEBF4"/>
                                </w:rPr>
                                <w:t xml:space="preserve"> </w:t>
                              </w:r>
                              <w:r>
                                <w:rPr>
                                  <w:color w:val="333333"/>
                                  <w:sz w:val="20"/>
                                  <w:shd w:val="clear" w:color="auto" w:fill="DFEBF4"/>
                                </w:rPr>
                                <w:t>use</w:t>
                              </w:r>
                              <w:r>
                                <w:rPr>
                                  <w:color w:val="333333"/>
                                  <w:spacing w:val="-1"/>
                                  <w:sz w:val="20"/>
                                  <w:shd w:val="clear" w:color="auto" w:fill="DFEBF4"/>
                                </w:rPr>
                                <w:t xml:space="preserve"> </w:t>
                              </w:r>
                              <w:r>
                                <w:rPr>
                                  <w:color w:val="333333"/>
                                  <w:spacing w:val="-2"/>
                                  <w:sz w:val="20"/>
                                  <w:shd w:val="clear" w:color="auto" w:fill="DFEBF4"/>
                                </w:rPr>
                                <w:t>agreement?</w:t>
                              </w:r>
                              <w:r>
                                <w:rPr>
                                  <w:color w:val="333333"/>
                                  <w:sz w:val="20"/>
                                  <w:shd w:val="clear" w:color="auto" w:fill="DFEBF4"/>
                                </w:rPr>
                                <w:tab/>
                              </w:r>
                            </w:p>
                            <w:p w14:paraId="53E24E05" w14:textId="77777777" w:rsidR="00814875" w:rsidRDefault="00EA5180">
                              <w:pPr>
                                <w:spacing w:before="53"/>
                                <w:ind w:left="327"/>
                                <w:rPr>
                                  <w:rFonts w:ascii="Times New Roman"/>
                                  <w:sz w:val="24"/>
                                </w:rPr>
                              </w:pPr>
                              <w:r>
                                <w:rPr>
                                  <w:rFonts w:ascii="Times New Roman"/>
                                  <w:color w:val="333333"/>
                                  <w:spacing w:val="-5"/>
                                  <w:sz w:val="24"/>
                                </w:rPr>
                                <w:t>No</w:t>
                              </w:r>
                            </w:p>
                            <w:p w14:paraId="2BD7FEDE" w14:textId="77777777" w:rsidR="00814875" w:rsidRDefault="00814875">
                              <w:pPr>
                                <w:spacing w:before="68"/>
                                <w:rPr>
                                  <w:rFonts w:ascii="Times New Roman"/>
                                  <w:sz w:val="24"/>
                                </w:rPr>
                              </w:pPr>
                            </w:p>
                            <w:p w14:paraId="18595774" w14:textId="77777777" w:rsidR="00814875" w:rsidRDefault="00EA5180">
                              <w:pPr>
                                <w:rPr>
                                  <w:b/>
                                  <w:sz w:val="26"/>
                                </w:rPr>
                              </w:pPr>
                              <w:r>
                                <w:rPr>
                                  <w:b/>
                                  <w:color w:val="333333"/>
                                  <w:sz w:val="26"/>
                                </w:rPr>
                                <w:t>C.2.</w:t>
                              </w:r>
                              <w:r>
                                <w:rPr>
                                  <w:b/>
                                  <w:color w:val="333333"/>
                                  <w:spacing w:val="-3"/>
                                  <w:sz w:val="26"/>
                                </w:rPr>
                                <w:t xml:space="preserve"> </w:t>
                              </w:r>
                              <w:r>
                                <w:rPr>
                                  <w:b/>
                                  <w:color w:val="333333"/>
                                  <w:sz w:val="26"/>
                                </w:rPr>
                                <w:t>Coding</w:t>
                              </w:r>
                              <w:r>
                                <w:rPr>
                                  <w:b/>
                                  <w:color w:val="333333"/>
                                  <w:spacing w:val="-3"/>
                                  <w:sz w:val="26"/>
                                </w:rPr>
                                <w:t xml:space="preserve"> </w:t>
                              </w:r>
                              <w:r>
                                <w:rPr>
                                  <w:b/>
                                  <w:color w:val="333333"/>
                                  <w:sz w:val="26"/>
                                </w:rPr>
                                <w:t>and</w:t>
                              </w:r>
                              <w:r>
                                <w:rPr>
                                  <w:b/>
                                  <w:color w:val="333333"/>
                                  <w:spacing w:val="-3"/>
                                  <w:sz w:val="26"/>
                                </w:rPr>
                                <w:t xml:space="preserve"> </w:t>
                              </w:r>
                              <w:r>
                                <w:rPr>
                                  <w:b/>
                                  <w:color w:val="333333"/>
                                  <w:sz w:val="26"/>
                                </w:rPr>
                                <w:t>Data</w:t>
                              </w:r>
                              <w:r>
                                <w:rPr>
                                  <w:b/>
                                  <w:color w:val="333333"/>
                                  <w:spacing w:val="-2"/>
                                  <w:sz w:val="26"/>
                                </w:rPr>
                                <w:t xml:space="preserve"> </w:t>
                              </w:r>
                              <w:r>
                                <w:rPr>
                                  <w:b/>
                                  <w:color w:val="333333"/>
                                  <w:sz w:val="26"/>
                                </w:rPr>
                                <w:t>Use</w:t>
                              </w:r>
                              <w:r>
                                <w:rPr>
                                  <w:b/>
                                  <w:color w:val="333333"/>
                                  <w:spacing w:val="-2"/>
                                  <w:sz w:val="26"/>
                                </w:rPr>
                                <w:t xml:space="preserve"> Agreements</w:t>
                              </w:r>
                            </w:p>
                            <w:p w14:paraId="367CB796" w14:textId="77777777" w:rsidR="00814875" w:rsidRDefault="00EA5180">
                              <w:pPr>
                                <w:spacing w:before="78"/>
                                <w:ind w:left="27"/>
                                <w:rPr>
                                  <w:sz w:val="20"/>
                                </w:rPr>
                              </w:pPr>
                              <w:r>
                                <w:rPr>
                                  <w:color w:val="333333"/>
                                  <w:spacing w:val="-2"/>
                                  <w:sz w:val="20"/>
                                </w:rPr>
                                <w:t>C.2.1.</w:t>
                              </w:r>
                            </w:p>
                          </w:txbxContent>
                        </wps:txbx>
                        <wps:bodyPr wrap="square" lIns="0" tIns="0" rIns="0" bIns="0" rtlCol="0">
                          <a:noAutofit/>
                        </wps:bodyPr>
                      </wps:wsp>
                      <wps:wsp>
                        <wps:cNvPr id="274" name="Textbox 274"/>
                        <wps:cNvSpPr txBox="1"/>
                        <wps:spPr>
                          <a:xfrm>
                            <a:off x="361950" y="3737694"/>
                            <a:ext cx="199390" cy="168910"/>
                          </a:xfrm>
                          <a:prstGeom prst="rect">
                            <a:avLst/>
                          </a:prstGeom>
                        </wps:spPr>
                        <wps:txbx>
                          <w:txbxContent>
                            <w:p w14:paraId="179656C3" w14:textId="77777777" w:rsidR="00814875" w:rsidRDefault="00EA5180">
                              <w:pPr>
                                <w:spacing w:line="266" w:lineRule="exact"/>
                                <w:rPr>
                                  <w:rFonts w:ascii="Times New Roman"/>
                                  <w:sz w:val="24"/>
                                </w:rPr>
                              </w:pPr>
                              <w:r>
                                <w:rPr>
                                  <w:rFonts w:ascii="Times New Roman"/>
                                  <w:color w:val="333333"/>
                                  <w:spacing w:val="-5"/>
                                  <w:sz w:val="24"/>
                                </w:rPr>
                                <w:t>No</w:t>
                              </w:r>
                            </w:p>
                          </w:txbxContent>
                        </wps:txbx>
                        <wps:bodyPr wrap="square" lIns="0" tIns="0" rIns="0" bIns="0" rtlCol="0">
                          <a:noAutofit/>
                        </wps:bodyPr>
                      </wps:wsp>
                      <wps:wsp>
                        <wps:cNvPr id="275" name="Textbox 275"/>
                        <wps:cNvSpPr txBox="1"/>
                        <wps:spPr>
                          <a:xfrm>
                            <a:off x="565150" y="3149600"/>
                            <a:ext cx="5778500" cy="558800"/>
                          </a:xfrm>
                          <a:prstGeom prst="rect">
                            <a:avLst/>
                          </a:prstGeom>
                          <a:solidFill>
                            <a:srgbClr val="DFEBF4"/>
                          </a:solidFill>
                        </wps:spPr>
                        <wps:txbx>
                          <w:txbxContent>
                            <w:p w14:paraId="625E4F01" w14:textId="77777777" w:rsidR="00814875" w:rsidRDefault="00EA5180">
                              <w:pPr>
                                <w:spacing w:line="197" w:lineRule="exact"/>
                                <w:rPr>
                                  <w:color w:val="000000"/>
                                  <w:sz w:val="20"/>
                                </w:rPr>
                              </w:pPr>
                              <w:r>
                                <w:rPr>
                                  <w:color w:val="333333"/>
                                  <w:sz w:val="20"/>
                                </w:rPr>
                                <w:t>When</w:t>
                              </w:r>
                              <w:r>
                                <w:rPr>
                                  <w:color w:val="333333"/>
                                  <w:spacing w:val="-2"/>
                                  <w:sz w:val="20"/>
                                </w:rPr>
                                <w:t xml:space="preserve"> </w:t>
                              </w:r>
                              <w:r>
                                <w:rPr>
                                  <w:color w:val="333333"/>
                                  <w:sz w:val="20"/>
                                </w:rPr>
                                <w:t>you</w:t>
                              </w:r>
                              <w:r>
                                <w:rPr>
                                  <w:color w:val="333333"/>
                                  <w:spacing w:val="-1"/>
                                  <w:sz w:val="20"/>
                                </w:rPr>
                                <w:t xml:space="preserve"> </w:t>
                              </w:r>
                              <w:r>
                                <w:rPr>
                                  <w:color w:val="333333"/>
                                  <w:sz w:val="20"/>
                                </w:rPr>
                                <w:t>receive</w:t>
                              </w:r>
                              <w:r>
                                <w:rPr>
                                  <w:color w:val="333333"/>
                                  <w:spacing w:val="-1"/>
                                  <w:sz w:val="20"/>
                                </w:rPr>
                                <w:t xml:space="preserve"> </w:t>
                              </w:r>
                              <w:r>
                                <w:rPr>
                                  <w:color w:val="333333"/>
                                  <w:sz w:val="20"/>
                                </w:rPr>
                                <w:t>these</w:t>
                              </w:r>
                              <w:r>
                                <w:rPr>
                                  <w:color w:val="333333"/>
                                  <w:spacing w:val="-2"/>
                                  <w:sz w:val="20"/>
                                </w:rPr>
                                <w:t xml:space="preserve"> </w:t>
                              </w:r>
                              <w:r>
                                <w:rPr>
                                  <w:color w:val="333333"/>
                                  <w:sz w:val="20"/>
                                </w:rPr>
                                <w:t>data,</w:t>
                              </w:r>
                              <w:r>
                                <w:rPr>
                                  <w:color w:val="333333"/>
                                  <w:spacing w:val="-1"/>
                                  <w:sz w:val="20"/>
                                </w:rPr>
                                <w:t xml:space="preserve"> </w:t>
                              </w:r>
                              <w:r>
                                <w:rPr>
                                  <w:color w:val="333333"/>
                                  <w:sz w:val="20"/>
                                </w:rPr>
                                <w:t>records</w:t>
                              </w:r>
                              <w:r>
                                <w:rPr>
                                  <w:color w:val="333333"/>
                                  <w:spacing w:val="-1"/>
                                  <w:sz w:val="20"/>
                                </w:rPr>
                                <w:t xml:space="preserve"> </w:t>
                              </w:r>
                              <w:r>
                                <w:rPr>
                                  <w:color w:val="333333"/>
                                  <w:sz w:val="20"/>
                                </w:rPr>
                                <w:t>or</w:t>
                              </w:r>
                              <w:r>
                                <w:rPr>
                                  <w:color w:val="333333"/>
                                  <w:spacing w:val="-1"/>
                                  <w:sz w:val="20"/>
                                </w:rPr>
                                <w:t xml:space="preserve"> </w:t>
                              </w:r>
                              <w:r>
                                <w:rPr>
                                  <w:color w:val="333333"/>
                                  <w:sz w:val="20"/>
                                </w:rPr>
                                <w:t>human</w:t>
                              </w:r>
                              <w:r>
                                <w:rPr>
                                  <w:color w:val="333333"/>
                                  <w:spacing w:val="-2"/>
                                  <w:sz w:val="20"/>
                                </w:rPr>
                                <w:t xml:space="preserve"> </w:t>
                              </w:r>
                              <w:r>
                                <w:rPr>
                                  <w:color w:val="333333"/>
                                  <w:sz w:val="20"/>
                                </w:rPr>
                                <w:t>biological</w:t>
                              </w:r>
                              <w:r>
                                <w:rPr>
                                  <w:color w:val="333333"/>
                                  <w:spacing w:val="-1"/>
                                  <w:sz w:val="20"/>
                                </w:rPr>
                                <w:t xml:space="preserve"> </w:t>
                              </w:r>
                              <w:r>
                                <w:rPr>
                                  <w:color w:val="333333"/>
                                  <w:sz w:val="20"/>
                                </w:rPr>
                                <w:t>specimens</w:t>
                              </w:r>
                              <w:r>
                                <w:rPr>
                                  <w:color w:val="333333"/>
                                  <w:spacing w:val="-1"/>
                                  <w:sz w:val="20"/>
                                </w:rPr>
                                <w:t xml:space="preserve"> </w:t>
                              </w:r>
                              <w:r>
                                <w:rPr>
                                  <w:color w:val="333333"/>
                                  <w:sz w:val="20"/>
                                </w:rPr>
                                <w:t>will</w:t>
                              </w:r>
                              <w:r>
                                <w:rPr>
                                  <w:color w:val="333333"/>
                                  <w:spacing w:val="-2"/>
                                  <w:sz w:val="20"/>
                                </w:rPr>
                                <w:t xml:space="preserve"> </w:t>
                              </w:r>
                              <w:r>
                                <w:rPr>
                                  <w:color w:val="333333"/>
                                  <w:sz w:val="20"/>
                                </w:rPr>
                                <w:t>they</w:t>
                              </w:r>
                              <w:r>
                                <w:rPr>
                                  <w:color w:val="333333"/>
                                  <w:spacing w:val="-1"/>
                                  <w:sz w:val="20"/>
                                </w:rPr>
                                <w:t xml:space="preserve"> </w:t>
                              </w:r>
                              <w:r>
                                <w:rPr>
                                  <w:color w:val="333333"/>
                                  <w:sz w:val="20"/>
                                </w:rPr>
                                <w:t>be</w:t>
                              </w:r>
                              <w:r>
                                <w:rPr>
                                  <w:color w:val="333333"/>
                                  <w:spacing w:val="-1"/>
                                  <w:sz w:val="20"/>
                                </w:rPr>
                                <w:t xml:space="preserve"> </w:t>
                              </w:r>
                              <w:r>
                                <w:rPr>
                                  <w:color w:val="333333"/>
                                  <w:sz w:val="20"/>
                                </w:rPr>
                                <w:t>coded?</w:t>
                              </w:r>
                              <w:r>
                                <w:rPr>
                                  <w:color w:val="333333"/>
                                  <w:spacing w:val="-1"/>
                                  <w:sz w:val="20"/>
                                </w:rPr>
                                <w:t xml:space="preserve"> </w:t>
                              </w:r>
                              <w:r>
                                <w:rPr>
                                  <w:color w:val="333333"/>
                                  <w:spacing w:val="-2"/>
                                  <w:sz w:val="20"/>
                                </w:rPr>
                                <w:t>Coded</w:t>
                              </w:r>
                            </w:p>
                            <w:p w14:paraId="5709CD93" w14:textId="77777777" w:rsidR="00814875" w:rsidRDefault="00EA5180">
                              <w:pPr>
                                <w:spacing w:before="2" w:line="230" w:lineRule="auto"/>
                                <w:ind w:right="107"/>
                                <w:rPr>
                                  <w:color w:val="000000"/>
                                  <w:sz w:val="20"/>
                                </w:rPr>
                              </w:pPr>
                              <w:r>
                                <w:rPr>
                                  <w:color w:val="333333"/>
                                  <w:sz w:val="20"/>
                                </w:rPr>
                                <w:t>means</w:t>
                              </w:r>
                              <w:r>
                                <w:rPr>
                                  <w:color w:val="333333"/>
                                  <w:spacing w:val="-3"/>
                                  <w:sz w:val="20"/>
                                </w:rPr>
                                <w:t xml:space="preserve"> </w:t>
                              </w:r>
                              <w:r>
                                <w:rPr>
                                  <w:color w:val="333333"/>
                                  <w:sz w:val="20"/>
                                </w:rPr>
                                <w:t>identifying</w:t>
                              </w:r>
                              <w:r>
                                <w:rPr>
                                  <w:color w:val="333333"/>
                                  <w:spacing w:val="-3"/>
                                  <w:sz w:val="20"/>
                                </w:rPr>
                                <w:t xml:space="preserve"> </w:t>
                              </w:r>
                              <w:r>
                                <w:rPr>
                                  <w:color w:val="333333"/>
                                  <w:sz w:val="20"/>
                                </w:rPr>
                                <w:t>information</w:t>
                              </w:r>
                              <w:r>
                                <w:rPr>
                                  <w:color w:val="333333"/>
                                  <w:spacing w:val="-3"/>
                                  <w:sz w:val="20"/>
                                </w:rPr>
                                <w:t xml:space="preserve"> </w:t>
                              </w:r>
                              <w:r>
                                <w:rPr>
                                  <w:color w:val="333333"/>
                                  <w:sz w:val="20"/>
                                </w:rPr>
                                <w:t>that</w:t>
                              </w:r>
                              <w:r>
                                <w:rPr>
                                  <w:color w:val="333333"/>
                                  <w:spacing w:val="-3"/>
                                  <w:sz w:val="20"/>
                                </w:rPr>
                                <w:t xml:space="preserve"> </w:t>
                              </w:r>
                              <w:r>
                                <w:rPr>
                                  <w:color w:val="333333"/>
                                  <w:sz w:val="20"/>
                                </w:rPr>
                                <w:t>would</w:t>
                              </w:r>
                              <w:r>
                                <w:rPr>
                                  <w:color w:val="333333"/>
                                  <w:spacing w:val="-3"/>
                                  <w:sz w:val="20"/>
                                </w:rPr>
                                <w:t xml:space="preserve"> </w:t>
                              </w:r>
                              <w:r>
                                <w:rPr>
                                  <w:color w:val="333333"/>
                                  <w:sz w:val="20"/>
                                </w:rPr>
                                <w:t>enable</w:t>
                              </w:r>
                              <w:r>
                                <w:rPr>
                                  <w:color w:val="333333"/>
                                  <w:spacing w:val="-3"/>
                                  <w:sz w:val="20"/>
                                </w:rPr>
                                <w:t xml:space="preserve"> </w:t>
                              </w:r>
                              <w:r>
                                <w:rPr>
                                  <w:color w:val="333333"/>
                                  <w:sz w:val="20"/>
                                </w:rPr>
                                <w:t>the</w:t>
                              </w:r>
                              <w:r>
                                <w:rPr>
                                  <w:color w:val="333333"/>
                                  <w:spacing w:val="-3"/>
                                  <w:sz w:val="20"/>
                                </w:rPr>
                                <w:t xml:space="preserve"> </w:t>
                              </w:r>
                              <w:r>
                                <w:rPr>
                                  <w:color w:val="333333"/>
                                  <w:sz w:val="20"/>
                                </w:rPr>
                                <w:t>research</w:t>
                              </w:r>
                              <w:r>
                                <w:rPr>
                                  <w:color w:val="333333"/>
                                  <w:spacing w:val="-3"/>
                                  <w:sz w:val="20"/>
                                </w:rPr>
                                <w:t xml:space="preserve"> </w:t>
                              </w:r>
                              <w:r>
                                <w:rPr>
                                  <w:color w:val="333333"/>
                                  <w:sz w:val="20"/>
                                </w:rPr>
                                <w:t>team</w:t>
                              </w:r>
                              <w:r>
                                <w:rPr>
                                  <w:color w:val="333333"/>
                                  <w:spacing w:val="-3"/>
                                  <w:sz w:val="20"/>
                                </w:rPr>
                                <w:t xml:space="preserve"> </w:t>
                              </w:r>
                              <w:r>
                                <w:rPr>
                                  <w:color w:val="333333"/>
                                  <w:sz w:val="20"/>
                                </w:rPr>
                                <w:t>to</w:t>
                              </w:r>
                              <w:r>
                                <w:rPr>
                                  <w:color w:val="333333"/>
                                  <w:spacing w:val="-3"/>
                                  <w:sz w:val="20"/>
                                </w:rPr>
                                <w:t xml:space="preserve"> </w:t>
                              </w:r>
                              <w:r>
                                <w:rPr>
                                  <w:color w:val="333333"/>
                                  <w:sz w:val="20"/>
                                </w:rPr>
                                <w:t>readily</w:t>
                              </w:r>
                              <w:r>
                                <w:rPr>
                                  <w:color w:val="333333"/>
                                  <w:spacing w:val="-3"/>
                                  <w:sz w:val="20"/>
                                </w:rPr>
                                <w:t xml:space="preserve"> </w:t>
                              </w:r>
                              <w:r>
                                <w:rPr>
                                  <w:color w:val="333333"/>
                                  <w:sz w:val="20"/>
                                </w:rPr>
                                <w:t>ascertain</w:t>
                              </w:r>
                              <w:r>
                                <w:rPr>
                                  <w:color w:val="333333"/>
                                  <w:spacing w:val="-3"/>
                                  <w:sz w:val="20"/>
                                </w:rPr>
                                <w:t xml:space="preserve"> </w:t>
                              </w:r>
                              <w:r>
                                <w:rPr>
                                  <w:color w:val="333333"/>
                                  <w:sz w:val="20"/>
                                </w:rPr>
                                <w:t>the</w:t>
                              </w:r>
                              <w:r>
                                <w:rPr>
                                  <w:color w:val="333333"/>
                                  <w:spacing w:val="-3"/>
                                  <w:sz w:val="20"/>
                                </w:rPr>
                                <w:t xml:space="preserve"> </w:t>
                              </w:r>
                              <w:r>
                                <w:rPr>
                                  <w:color w:val="333333"/>
                                  <w:sz w:val="20"/>
                                </w:rPr>
                                <w:t>individual's identity has been replaced with a number, letter, symbol, or combination thereof (i.e., a code). If you will not be using existing materials, check "No."</w:t>
                              </w:r>
                            </w:p>
                          </w:txbxContent>
                        </wps:txbx>
                        <wps:bodyPr wrap="square" lIns="0" tIns="0" rIns="0" bIns="0" rtlCol="0">
                          <a:noAutofit/>
                        </wps:bodyPr>
                      </wps:wsp>
                      <wps:wsp>
                        <wps:cNvPr id="276" name="Textbox 276"/>
                        <wps:cNvSpPr txBox="1"/>
                        <wps:spPr>
                          <a:xfrm>
                            <a:off x="565150" y="1460500"/>
                            <a:ext cx="5778500" cy="279400"/>
                          </a:xfrm>
                          <a:prstGeom prst="rect">
                            <a:avLst/>
                          </a:prstGeom>
                          <a:solidFill>
                            <a:srgbClr val="DFEBF4"/>
                          </a:solidFill>
                        </wps:spPr>
                        <wps:txbx>
                          <w:txbxContent>
                            <w:p w14:paraId="2E5D3E37" w14:textId="77777777" w:rsidR="00814875" w:rsidRDefault="00EA5180">
                              <w:pPr>
                                <w:spacing w:line="197" w:lineRule="exact"/>
                                <w:rPr>
                                  <w:color w:val="000000"/>
                                  <w:sz w:val="20"/>
                                </w:rPr>
                              </w:pPr>
                              <w:r>
                                <w:rPr>
                                  <w:color w:val="333333"/>
                                  <w:sz w:val="20"/>
                                </w:rPr>
                                <w:t>Describe</w:t>
                              </w:r>
                              <w:r>
                                <w:rPr>
                                  <w:color w:val="333333"/>
                                  <w:spacing w:val="-2"/>
                                  <w:sz w:val="20"/>
                                </w:rPr>
                                <w:t xml:space="preserve"> </w:t>
                              </w:r>
                              <w:r>
                                <w:rPr>
                                  <w:color w:val="333333"/>
                                  <w:sz w:val="20"/>
                                </w:rPr>
                                <w:t>your</w:t>
                              </w:r>
                              <w:r>
                                <w:rPr>
                                  <w:color w:val="333333"/>
                                  <w:spacing w:val="-1"/>
                                  <w:sz w:val="20"/>
                                </w:rPr>
                                <w:t xml:space="preserve"> </w:t>
                              </w:r>
                              <w:r>
                                <w:rPr>
                                  <w:color w:val="333333"/>
                                  <w:sz w:val="20"/>
                                </w:rPr>
                                <w:t>plans</w:t>
                              </w:r>
                              <w:r>
                                <w:rPr>
                                  <w:color w:val="333333"/>
                                  <w:spacing w:val="-2"/>
                                  <w:sz w:val="20"/>
                                </w:rPr>
                                <w:t xml:space="preserve"> </w:t>
                              </w:r>
                              <w:r>
                                <w:rPr>
                                  <w:color w:val="333333"/>
                                  <w:sz w:val="20"/>
                                </w:rPr>
                                <w:t>for</w:t>
                              </w:r>
                              <w:r>
                                <w:rPr>
                                  <w:color w:val="333333"/>
                                  <w:spacing w:val="-1"/>
                                  <w:sz w:val="20"/>
                                </w:rPr>
                                <w:t xml:space="preserve"> </w:t>
                              </w:r>
                              <w:r>
                                <w:rPr>
                                  <w:color w:val="333333"/>
                                  <w:sz w:val="20"/>
                                </w:rPr>
                                <w:t>obtaining</w:t>
                              </w:r>
                              <w:r>
                                <w:rPr>
                                  <w:color w:val="333333"/>
                                  <w:spacing w:val="-1"/>
                                  <w:sz w:val="20"/>
                                </w:rPr>
                                <w:t xml:space="preserve"> </w:t>
                              </w:r>
                              <w:r>
                                <w:rPr>
                                  <w:color w:val="333333"/>
                                  <w:sz w:val="20"/>
                                </w:rPr>
                                <w:t>permission</w:t>
                              </w:r>
                              <w:r>
                                <w:rPr>
                                  <w:color w:val="333333"/>
                                  <w:spacing w:val="-2"/>
                                  <w:sz w:val="20"/>
                                </w:rPr>
                                <w:t xml:space="preserve"> </w:t>
                              </w:r>
                              <w:r>
                                <w:rPr>
                                  <w:color w:val="333333"/>
                                  <w:sz w:val="20"/>
                                </w:rPr>
                                <w:t>from</w:t>
                              </w:r>
                              <w:r>
                                <w:rPr>
                                  <w:color w:val="333333"/>
                                  <w:spacing w:val="-1"/>
                                  <w:sz w:val="20"/>
                                </w:rPr>
                                <w:t xml:space="preserve"> </w:t>
                              </w:r>
                              <w:r>
                                <w:rPr>
                                  <w:color w:val="333333"/>
                                  <w:sz w:val="20"/>
                                </w:rPr>
                                <w:t>the</w:t>
                              </w:r>
                              <w:r>
                                <w:rPr>
                                  <w:color w:val="333333"/>
                                  <w:spacing w:val="-1"/>
                                  <w:sz w:val="20"/>
                                </w:rPr>
                                <w:t xml:space="preserve"> </w:t>
                              </w:r>
                              <w:r>
                                <w:rPr>
                                  <w:color w:val="333333"/>
                                  <w:sz w:val="20"/>
                                </w:rPr>
                                <w:t>custodians</w:t>
                              </w:r>
                              <w:r>
                                <w:rPr>
                                  <w:color w:val="333333"/>
                                  <w:spacing w:val="-2"/>
                                  <w:sz w:val="20"/>
                                </w:rPr>
                                <w:t xml:space="preserve"> </w:t>
                              </w:r>
                              <w:r>
                                <w:rPr>
                                  <w:color w:val="333333"/>
                                  <w:sz w:val="20"/>
                                </w:rPr>
                                <w:t>of</w:t>
                              </w:r>
                              <w:r>
                                <w:rPr>
                                  <w:color w:val="333333"/>
                                  <w:spacing w:val="-1"/>
                                  <w:sz w:val="20"/>
                                </w:rPr>
                                <w:t xml:space="preserve"> </w:t>
                              </w:r>
                              <w:r>
                                <w:rPr>
                                  <w:color w:val="333333"/>
                                  <w:sz w:val="20"/>
                                </w:rPr>
                                <w:t>the</w:t>
                              </w:r>
                              <w:r>
                                <w:rPr>
                                  <w:color w:val="333333"/>
                                  <w:spacing w:val="-1"/>
                                  <w:sz w:val="20"/>
                                </w:rPr>
                                <w:t xml:space="preserve"> </w:t>
                              </w:r>
                              <w:r>
                                <w:rPr>
                                  <w:color w:val="333333"/>
                                  <w:sz w:val="20"/>
                                </w:rPr>
                                <w:t>data,</w:t>
                              </w:r>
                              <w:r>
                                <w:rPr>
                                  <w:color w:val="333333"/>
                                  <w:spacing w:val="-2"/>
                                  <w:sz w:val="20"/>
                                </w:rPr>
                                <w:t xml:space="preserve"> </w:t>
                              </w:r>
                              <w:r>
                                <w:rPr>
                                  <w:color w:val="333333"/>
                                  <w:sz w:val="20"/>
                                </w:rPr>
                                <w:t>records</w:t>
                              </w:r>
                              <w:r>
                                <w:rPr>
                                  <w:color w:val="333333"/>
                                  <w:spacing w:val="-1"/>
                                  <w:sz w:val="20"/>
                                </w:rPr>
                                <w:t xml:space="preserve"> </w:t>
                              </w:r>
                              <w:r>
                                <w:rPr>
                                  <w:color w:val="333333"/>
                                  <w:sz w:val="20"/>
                                </w:rPr>
                                <w:t>or</w:t>
                              </w:r>
                              <w:r>
                                <w:rPr>
                                  <w:color w:val="333333"/>
                                  <w:spacing w:val="-1"/>
                                  <w:sz w:val="20"/>
                                </w:rPr>
                                <w:t xml:space="preserve"> </w:t>
                              </w:r>
                              <w:r>
                                <w:rPr>
                                  <w:color w:val="333333"/>
                                  <w:spacing w:val="-2"/>
                                  <w:sz w:val="20"/>
                                </w:rPr>
                                <w:t>specimens</w:t>
                              </w:r>
                            </w:p>
                            <w:p w14:paraId="4A28A2FD" w14:textId="77777777" w:rsidR="00814875" w:rsidRDefault="00EA5180">
                              <w:pPr>
                                <w:spacing w:line="225" w:lineRule="exact"/>
                                <w:rPr>
                                  <w:color w:val="000000"/>
                                  <w:sz w:val="20"/>
                                </w:rPr>
                              </w:pPr>
                              <w:r>
                                <w:rPr>
                                  <w:color w:val="333333"/>
                                  <w:sz w:val="20"/>
                                </w:rPr>
                                <w:t>(e.g.,</w:t>
                              </w:r>
                              <w:r>
                                <w:rPr>
                                  <w:color w:val="333333"/>
                                  <w:spacing w:val="-4"/>
                                  <w:sz w:val="20"/>
                                </w:rPr>
                                <w:t xml:space="preserve"> </w:t>
                              </w:r>
                              <w:r>
                                <w:rPr>
                                  <w:color w:val="333333"/>
                                  <w:sz w:val="20"/>
                                </w:rPr>
                                <w:t>pathology</w:t>
                              </w:r>
                              <w:r>
                                <w:rPr>
                                  <w:color w:val="333333"/>
                                  <w:spacing w:val="-3"/>
                                  <w:sz w:val="20"/>
                                </w:rPr>
                                <w:t xml:space="preserve"> </w:t>
                              </w:r>
                              <w:r>
                                <w:rPr>
                                  <w:color w:val="333333"/>
                                  <w:sz w:val="20"/>
                                </w:rPr>
                                <w:t>dept,</w:t>
                              </w:r>
                              <w:r>
                                <w:rPr>
                                  <w:color w:val="333333"/>
                                  <w:spacing w:val="-3"/>
                                  <w:sz w:val="20"/>
                                </w:rPr>
                                <w:t xml:space="preserve"> </w:t>
                              </w:r>
                              <w:r>
                                <w:rPr>
                                  <w:color w:val="333333"/>
                                  <w:sz w:val="20"/>
                                </w:rPr>
                                <w:t>tissue</w:t>
                              </w:r>
                              <w:r>
                                <w:rPr>
                                  <w:color w:val="333333"/>
                                  <w:spacing w:val="-3"/>
                                  <w:sz w:val="20"/>
                                </w:rPr>
                                <w:t xml:space="preserve"> </w:t>
                              </w:r>
                              <w:r>
                                <w:rPr>
                                  <w:color w:val="333333"/>
                                  <w:sz w:val="20"/>
                                </w:rPr>
                                <w:t>bank,</w:t>
                              </w:r>
                              <w:r>
                                <w:rPr>
                                  <w:color w:val="333333"/>
                                  <w:spacing w:val="-3"/>
                                  <w:sz w:val="20"/>
                                </w:rPr>
                                <w:t xml:space="preserve"> </w:t>
                              </w:r>
                              <w:r>
                                <w:rPr>
                                  <w:color w:val="333333"/>
                                  <w:sz w:val="20"/>
                                </w:rPr>
                                <w:t>original</w:t>
                              </w:r>
                              <w:r>
                                <w:rPr>
                                  <w:color w:val="333333"/>
                                  <w:spacing w:val="-3"/>
                                  <w:sz w:val="20"/>
                                </w:rPr>
                                <w:t xml:space="preserve"> </w:t>
                              </w:r>
                              <w:r>
                                <w:rPr>
                                  <w:color w:val="333333"/>
                                  <w:spacing w:val="-2"/>
                                  <w:sz w:val="20"/>
                                </w:rPr>
                                <w:t>researcher):</w:t>
                              </w:r>
                            </w:p>
                          </w:txbxContent>
                        </wps:txbx>
                        <wps:bodyPr wrap="square" lIns="0" tIns="0" rIns="0" bIns="0" rtlCol="0">
                          <a:noAutofit/>
                        </wps:bodyPr>
                      </wps:wsp>
                    </wpg:wgp>
                  </a:graphicData>
                </a:graphic>
              </wp:anchor>
            </w:drawing>
          </mc:Choice>
          <mc:Fallback>
            <w:pict>
              <v:group w14:anchorId="6515D771" id="Group 266" o:spid="_x0000_s1097" style="position:absolute;left:0;text-align:left;margin-left:41.5pt;margin-top:-330.85pt;width:528pt;height:321.5pt;z-index:-16663552;mso-wrap-distance-left:0;mso-wrap-distance-right:0;mso-position-horizontal-relative:page;mso-position-vertical-relative:text" coordsize="67056,4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">
                <v:shape id="Graphic 267" o:spid="_x0000_s1098" style="position:absolute;left:63;top:28384;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" path="m,12700r6692900,l6692900,,,,,12700xe" fillcolor="#ccc" stroked="f">
                  <v:path arrowok="t"/>
                </v:shape>
                <v:shape id="Graphic 268" o:spid="_x0000_s1099" style="position:absolute;width:67056;height:28448;visibility:visible;mso-wrap-style:square;v-text-anchor:top" coordsize="6705600,284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" path="m12700,l,,,2844800r12700,l12700,xem6705600,r-12700,l6692900,2844800r12700,l6705600,xe" fillcolor="#ccc" stroked="f">
                  <v:path arrowok="t"/>
                </v:shape>
                <v:shape id="Graphic 269" o:spid="_x0000_s1100" style="position:absolute;left:63;top:28511;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" path="m,12700r6692900,l6692900,,,,,12700xe" fillcolor="#ccc" stroked="f">
                  <v:path arrowok="t"/>
                </v:shape>
                <v:shape id="Graphic 270" o:spid="_x0000_s1101" style="position:absolute;left:63;top:28575;width:66929;height:12192;visibility:visible;mso-wrap-style:square;v-text-anchor:top" coordsize="66929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" path="m,1219200r6692900,em,l,1219200em6692900,r,1219200e" filled="f" strokecolor="#ccc" strokeweight="1pt">
                  <v:path arrowok="t"/>
                </v:shape>
                <v:shape id="Textbox 271" o:spid="_x0000_s1102" type="#_x0000_t202" style="position:absolute;left:1714;top:14471;width:3518;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3EF22BCE" w14:textId="77777777" w:rsidR="00814875" w:rsidRDefault="00EA5180">
                        <w:pPr>
                          <w:spacing w:line="223" w:lineRule="exact"/>
                          <w:rPr>
                            <w:sz w:val="20"/>
                          </w:rPr>
                        </w:pPr>
                        <w:r>
                          <w:rPr>
                            <w:color w:val="333333"/>
                            <w:spacing w:val="-2"/>
                            <w:sz w:val="20"/>
                          </w:rPr>
                          <w:t>C.1.2.</w:t>
                        </w:r>
                      </w:p>
                    </w:txbxContent>
                  </v:textbox>
                </v:shape>
                <v:shape id="Textbox 272" o:spid="_x0000_s1103" type="#_x0000_t202" style="position:absolute;left:3619;top:18834;width:4727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43F8E579" w14:textId="77777777" w:rsidR="00814875" w:rsidRDefault="00EA5180">
                        <w:pPr>
                          <w:spacing w:line="266" w:lineRule="exact"/>
                          <w:rPr>
                            <w:rFonts w:ascii="Times New Roman"/>
                            <w:sz w:val="24"/>
                          </w:rPr>
                        </w:pPr>
                        <w:r>
                          <w:rPr>
                            <w:rFonts w:ascii="Times New Roman"/>
                            <w:color w:val="333333"/>
                            <w:sz w:val="24"/>
                          </w:rPr>
                          <w:t>We</w:t>
                        </w:r>
                        <w:r>
                          <w:rPr>
                            <w:rFonts w:ascii="Times New Roman"/>
                            <w:color w:val="333333"/>
                            <w:spacing w:val="-5"/>
                            <w:sz w:val="24"/>
                          </w:rPr>
                          <w:t xml:space="preserve"> </w:t>
                        </w:r>
                        <w:r>
                          <w:rPr>
                            <w:rFonts w:ascii="Times New Roman"/>
                            <w:color w:val="333333"/>
                            <w:sz w:val="24"/>
                          </w:rPr>
                          <w:t>have</w:t>
                        </w:r>
                        <w:r>
                          <w:rPr>
                            <w:rFonts w:ascii="Times New Roman"/>
                            <w:color w:val="333333"/>
                            <w:spacing w:val="-3"/>
                            <w:sz w:val="24"/>
                          </w:rPr>
                          <w:t xml:space="preserve"> </w:t>
                        </w:r>
                        <w:r>
                          <w:rPr>
                            <w:rFonts w:ascii="Times New Roman"/>
                            <w:color w:val="333333"/>
                            <w:sz w:val="24"/>
                          </w:rPr>
                          <w:t>received</w:t>
                        </w:r>
                        <w:r>
                          <w:rPr>
                            <w:rFonts w:ascii="Times New Roman"/>
                            <w:color w:val="333333"/>
                            <w:spacing w:val="-2"/>
                            <w:sz w:val="24"/>
                          </w:rPr>
                          <w:t xml:space="preserve"> </w:t>
                        </w:r>
                        <w:r>
                          <w:rPr>
                            <w:rFonts w:ascii="Times New Roman"/>
                            <w:color w:val="333333"/>
                            <w:sz w:val="24"/>
                          </w:rPr>
                          <w:t>permission</w:t>
                        </w:r>
                        <w:r>
                          <w:rPr>
                            <w:rFonts w:ascii="Times New Roman"/>
                            <w:color w:val="333333"/>
                            <w:spacing w:val="-2"/>
                            <w:sz w:val="24"/>
                          </w:rPr>
                          <w:t xml:space="preserve"> </w:t>
                        </w:r>
                        <w:r>
                          <w:rPr>
                            <w:rFonts w:ascii="Times New Roman"/>
                            <w:color w:val="333333"/>
                            <w:sz w:val="24"/>
                          </w:rPr>
                          <w:t>to</w:t>
                        </w:r>
                        <w:r>
                          <w:rPr>
                            <w:rFonts w:ascii="Times New Roman"/>
                            <w:color w:val="333333"/>
                            <w:spacing w:val="-2"/>
                            <w:sz w:val="24"/>
                          </w:rPr>
                          <w:t xml:space="preserve"> </w:t>
                        </w:r>
                        <w:r>
                          <w:rPr>
                            <w:rFonts w:ascii="Times New Roman"/>
                            <w:color w:val="333333"/>
                            <w:sz w:val="24"/>
                          </w:rPr>
                          <w:t>use</w:t>
                        </w:r>
                        <w:r>
                          <w:rPr>
                            <w:rFonts w:ascii="Times New Roman"/>
                            <w:color w:val="333333"/>
                            <w:spacing w:val="-3"/>
                            <w:sz w:val="24"/>
                          </w:rPr>
                          <w:t xml:space="preserve"> </w:t>
                        </w:r>
                        <w:r>
                          <w:rPr>
                            <w:rFonts w:ascii="Times New Roman"/>
                            <w:color w:val="333333"/>
                            <w:sz w:val="24"/>
                          </w:rPr>
                          <w:t>the</w:t>
                        </w:r>
                        <w:r>
                          <w:rPr>
                            <w:rFonts w:ascii="Times New Roman"/>
                            <w:color w:val="333333"/>
                            <w:spacing w:val="-3"/>
                            <w:sz w:val="24"/>
                          </w:rPr>
                          <w:t xml:space="preserve"> </w:t>
                        </w:r>
                        <w:r>
                          <w:rPr>
                            <w:rFonts w:ascii="Times New Roman"/>
                            <w:color w:val="333333"/>
                            <w:sz w:val="24"/>
                          </w:rPr>
                          <w:t>data</w:t>
                        </w:r>
                        <w:r>
                          <w:rPr>
                            <w:rFonts w:ascii="Times New Roman"/>
                            <w:color w:val="333333"/>
                            <w:spacing w:val="-3"/>
                            <w:sz w:val="24"/>
                          </w:rPr>
                          <w:t xml:space="preserve"> </w:t>
                        </w:r>
                        <w:r>
                          <w:rPr>
                            <w:rFonts w:ascii="Times New Roman"/>
                            <w:color w:val="333333"/>
                            <w:sz w:val="24"/>
                          </w:rPr>
                          <w:t>set</w:t>
                        </w:r>
                        <w:r>
                          <w:rPr>
                            <w:rFonts w:ascii="Times New Roman"/>
                            <w:color w:val="333333"/>
                            <w:spacing w:val="-3"/>
                            <w:sz w:val="24"/>
                          </w:rPr>
                          <w:t xml:space="preserve"> </w:t>
                        </w:r>
                        <w:r>
                          <w:rPr>
                            <w:rFonts w:ascii="Times New Roman"/>
                            <w:color w:val="333333"/>
                            <w:sz w:val="24"/>
                          </w:rPr>
                          <w:t>from</w:t>
                        </w:r>
                        <w:r>
                          <w:rPr>
                            <w:rFonts w:ascii="Times New Roman"/>
                            <w:color w:val="333333"/>
                            <w:spacing w:val="-3"/>
                            <w:sz w:val="24"/>
                          </w:rPr>
                          <w:t xml:space="preserve"> </w:t>
                        </w:r>
                        <w:r>
                          <w:rPr>
                            <w:rFonts w:ascii="Times New Roman"/>
                            <w:color w:val="333333"/>
                            <w:sz w:val="24"/>
                          </w:rPr>
                          <w:t>the</w:t>
                        </w:r>
                        <w:r>
                          <w:rPr>
                            <w:rFonts w:ascii="Times New Roman"/>
                            <w:color w:val="333333"/>
                            <w:spacing w:val="-3"/>
                            <w:sz w:val="24"/>
                          </w:rPr>
                          <w:t xml:space="preserve"> </w:t>
                        </w:r>
                        <w:r>
                          <w:rPr>
                            <w:rFonts w:ascii="Times New Roman"/>
                            <w:color w:val="333333"/>
                            <w:sz w:val="24"/>
                          </w:rPr>
                          <w:t>NC</w:t>
                        </w:r>
                        <w:r>
                          <w:rPr>
                            <w:rFonts w:ascii="Times New Roman"/>
                            <w:color w:val="333333"/>
                            <w:spacing w:val="-3"/>
                            <w:sz w:val="24"/>
                          </w:rPr>
                          <w:t xml:space="preserve"> </w:t>
                        </w:r>
                        <w:r>
                          <w:rPr>
                            <w:rFonts w:ascii="Times New Roman"/>
                            <w:color w:val="333333"/>
                            <w:sz w:val="24"/>
                          </w:rPr>
                          <w:t>Medical</w:t>
                        </w:r>
                        <w:r>
                          <w:rPr>
                            <w:rFonts w:ascii="Times New Roman"/>
                            <w:color w:val="333333"/>
                            <w:spacing w:val="-2"/>
                            <w:sz w:val="24"/>
                          </w:rPr>
                          <w:t xml:space="preserve"> Board.</w:t>
                        </w:r>
                      </w:p>
                    </w:txbxContent>
                  </v:textbox>
                </v:shape>
                <v:shape id="Textbox 273" o:spid="_x0000_s1104" type="#_x0000_t202" style="position:absolute;left:1537;top:23234;width:62027;height:9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0B1F8948" w14:textId="77777777" w:rsidR="00814875" w:rsidRDefault="00EA5180">
                        <w:pPr>
                          <w:tabs>
                            <w:tab w:val="left" w:pos="9747"/>
                          </w:tabs>
                          <w:spacing w:line="223" w:lineRule="exact"/>
                          <w:ind w:left="27"/>
                          <w:rPr>
                            <w:sz w:val="20"/>
                          </w:rPr>
                        </w:pPr>
                        <w:r>
                          <w:rPr>
                            <w:color w:val="333333"/>
                            <w:sz w:val="20"/>
                          </w:rPr>
                          <w:t>C.1.3.</w:t>
                        </w:r>
                        <w:r>
                          <w:rPr>
                            <w:color w:val="333333"/>
                            <w:spacing w:val="28"/>
                            <w:sz w:val="20"/>
                          </w:rPr>
                          <w:t xml:space="preserve"> </w:t>
                        </w:r>
                        <w:r>
                          <w:rPr>
                            <w:color w:val="333333"/>
                            <w:sz w:val="20"/>
                            <w:shd w:val="clear" w:color="auto" w:fill="DFEBF4"/>
                          </w:rPr>
                          <w:t>Do</w:t>
                        </w:r>
                        <w:r>
                          <w:rPr>
                            <w:color w:val="333333"/>
                            <w:spacing w:val="-1"/>
                            <w:sz w:val="20"/>
                            <w:shd w:val="clear" w:color="auto" w:fill="DFEBF4"/>
                          </w:rPr>
                          <w:t xml:space="preserve"> </w:t>
                        </w:r>
                        <w:r>
                          <w:rPr>
                            <w:color w:val="333333"/>
                            <w:sz w:val="20"/>
                            <w:shd w:val="clear" w:color="auto" w:fill="DFEBF4"/>
                          </w:rPr>
                          <w:t>the</w:t>
                        </w:r>
                        <w:r>
                          <w:rPr>
                            <w:color w:val="333333"/>
                            <w:spacing w:val="-2"/>
                            <w:sz w:val="20"/>
                            <w:shd w:val="clear" w:color="auto" w:fill="DFEBF4"/>
                          </w:rPr>
                          <w:t xml:space="preserve"> </w:t>
                        </w:r>
                        <w:r>
                          <w:rPr>
                            <w:color w:val="333333"/>
                            <w:sz w:val="20"/>
                            <w:shd w:val="clear" w:color="auto" w:fill="DFEBF4"/>
                          </w:rPr>
                          <w:t>custodians</w:t>
                        </w:r>
                        <w:r>
                          <w:rPr>
                            <w:color w:val="333333"/>
                            <w:spacing w:val="-2"/>
                            <w:sz w:val="20"/>
                            <w:shd w:val="clear" w:color="auto" w:fill="DFEBF4"/>
                          </w:rPr>
                          <w:t xml:space="preserve"> </w:t>
                        </w:r>
                        <w:r>
                          <w:rPr>
                            <w:color w:val="333333"/>
                            <w:sz w:val="20"/>
                            <w:shd w:val="clear" w:color="auto" w:fill="DFEBF4"/>
                          </w:rPr>
                          <w:t>of</w:t>
                        </w:r>
                        <w:r>
                          <w:rPr>
                            <w:color w:val="333333"/>
                            <w:spacing w:val="-1"/>
                            <w:sz w:val="20"/>
                            <w:shd w:val="clear" w:color="auto" w:fill="DFEBF4"/>
                          </w:rPr>
                          <w:t xml:space="preserve"> </w:t>
                        </w:r>
                        <w:r>
                          <w:rPr>
                            <w:color w:val="333333"/>
                            <w:sz w:val="20"/>
                            <w:shd w:val="clear" w:color="auto" w:fill="DFEBF4"/>
                          </w:rPr>
                          <w:t>the</w:t>
                        </w:r>
                        <w:r>
                          <w:rPr>
                            <w:color w:val="333333"/>
                            <w:spacing w:val="-2"/>
                            <w:sz w:val="20"/>
                            <w:shd w:val="clear" w:color="auto" w:fill="DFEBF4"/>
                          </w:rPr>
                          <w:t xml:space="preserve"> </w:t>
                        </w:r>
                        <w:r>
                          <w:rPr>
                            <w:color w:val="333333"/>
                            <w:sz w:val="20"/>
                            <w:shd w:val="clear" w:color="auto" w:fill="DFEBF4"/>
                          </w:rPr>
                          <w:t>data,</w:t>
                        </w:r>
                        <w:r>
                          <w:rPr>
                            <w:color w:val="333333"/>
                            <w:spacing w:val="-2"/>
                            <w:sz w:val="20"/>
                            <w:shd w:val="clear" w:color="auto" w:fill="DFEBF4"/>
                          </w:rPr>
                          <w:t xml:space="preserve"> </w:t>
                        </w:r>
                        <w:r>
                          <w:rPr>
                            <w:color w:val="333333"/>
                            <w:sz w:val="20"/>
                            <w:shd w:val="clear" w:color="auto" w:fill="DFEBF4"/>
                          </w:rPr>
                          <w:t>records</w:t>
                        </w:r>
                        <w:r>
                          <w:rPr>
                            <w:color w:val="333333"/>
                            <w:spacing w:val="-1"/>
                            <w:sz w:val="20"/>
                            <w:shd w:val="clear" w:color="auto" w:fill="DFEBF4"/>
                          </w:rPr>
                          <w:t xml:space="preserve"> </w:t>
                        </w:r>
                        <w:r>
                          <w:rPr>
                            <w:color w:val="333333"/>
                            <w:sz w:val="20"/>
                            <w:shd w:val="clear" w:color="auto" w:fill="DFEBF4"/>
                          </w:rPr>
                          <w:t>or</w:t>
                        </w:r>
                        <w:r>
                          <w:rPr>
                            <w:color w:val="333333"/>
                            <w:spacing w:val="-2"/>
                            <w:sz w:val="20"/>
                            <w:shd w:val="clear" w:color="auto" w:fill="DFEBF4"/>
                          </w:rPr>
                          <w:t xml:space="preserve"> </w:t>
                        </w:r>
                        <w:r>
                          <w:rPr>
                            <w:color w:val="333333"/>
                            <w:sz w:val="20"/>
                            <w:shd w:val="clear" w:color="auto" w:fill="DFEBF4"/>
                          </w:rPr>
                          <w:t>specimens</w:t>
                        </w:r>
                        <w:r>
                          <w:rPr>
                            <w:color w:val="333333"/>
                            <w:spacing w:val="-2"/>
                            <w:sz w:val="20"/>
                            <w:shd w:val="clear" w:color="auto" w:fill="DFEBF4"/>
                          </w:rPr>
                          <w:t xml:space="preserve"> </w:t>
                        </w:r>
                        <w:r>
                          <w:rPr>
                            <w:color w:val="333333"/>
                            <w:sz w:val="20"/>
                            <w:shd w:val="clear" w:color="auto" w:fill="DFEBF4"/>
                          </w:rPr>
                          <w:t>require</w:t>
                        </w:r>
                        <w:r>
                          <w:rPr>
                            <w:color w:val="333333"/>
                            <w:spacing w:val="-1"/>
                            <w:sz w:val="20"/>
                            <w:shd w:val="clear" w:color="auto" w:fill="DFEBF4"/>
                          </w:rPr>
                          <w:t xml:space="preserve"> </w:t>
                        </w:r>
                        <w:r>
                          <w:rPr>
                            <w:color w:val="333333"/>
                            <w:sz w:val="20"/>
                            <w:shd w:val="clear" w:color="auto" w:fill="DFEBF4"/>
                          </w:rPr>
                          <w:t>a</w:t>
                        </w:r>
                        <w:r>
                          <w:rPr>
                            <w:color w:val="333333"/>
                            <w:spacing w:val="-2"/>
                            <w:sz w:val="20"/>
                            <w:shd w:val="clear" w:color="auto" w:fill="DFEBF4"/>
                          </w:rPr>
                          <w:t xml:space="preserve"> </w:t>
                        </w:r>
                        <w:r>
                          <w:rPr>
                            <w:color w:val="333333"/>
                            <w:sz w:val="20"/>
                            <w:shd w:val="clear" w:color="auto" w:fill="DFEBF4"/>
                          </w:rPr>
                          <w:t>data</w:t>
                        </w:r>
                        <w:r>
                          <w:rPr>
                            <w:color w:val="333333"/>
                            <w:spacing w:val="-2"/>
                            <w:sz w:val="20"/>
                            <w:shd w:val="clear" w:color="auto" w:fill="DFEBF4"/>
                          </w:rPr>
                          <w:t xml:space="preserve"> </w:t>
                        </w:r>
                        <w:r>
                          <w:rPr>
                            <w:color w:val="333333"/>
                            <w:sz w:val="20"/>
                            <w:shd w:val="clear" w:color="auto" w:fill="DFEBF4"/>
                          </w:rPr>
                          <w:t>use</w:t>
                        </w:r>
                        <w:r>
                          <w:rPr>
                            <w:color w:val="333333"/>
                            <w:spacing w:val="-1"/>
                            <w:sz w:val="20"/>
                            <w:shd w:val="clear" w:color="auto" w:fill="DFEBF4"/>
                          </w:rPr>
                          <w:t xml:space="preserve"> </w:t>
                        </w:r>
                        <w:r>
                          <w:rPr>
                            <w:color w:val="333333"/>
                            <w:spacing w:val="-2"/>
                            <w:sz w:val="20"/>
                            <w:shd w:val="clear" w:color="auto" w:fill="DFEBF4"/>
                          </w:rPr>
                          <w:t>agreement?</w:t>
                        </w:r>
                        <w:r>
                          <w:rPr>
                            <w:color w:val="333333"/>
                            <w:sz w:val="20"/>
                            <w:shd w:val="clear" w:color="auto" w:fill="DFEBF4"/>
                          </w:rPr>
                          <w:tab/>
                        </w:r>
                      </w:p>
                      <w:p w14:paraId="53E24E05" w14:textId="77777777" w:rsidR="00814875" w:rsidRDefault="00EA5180">
                        <w:pPr>
                          <w:spacing w:before="53"/>
                          <w:ind w:left="327"/>
                          <w:rPr>
                            <w:rFonts w:ascii="Times New Roman"/>
                            <w:sz w:val="24"/>
                          </w:rPr>
                        </w:pPr>
                        <w:r>
                          <w:rPr>
                            <w:rFonts w:ascii="Times New Roman"/>
                            <w:color w:val="333333"/>
                            <w:spacing w:val="-5"/>
                            <w:sz w:val="24"/>
                          </w:rPr>
                          <w:t>No</w:t>
                        </w:r>
                      </w:p>
                      <w:p w14:paraId="2BD7FEDE" w14:textId="77777777" w:rsidR="00814875" w:rsidRDefault="00814875">
                        <w:pPr>
                          <w:spacing w:before="68"/>
                          <w:rPr>
                            <w:rFonts w:ascii="Times New Roman"/>
                            <w:sz w:val="24"/>
                          </w:rPr>
                        </w:pPr>
                      </w:p>
                      <w:p w14:paraId="18595774" w14:textId="77777777" w:rsidR="00814875" w:rsidRDefault="00EA5180">
                        <w:pPr>
                          <w:rPr>
                            <w:b/>
                            <w:sz w:val="26"/>
                          </w:rPr>
                        </w:pPr>
                        <w:r>
                          <w:rPr>
                            <w:b/>
                            <w:color w:val="333333"/>
                            <w:sz w:val="26"/>
                          </w:rPr>
                          <w:t>C.2.</w:t>
                        </w:r>
                        <w:r>
                          <w:rPr>
                            <w:b/>
                            <w:color w:val="333333"/>
                            <w:spacing w:val="-3"/>
                            <w:sz w:val="26"/>
                          </w:rPr>
                          <w:t xml:space="preserve"> </w:t>
                        </w:r>
                        <w:r>
                          <w:rPr>
                            <w:b/>
                            <w:color w:val="333333"/>
                            <w:sz w:val="26"/>
                          </w:rPr>
                          <w:t>Coding</w:t>
                        </w:r>
                        <w:r>
                          <w:rPr>
                            <w:b/>
                            <w:color w:val="333333"/>
                            <w:spacing w:val="-3"/>
                            <w:sz w:val="26"/>
                          </w:rPr>
                          <w:t xml:space="preserve"> </w:t>
                        </w:r>
                        <w:r>
                          <w:rPr>
                            <w:b/>
                            <w:color w:val="333333"/>
                            <w:sz w:val="26"/>
                          </w:rPr>
                          <w:t>and</w:t>
                        </w:r>
                        <w:r>
                          <w:rPr>
                            <w:b/>
                            <w:color w:val="333333"/>
                            <w:spacing w:val="-3"/>
                            <w:sz w:val="26"/>
                          </w:rPr>
                          <w:t xml:space="preserve"> </w:t>
                        </w:r>
                        <w:r>
                          <w:rPr>
                            <w:b/>
                            <w:color w:val="333333"/>
                            <w:sz w:val="26"/>
                          </w:rPr>
                          <w:t>Data</w:t>
                        </w:r>
                        <w:r>
                          <w:rPr>
                            <w:b/>
                            <w:color w:val="333333"/>
                            <w:spacing w:val="-2"/>
                            <w:sz w:val="26"/>
                          </w:rPr>
                          <w:t xml:space="preserve"> </w:t>
                        </w:r>
                        <w:r>
                          <w:rPr>
                            <w:b/>
                            <w:color w:val="333333"/>
                            <w:sz w:val="26"/>
                          </w:rPr>
                          <w:t>Use</w:t>
                        </w:r>
                        <w:r>
                          <w:rPr>
                            <w:b/>
                            <w:color w:val="333333"/>
                            <w:spacing w:val="-2"/>
                            <w:sz w:val="26"/>
                          </w:rPr>
                          <w:t xml:space="preserve"> Agreements</w:t>
                        </w:r>
                      </w:p>
                      <w:p w14:paraId="367CB796" w14:textId="77777777" w:rsidR="00814875" w:rsidRDefault="00EA5180">
                        <w:pPr>
                          <w:spacing w:before="78"/>
                          <w:ind w:left="27"/>
                          <w:rPr>
                            <w:sz w:val="20"/>
                          </w:rPr>
                        </w:pPr>
                        <w:r>
                          <w:rPr>
                            <w:color w:val="333333"/>
                            <w:spacing w:val="-2"/>
                            <w:sz w:val="20"/>
                          </w:rPr>
                          <w:t>C.2.1.</w:t>
                        </w:r>
                      </w:p>
                    </w:txbxContent>
                  </v:textbox>
                </v:shape>
                <v:shape id="Textbox 274" o:spid="_x0000_s1105" type="#_x0000_t202" style="position:absolute;left:3619;top:37376;width:199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179656C3" w14:textId="77777777" w:rsidR="00814875" w:rsidRDefault="00EA5180">
                        <w:pPr>
                          <w:spacing w:line="266" w:lineRule="exact"/>
                          <w:rPr>
                            <w:rFonts w:ascii="Times New Roman"/>
                            <w:sz w:val="24"/>
                          </w:rPr>
                        </w:pPr>
                        <w:r>
                          <w:rPr>
                            <w:rFonts w:ascii="Times New Roman"/>
                            <w:color w:val="333333"/>
                            <w:spacing w:val="-5"/>
                            <w:sz w:val="24"/>
                          </w:rPr>
                          <w:t>No</w:t>
                        </w:r>
                      </w:p>
                    </w:txbxContent>
                  </v:textbox>
                </v:shape>
                <v:shape id="Textbox 275" o:spid="_x0000_s1106" type="#_x0000_t202" style="position:absolute;left:5651;top:31496;width:57785;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" fillcolor="#dfebf4" stroked="f">
                  <v:textbox inset="0,0,0,0">
                    <w:txbxContent>
                      <w:p w14:paraId="625E4F01" w14:textId="77777777" w:rsidR="00814875" w:rsidRDefault="00EA5180">
                        <w:pPr>
                          <w:spacing w:line="197" w:lineRule="exact"/>
                          <w:rPr>
                            <w:color w:val="000000"/>
                            <w:sz w:val="20"/>
                          </w:rPr>
                        </w:pPr>
                        <w:r>
                          <w:rPr>
                            <w:color w:val="333333"/>
                            <w:sz w:val="20"/>
                          </w:rPr>
                          <w:t>When</w:t>
                        </w:r>
                        <w:r>
                          <w:rPr>
                            <w:color w:val="333333"/>
                            <w:spacing w:val="-2"/>
                            <w:sz w:val="20"/>
                          </w:rPr>
                          <w:t xml:space="preserve"> </w:t>
                        </w:r>
                        <w:r>
                          <w:rPr>
                            <w:color w:val="333333"/>
                            <w:sz w:val="20"/>
                          </w:rPr>
                          <w:t>you</w:t>
                        </w:r>
                        <w:r>
                          <w:rPr>
                            <w:color w:val="333333"/>
                            <w:spacing w:val="-1"/>
                            <w:sz w:val="20"/>
                          </w:rPr>
                          <w:t xml:space="preserve"> </w:t>
                        </w:r>
                        <w:r>
                          <w:rPr>
                            <w:color w:val="333333"/>
                            <w:sz w:val="20"/>
                          </w:rPr>
                          <w:t>receive</w:t>
                        </w:r>
                        <w:r>
                          <w:rPr>
                            <w:color w:val="333333"/>
                            <w:spacing w:val="-1"/>
                            <w:sz w:val="20"/>
                          </w:rPr>
                          <w:t xml:space="preserve"> </w:t>
                        </w:r>
                        <w:r>
                          <w:rPr>
                            <w:color w:val="333333"/>
                            <w:sz w:val="20"/>
                          </w:rPr>
                          <w:t>these</w:t>
                        </w:r>
                        <w:r>
                          <w:rPr>
                            <w:color w:val="333333"/>
                            <w:spacing w:val="-2"/>
                            <w:sz w:val="20"/>
                          </w:rPr>
                          <w:t xml:space="preserve"> </w:t>
                        </w:r>
                        <w:r>
                          <w:rPr>
                            <w:color w:val="333333"/>
                            <w:sz w:val="20"/>
                          </w:rPr>
                          <w:t>data,</w:t>
                        </w:r>
                        <w:r>
                          <w:rPr>
                            <w:color w:val="333333"/>
                            <w:spacing w:val="-1"/>
                            <w:sz w:val="20"/>
                          </w:rPr>
                          <w:t xml:space="preserve"> </w:t>
                        </w:r>
                        <w:r>
                          <w:rPr>
                            <w:color w:val="333333"/>
                            <w:sz w:val="20"/>
                          </w:rPr>
                          <w:t>records</w:t>
                        </w:r>
                        <w:r>
                          <w:rPr>
                            <w:color w:val="333333"/>
                            <w:spacing w:val="-1"/>
                            <w:sz w:val="20"/>
                          </w:rPr>
                          <w:t xml:space="preserve"> </w:t>
                        </w:r>
                        <w:r>
                          <w:rPr>
                            <w:color w:val="333333"/>
                            <w:sz w:val="20"/>
                          </w:rPr>
                          <w:t>or</w:t>
                        </w:r>
                        <w:r>
                          <w:rPr>
                            <w:color w:val="333333"/>
                            <w:spacing w:val="-1"/>
                            <w:sz w:val="20"/>
                          </w:rPr>
                          <w:t xml:space="preserve"> </w:t>
                        </w:r>
                        <w:r>
                          <w:rPr>
                            <w:color w:val="333333"/>
                            <w:sz w:val="20"/>
                          </w:rPr>
                          <w:t>human</w:t>
                        </w:r>
                        <w:r>
                          <w:rPr>
                            <w:color w:val="333333"/>
                            <w:spacing w:val="-2"/>
                            <w:sz w:val="20"/>
                          </w:rPr>
                          <w:t xml:space="preserve"> </w:t>
                        </w:r>
                        <w:r>
                          <w:rPr>
                            <w:color w:val="333333"/>
                            <w:sz w:val="20"/>
                          </w:rPr>
                          <w:t>biological</w:t>
                        </w:r>
                        <w:r>
                          <w:rPr>
                            <w:color w:val="333333"/>
                            <w:spacing w:val="-1"/>
                            <w:sz w:val="20"/>
                          </w:rPr>
                          <w:t xml:space="preserve"> </w:t>
                        </w:r>
                        <w:r>
                          <w:rPr>
                            <w:color w:val="333333"/>
                            <w:sz w:val="20"/>
                          </w:rPr>
                          <w:t>specimens</w:t>
                        </w:r>
                        <w:r>
                          <w:rPr>
                            <w:color w:val="333333"/>
                            <w:spacing w:val="-1"/>
                            <w:sz w:val="20"/>
                          </w:rPr>
                          <w:t xml:space="preserve"> </w:t>
                        </w:r>
                        <w:r>
                          <w:rPr>
                            <w:color w:val="333333"/>
                            <w:sz w:val="20"/>
                          </w:rPr>
                          <w:t>will</w:t>
                        </w:r>
                        <w:r>
                          <w:rPr>
                            <w:color w:val="333333"/>
                            <w:spacing w:val="-2"/>
                            <w:sz w:val="20"/>
                          </w:rPr>
                          <w:t xml:space="preserve"> </w:t>
                        </w:r>
                        <w:r>
                          <w:rPr>
                            <w:color w:val="333333"/>
                            <w:sz w:val="20"/>
                          </w:rPr>
                          <w:t>they</w:t>
                        </w:r>
                        <w:r>
                          <w:rPr>
                            <w:color w:val="333333"/>
                            <w:spacing w:val="-1"/>
                            <w:sz w:val="20"/>
                          </w:rPr>
                          <w:t xml:space="preserve"> </w:t>
                        </w:r>
                        <w:r>
                          <w:rPr>
                            <w:color w:val="333333"/>
                            <w:sz w:val="20"/>
                          </w:rPr>
                          <w:t>be</w:t>
                        </w:r>
                        <w:r>
                          <w:rPr>
                            <w:color w:val="333333"/>
                            <w:spacing w:val="-1"/>
                            <w:sz w:val="20"/>
                          </w:rPr>
                          <w:t xml:space="preserve"> </w:t>
                        </w:r>
                        <w:r>
                          <w:rPr>
                            <w:color w:val="333333"/>
                            <w:sz w:val="20"/>
                          </w:rPr>
                          <w:t>coded?</w:t>
                        </w:r>
                        <w:r>
                          <w:rPr>
                            <w:color w:val="333333"/>
                            <w:spacing w:val="-1"/>
                            <w:sz w:val="20"/>
                          </w:rPr>
                          <w:t xml:space="preserve"> </w:t>
                        </w:r>
                        <w:r>
                          <w:rPr>
                            <w:color w:val="333333"/>
                            <w:spacing w:val="-2"/>
                            <w:sz w:val="20"/>
                          </w:rPr>
                          <w:t>Coded</w:t>
                        </w:r>
                      </w:p>
                      <w:p w14:paraId="5709CD93" w14:textId="77777777" w:rsidR="00814875" w:rsidRDefault="00EA5180">
                        <w:pPr>
                          <w:spacing w:before="2" w:line="230" w:lineRule="auto"/>
                          <w:ind w:right="107"/>
                          <w:rPr>
                            <w:color w:val="000000"/>
                            <w:sz w:val="20"/>
                          </w:rPr>
                        </w:pPr>
                        <w:r>
                          <w:rPr>
                            <w:color w:val="333333"/>
                            <w:sz w:val="20"/>
                          </w:rPr>
                          <w:t>means</w:t>
                        </w:r>
                        <w:r>
                          <w:rPr>
                            <w:color w:val="333333"/>
                            <w:spacing w:val="-3"/>
                            <w:sz w:val="20"/>
                          </w:rPr>
                          <w:t xml:space="preserve"> </w:t>
                        </w:r>
                        <w:r>
                          <w:rPr>
                            <w:color w:val="333333"/>
                            <w:sz w:val="20"/>
                          </w:rPr>
                          <w:t>identifying</w:t>
                        </w:r>
                        <w:r>
                          <w:rPr>
                            <w:color w:val="333333"/>
                            <w:spacing w:val="-3"/>
                            <w:sz w:val="20"/>
                          </w:rPr>
                          <w:t xml:space="preserve"> </w:t>
                        </w:r>
                        <w:r>
                          <w:rPr>
                            <w:color w:val="333333"/>
                            <w:sz w:val="20"/>
                          </w:rPr>
                          <w:t>information</w:t>
                        </w:r>
                        <w:r>
                          <w:rPr>
                            <w:color w:val="333333"/>
                            <w:spacing w:val="-3"/>
                            <w:sz w:val="20"/>
                          </w:rPr>
                          <w:t xml:space="preserve"> </w:t>
                        </w:r>
                        <w:r>
                          <w:rPr>
                            <w:color w:val="333333"/>
                            <w:sz w:val="20"/>
                          </w:rPr>
                          <w:t>that</w:t>
                        </w:r>
                        <w:r>
                          <w:rPr>
                            <w:color w:val="333333"/>
                            <w:spacing w:val="-3"/>
                            <w:sz w:val="20"/>
                          </w:rPr>
                          <w:t xml:space="preserve"> </w:t>
                        </w:r>
                        <w:r>
                          <w:rPr>
                            <w:color w:val="333333"/>
                            <w:sz w:val="20"/>
                          </w:rPr>
                          <w:t>would</w:t>
                        </w:r>
                        <w:r>
                          <w:rPr>
                            <w:color w:val="333333"/>
                            <w:spacing w:val="-3"/>
                            <w:sz w:val="20"/>
                          </w:rPr>
                          <w:t xml:space="preserve"> </w:t>
                        </w:r>
                        <w:r>
                          <w:rPr>
                            <w:color w:val="333333"/>
                            <w:sz w:val="20"/>
                          </w:rPr>
                          <w:t>enable</w:t>
                        </w:r>
                        <w:r>
                          <w:rPr>
                            <w:color w:val="333333"/>
                            <w:spacing w:val="-3"/>
                            <w:sz w:val="20"/>
                          </w:rPr>
                          <w:t xml:space="preserve"> </w:t>
                        </w:r>
                        <w:r>
                          <w:rPr>
                            <w:color w:val="333333"/>
                            <w:sz w:val="20"/>
                          </w:rPr>
                          <w:t>the</w:t>
                        </w:r>
                        <w:r>
                          <w:rPr>
                            <w:color w:val="333333"/>
                            <w:spacing w:val="-3"/>
                            <w:sz w:val="20"/>
                          </w:rPr>
                          <w:t xml:space="preserve"> </w:t>
                        </w:r>
                        <w:r>
                          <w:rPr>
                            <w:color w:val="333333"/>
                            <w:sz w:val="20"/>
                          </w:rPr>
                          <w:t>research</w:t>
                        </w:r>
                        <w:r>
                          <w:rPr>
                            <w:color w:val="333333"/>
                            <w:spacing w:val="-3"/>
                            <w:sz w:val="20"/>
                          </w:rPr>
                          <w:t xml:space="preserve"> </w:t>
                        </w:r>
                        <w:r>
                          <w:rPr>
                            <w:color w:val="333333"/>
                            <w:sz w:val="20"/>
                          </w:rPr>
                          <w:t>team</w:t>
                        </w:r>
                        <w:r>
                          <w:rPr>
                            <w:color w:val="333333"/>
                            <w:spacing w:val="-3"/>
                            <w:sz w:val="20"/>
                          </w:rPr>
                          <w:t xml:space="preserve"> </w:t>
                        </w:r>
                        <w:r>
                          <w:rPr>
                            <w:color w:val="333333"/>
                            <w:sz w:val="20"/>
                          </w:rPr>
                          <w:t>to</w:t>
                        </w:r>
                        <w:r>
                          <w:rPr>
                            <w:color w:val="333333"/>
                            <w:spacing w:val="-3"/>
                            <w:sz w:val="20"/>
                          </w:rPr>
                          <w:t xml:space="preserve"> </w:t>
                        </w:r>
                        <w:r>
                          <w:rPr>
                            <w:color w:val="333333"/>
                            <w:sz w:val="20"/>
                          </w:rPr>
                          <w:t>readily</w:t>
                        </w:r>
                        <w:r>
                          <w:rPr>
                            <w:color w:val="333333"/>
                            <w:spacing w:val="-3"/>
                            <w:sz w:val="20"/>
                          </w:rPr>
                          <w:t xml:space="preserve"> </w:t>
                        </w:r>
                        <w:r>
                          <w:rPr>
                            <w:color w:val="333333"/>
                            <w:sz w:val="20"/>
                          </w:rPr>
                          <w:t>ascertain</w:t>
                        </w:r>
                        <w:r>
                          <w:rPr>
                            <w:color w:val="333333"/>
                            <w:spacing w:val="-3"/>
                            <w:sz w:val="20"/>
                          </w:rPr>
                          <w:t xml:space="preserve"> </w:t>
                        </w:r>
                        <w:r>
                          <w:rPr>
                            <w:color w:val="333333"/>
                            <w:sz w:val="20"/>
                          </w:rPr>
                          <w:t>the</w:t>
                        </w:r>
                        <w:r>
                          <w:rPr>
                            <w:color w:val="333333"/>
                            <w:spacing w:val="-3"/>
                            <w:sz w:val="20"/>
                          </w:rPr>
                          <w:t xml:space="preserve"> </w:t>
                        </w:r>
                        <w:r>
                          <w:rPr>
                            <w:color w:val="333333"/>
                            <w:sz w:val="20"/>
                          </w:rPr>
                          <w:t>individual's identity has been replaced with a number, letter, symbol, or combination thereof (i.e., a code). If you will not be using existing materials, check "No."</w:t>
                        </w:r>
                      </w:p>
                    </w:txbxContent>
                  </v:textbox>
                </v:shape>
                <v:shape id="Textbox 276" o:spid="_x0000_s1107" type="#_x0000_t202" style="position:absolute;left:5651;top:14605;width:5778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" fillcolor="#dfebf4" stroked="f">
                  <v:textbox inset="0,0,0,0">
                    <w:txbxContent>
                      <w:p w14:paraId="2E5D3E37" w14:textId="77777777" w:rsidR="00814875" w:rsidRDefault="00EA5180">
                        <w:pPr>
                          <w:spacing w:line="197" w:lineRule="exact"/>
                          <w:rPr>
                            <w:color w:val="000000"/>
                            <w:sz w:val="20"/>
                          </w:rPr>
                        </w:pPr>
                        <w:r>
                          <w:rPr>
                            <w:color w:val="333333"/>
                            <w:sz w:val="20"/>
                          </w:rPr>
                          <w:t>Describe</w:t>
                        </w:r>
                        <w:r>
                          <w:rPr>
                            <w:color w:val="333333"/>
                            <w:spacing w:val="-2"/>
                            <w:sz w:val="20"/>
                          </w:rPr>
                          <w:t xml:space="preserve"> </w:t>
                        </w:r>
                        <w:r>
                          <w:rPr>
                            <w:color w:val="333333"/>
                            <w:sz w:val="20"/>
                          </w:rPr>
                          <w:t>your</w:t>
                        </w:r>
                        <w:r>
                          <w:rPr>
                            <w:color w:val="333333"/>
                            <w:spacing w:val="-1"/>
                            <w:sz w:val="20"/>
                          </w:rPr>
                          <w:t xml:space="preserve"> </w:t>
                        </w:r>
                        <w:r>
                          <w:rPr>
                            <w:color w:val="333333"/>
                            <w:sz w:val="20"/>
                          </w:rPr>
                          <w:t>plans</w:t>
                        </w:r>
                        <w:r>
                          <w:rPr>
                            <w:color w:val="333333"/>
                            <w:spacing w:val="-2"/>
                            <w:sz w:val="20"/>
                          </w:rPr>
                          <w:t xml:space="preserve"> </w:t>
                        </w:r>
                        <w:r>
                          <w:rPr>
                            <w:color w:val="333333"/>
                            <w:sz w:val="20"/>
                          </w:rPr>
                          <w:t>for</w:t>
                        </w:r>
                        <w:r>
                          <w:rPr>
                            <w:color w:val="333333"/>
                            <w:spacing w:val="-1"/>
                            <w:sz w:val="20"/>
                          </w:rPr>
                          <w:t xml:space="preserve"> </w:t>
                        </w:r>
                        <w:r>
                          <w:rPr>
                            <w:color w:val="333333"/>
                            <w:sz w:val="20"/>
                          </w:rPr>
                          <w:t>obtaining</w:t>
                        </w:r>
                        <w:r>
                          <w:rPr>
                            <w:color w:val="333333"/>
                            <w:spacing w:val="-1"/>
                            <w:sz w:val="20"/>
                          </w:rPr>
                          <w:t xml:space="preserve"> </w:t>
                        </w:r>
                        <w:r>
                          <w:rPr>
                            <w:color w:val="333333"/>
                            <w:sz w:val="20"/>
                          </w:rPr>
                          <w:t>permission</w:t>
                        </w:r>
                        <w:r>
                          <w:rPr>
                            <w:color w:val="333333"/>
                            <w:spacing w:val="-2"/>
                            <w:sz w:val="20"/>
                          </w:rPr>
                          <w:t xml:space="preserve"> </w:t>
                        </w:r>
                        <w:r>
                          <w:rPr>
                            <w:color w:val="333333"/>
                            <w:sz w:val="20"/>
                          </w:rPr>
                          <w:t>from</w:t>
                        </w:r>
                        <w:r>
                          <w:rPr>
                            <w:color w:val="333333"/>
                            <w:spacing w:val="-1"/>
                            <w:sz w:val="20"/>
                          </w:rPr>
                          <w:t xml:space="preserve"> </w:t>
                        </w:r>
                        <w:r>
                          <w:rPr>
                            <w:color w:val="333333"/>
                            <w:sz w:val="20"/>
                          </w:rPr>
                          <w:t>the</w:t>
                        </w:r>
                        <w:r>
                          <w:rPr>
                            <w:color w:val="333333"/>
                            <w:spacing w:val="-1"/>
                            <w:sz w:val="20"/>
                          </w:rPr>
                          <w:t xml:space="preserve"> </w:t>
                        </w:r>
                        <w:r>
                          <w:rPr>
                            <w:color w:val="333333"/>
                            <w:sz w:val="20"/>
                          </w:rPr>
                          <w:t>custodians</w:t>
                        </w:r>
                        <w:r>
                          <w:rPr>
                            <w:color w:val="333333"/>
                            <w:spacing w:val="-2"/>
                            <w:sz w:val="20"/>
                          </w:rPr>
                          <w:t xml:space="preserve"> </w:t>
                        </w:r>
                        <w:r>
                          <w:rPr>
                            <w:color w:val="333333"/>
                            <w:sz w:val="20"/>
                          </w:rPr>
                          <w:t>of</w:t>
                        </w:r>
                        <w:r>
                          <w:rPr>
                            <w:color w:val="333333"/>
                            <w:spacing w:val="-1"/>
                            <w:sz w:val="20"/>
                          </w:rPr>
                          <w:t xml:space="preserve"> </w:t>
                        </w:r>
                        <w:r>
                          <w:rPr>
                            <w:color w:val="333333"/>
                            <w:sz w:val="20"/>
                          </w:rPr>
                          <w:t>the</w:t>
                        </w:r>
                        <w:r>
                          <w:rPr>
                            <w:color w:val="333333"/>
                            <w:spacing w:val="-1"/>
                            <w:sz w:val="20"/>
                          </w:rPr>
                          <w:t xml:space="preserve"> </w:t>
                        </w:r>
                        <w:r>
                          <w:rPr>
                            <w:color w:val="333333"/>
                            <w:sz w:val="20"/>
                          </w:rPr>
                          <w:t>data,</w:t>
                        </w:r>
                        <w:r>
                          <w:rPr>
                            <w:color w:val="333333"/>
                            <w:spacing w:val="-2"/>
                            <w:sz w:val="20"/>
                          </w:rPr>
                          <w:t xml:space="preserve"> </w:t>
                        </w:r>
                        <w:r>
                          <w:rPr>
                            <w:color w:val="333333"/>
                            <w:sz w:val="20"/>
                          </w:rPr>
                          <w:t>records</w:t>
                        </w:r>
                        <w:r>
                          <w:rPr>
                            <w:color w:val="333333"/>
                            <w:spacing w:val="-1"/>
                            <w:sz w:val="20"/>
                          </w:rPr>
                          <w:t xml:space="preserve"> </w:t>
                        </w:r>
                        <w:r>
                          <w:rPr>
                            <w:color w:val="333333"/>
                            <w:sz w:val="20"/>
                          </w:rPr>
                          <w:t>or</w:t>
                        </w:r>
                        <w:r>
                          <w:rPr>
                            <w:color w:val="333333"/>
                            <w:spacing w:val="-1"/>
                            <w:sz w:val="20"/>
                          </w:rPr>
                          <w:t xml:space="preserve"> </w:t>
                        </w:r>
                        <w:r>
                          <w:rPr>
                            <w:color w:val="333333"/>
                            <w:spacing w:val="-2"/>
                            <w:sz w:val="20"/>
                          </w:rPr>
                          <w:t>specimens</w:t>
                        </w:r>
                      </w:p>
                      <w:p w14:paraId="4A28A2FD" w14:textId="77777777" w:rsidR="00814875" w:rsidRDefault="00EA5180">
                        <w:pPr>
                          <w:spacing w:line="225" w:lineRule="exact"/>
                          <w:rPr>
                            <w:color w:val="000000"/>
                            <w:sz w:val="20"/>
                          </w:rPr>
                        </w:pPr>
                        <w:r>
                          <w:rPr>
                            <w:color w:val="333333"/>
                            <w:sz w:val="20"/>
                          </w:rPr>
                          <w:t>(e.g.,</w:t>
                        </w:r>
                        <w:r>
                          <w:rPr>
                            <w:color w:val="333333"/>
                            <w:spacing w:val="-4"/>
                            <w:sz w:val="20"/>
                          </w:rPr>
                          <w:t xml:space="preserve"> </w:t>
                        </w:r>
                        <w:r>
                          <w:rPr>
                            <w:color w:val="333333"/>
                            <w:sz w:val="20"/>
                          </w:rPr>
                          <w:t>pathology</w:t>
                        </w:r>
                        <w:r>
                          <w:rPr>
                            <w:color w:val="333333"/>
                            <w:spacing w:val="-3"/>
                            <w:sz w:val="20"/>
                          </w:rPr>
                          <w:t xml:space="preserve"> </w:t>
                        </w:r>
                        <w:r>
                          <w:rPr>
                            <w:color w:val="333333"/>
                            <w:sz w:val="20"/>
                          </w:rPr>
                          <w:t>dept,</w:t>
                        </w:r>
                        <w:r>
                          <w:rPr>
                            <w:color w:val="333333"/>
                            <w:spacing w:val="-3"/>
                            <w:sz w:val="20"/>
                          </w:rPr>
                          <w:t xml:space="preserve"> </w:t>
                        </w:r>
                        <w:r>
                          <w:rPr>
                            <w:color w:val="333333"/>
                            <w:sz w:val="20"/>
                          </w:rPr>
                          <w:t>tissue</w:t>
                        </w:r>
                        <w:r>
                          <w:rPr>
                            <w:color w:val="333333"/>
                            <w:spacing w:val="-3"/>
                            <w:sz w:val="20"/>
                          </w:rPr>
                          <w:t xml:space="preserve"> </w:t>
                        </w:r>
                        <w:r>
                          <w:rPr>
                            <w:color w:val="333333"/>
                            <w:sz w:val="20"/>
                          </w:rPr>
                          <w:t>bank,</w:t>
                        </w:r>
                        <w:r>
                          <w:rPr>
                            <w:color w:val="333333"/>
                            <w:spacing w:val="-3"/>
                            <w:sz w:val="20"/>
                          </w:rPr>
                          <w:t xml:space="preserve"> </w:t>
                        </w:r>
                        <w:r>
                          <w:rPr>
                            <w:color w:val="333333"/>
                            <w:sz w:val="20"/>
                          </w:rPr>
                          <w:t>original</w:t>
                        </w:r>
                        <w:r>
                          <w:rPr>
                            <w:color w:val="333333"/>
                            <w:spacing w:val="-3"/>
                            <w:sz w:val="20"/>
                          </w:rPr>
                          <w:t xml:space="preserve"> </w:t>
                        </w:r>
                        <w:r>
                          <w:rPr>
                            <w:color w:val="333333"/>
                            <w:spacing w:val="-2"/>
                            <w:sz w:val="20"/>
                          </w:rPr>
                          <w:t>researcher):</w:t>
                        </w:r>
                      </w:p>
                    </w:txbxContent>
                  </v:textbox>
                </v:shape>
                <w10:wrap anchorx="page"/>
              </v:group>
            </w:pict>
          </mc:Fallback>
        </mc:AlternateContent>
      </w:r>
      <w:r>
        <w:rPr>
          <w:noProof/>
        </w:rPr>
        <mc:AlternateContent>
          <mc:Choice Requires="wpg">
            <w:drawing>
              <wp:anchor distT="0" distB="0" distL="0" distR="0" simplePos="0" relativeHeight="486653440" behindDoc="1" locked="0" layoutInCell="1" allowOverlap="1" wp14:anchorId="48AB26D3" wp14:editId="68FD582C">
                <wp:simplePos x="0" y="0"/>
                <wp:positionH relativeFrom="page">
                  <wp:posOffset>527050</wp:posOffset>
                </wp:positionH>
                <wp:positionV relativeFrom="paragraph">
                  <wp:posOffset>-16901</wp:posOffset>
                </wp:positionV>
                <wp:extent cx="6711950" cy="4260850"/>
                <wp:effectExtent l="0" t="0" r="0" b="0"/>
                <wp:wrapNone/>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1950" cy="4260850"/>
                          <a:chOff x="0" y="0"/>
                          <a:chExt cx="6711950" cy="4260850"/>
                        </a:xfrm>
                      </wpg:grpSpPr>
                      <wps:wsp>
                        <wps:cNvPr id="278" name="Graphic 278"/>
                        <wps:cNvSpPr/>
                        <wps:spPr>
                          <a:xfrm>
                            <a:off x="6350" y="6350"/>
                            <a:ext cx="6705600" cy="266700"/>
                          </a:xfrm>
                          <a:custGeom>
                            <a:avLst/>
                            <a:gdLst/>
                            <a:ahLst/>
                            <a:cxnLst/>
                            <a:rect l="l" t="t" r="r" b="b"/>
                            <a:pathLst>
                              <a:path w="6705600" h="266700">
                                <a:moveTo>
                                  <a:pt x="6705600" y="0"/>
                                </a:moveTo>
                                <a:lnTo>
                                  <a:pt x="0" y="0"/>
                                </a:lnTo>
                                <a:lnTo>
                                  <a:pt x="0" y="266700"/>
                                </a:lnTo>
                                <a:lnTo>
                                  <a:pt x="6705600" y="266700"/>
                                </a:lnTo>
                                <a:lnTo>
                                  <a:pt x="6705600" y="0"/>
                                </a:lnTo>
                                <a:close/>
                              </a:path>
                            </a:pathLst>
                          </a:custGeom>
                          <a:solidFill>
                            <a:srgbClr val="F8F8F8"/>
                          </a:solidFill>
                        </wps:spPr>
                        <wps:bodyPr wrap="square" lIns="0" tIns="0" rIns="0" bIns="0" rtlCol="0">
                          <a:prstTxWarp prst="textNoShape">
                            <a:avLst/>
                          </a:prstTxWarp>
                          <a:noAutofit/>
                        </wps:bodyPr>
                      </wps:wsp>
                      <wps:wsp>
                        <wps:cNvPr id="279" name="Graphic 279"/>
                        <wps:cNvSpPr/>
                        <wps:spPr>
                          <a:xfrm>
                            <a:off x="6350" y="6350"/>
                            <a:ext cx="6692900" cy="1270"/>
                          </a:xfrm>
                          <a:custGeom>
                            <a:avLst/>
                            <a:gdLst/>
                            <a:ahLst/>
                            <a:cxnLst/>
                            <a:rect l="l" t="t" r="r" b="b"/>
                            <a:pathLst>
                              <a:path w="6692900">
                                <a:moveTo>
                                  <a:pt x="0" y="0"/>
                                </a:moveTo>
                                <a:lnTo>
                                  <a:pt x="6692900" y="0"/>
                                </a:lnTo>
                              </a:path>
                            </a:pathLst>
                          </a:custGeom>
                          <a:ln w="12700">
                            <a:solidFill>
                              <a:srgbClr val="E0E0E0"/>
                            </a:solidFill>
                            <a:prstDash val="solid"/>
                          </a:ln>
                        </wps:spPr>
                        <wps:bodyPr wrap="square" lIns="0" tIns="0" rIns="0" bIns="0" rtlCol="0">
                          <a:prstTxWarp prst="textNoShape">
                            <a:avLst/>
                          </a:prstTxWarp>
                          <a:noAutofit/>
                        </wps:bodyPr>
                      </wps:wsp>
                      <wps:wsp>
                        <wps:cNvPr id="280" name="Graphic 280"/>
                        <wps:cNvSpPr/>
                        <wps:spPr>
                          <a:xfrm>
                            <a:off x="6350" y="25400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E0E0E0"/>
                          </a:solidFill>
                        </wps:spPr>
                        <wps:bodyPr wrap="square" lIns="0" tIns="0" rIns="0" bIns="0" rtlCol="0">
                          <a:prstTxWarp prst="textNoShape">
                            <a:avLst/>
                          </a:prstTxWarp>
                          <a:noAutofit/>
                        </wps:bodyPr>
                      </wps:wsp>
                      <wps:wsp>
                        <wps:cNvPr id="281" name="Graphic 281"/>
                        <wps:cNvSpPr/>
                        <wps:spPr>
                          <a:xfrm>
                            <a:off x="6350" y="6350"/>
                            <a:ext cx="6692900" cy="254000"/>
                          </a:xfrm>
                          <a:custGeom>
                            <a:avLst/>
                            <a:gdLst/>
                            <a:ahLst/>
                            <a:cxnLst/>
                            <a:rect l="l" t="t" r="r" b="b"/>
                            <a:pathLst>
                              <a:path w="6692900" h="254000">
                                <a:moveTo>
                                  <a:pt x="0" y="0"/>
                                </a:moveTo>
                                <a:lnTo>
                                  <a:pt x="0" y="254000"/>
                                </a:lnTo>
                              </a:path>
                              <a:path w="6692900" h="254000">
                                <a:moveTo>
                                  <a:pt x="6692900" y="0"/>
                                </a:moveTo>
                                <a:lnTo>
                                  <a:pt x="6692900" y="254000"/>
                                </a:lnTo>
                              </a:path>
                            </a:pathLst>
                          </a:custGeom>
                          <a:ln w="12700">
                            <a:solidFill>
                              <a:srgbClr val="E0E0E0"/>
                            </a:solidFill>
                            <a:prstDash val="solid"/>
                          </a:ln>
                        </wps:spPr>
                        <wps:bodyPr wrap="square" lIns="0" tIns="0" rIns="0" bIns="0" rtlCol="0">
                          <a:prstTxWarp prst="textNoShape">
                            <a:avLst/>
                          </a:prstTxWarp>
                          <a:noAutofit/>
                        </wps:bodyPr>
                      </wps:wsp>
                      <wps:wsp>
                        <wps:cNvPr id="282" name="Graphic 282"/>
                        <wps:cNvSpPr/>
                        <wps:spPr>
                          <a:xfrm>
                            <a:off x="6350" y="26670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83" name="Graphic 283"/>
                        <wps:cNvSpPr/>
                        <wps:spPr>
                          <a:xfrm>
                            <a:off x="6350" y="273050"/>
                            <a:ext cx="6692900" cy="3987800"/>
                          </a:xfrm>
                          <a:custGeom>
                            <a:avLst/>
                            <a:gdLst/>
                            <a:ahLst/>
                            <a:cxnLst/>
                            <a:rect l="l" t="t" r="r" b="b"/>
                            <a:pathLst>
                              <a:path w="6692900" h="3987800">
                                <a:moveTo>
                                  <a:pt x="0" y="0"/>
                                </a:moveTo>
                                <a:lnTo>
                                  <a:pt x="0" y="3987800"/>
                                </a:lnTo>
                              </a:path>
                              <a:path w="6692900" h="3987800">
                                <a:moveTo>
                                  <a:pt x="6692900" y="0"/>
                                </a:moveTo>
                                <a:lnTo>
                                  <a:pt x="6692900" y="3987800"/>
                                </a:lnTo>
                              </a:path>
                            </a:pathLst>
                          </a:custGeom>
                          <a:ln w="12700">
                            <a:solidFill>
                              <a:srgbClr val="CCCCCC"/>
                            </a:solidFill>
                            <a:prstDash val="solid"/>
                          </a:ln>
                        </wps:spPr>
                        <wps:bodyPr wrap="square" lIns="0" tIns="0" rIns="0" bIns="0" rtlCol="0">
                          <a:prstTxWarp prst="textNoShape">
                            <a:avLst/>
                          </a:prstTxWarp>
                          <a:noAutofit/>
                        </wps:bodyPr>
                      </wps:wsp>
                      <pic:pic xmlns:pic="http://schemas.openxmlformats.org/drawingml/2006/picture">
                        <pic:nvPicPr>
                          <pic:cNvPr id="284" name="Image 284"/>
                          <pic:cNvPicPr/>
                        </pic:nvPicPr>
                        <pic:blipFill>
                          <a:blip r:embed="rId38" cstate="print"/>
                          <a:stretch>
                            <a:fillRect/>
                          </a:stretch>
                        </pic:blipFill>
                        <pic:spPr>
                          <a:xfrm>
                            <a:off x="361950" y="1714500"/>
                            <a:ext cx="152400" cy="123825"/>
                          </a:xfrm>
                          <a:prstGeom prst="rect">
                            <a:avLst/>
                          </a:prstGeom>
                        </pic:spPr>
                      </pic:pic>
                      <pic:pic xmlns:pic="http://schemas.openxmlformats.org/drawingml/2006/picture">
                        <pic:nvPicPr>
                          <pic:cNvPr id="285" name="Image 285"/>
                          <pic:cNvPicPr/>
                        </pic:nvPicPr>
                        <pic:blipFill>
                          <a:blip r:embed="rId20" cstate="print"/>
                          <a:stretch>
                            <a:fillRect/>
                          </a:stretch>
                        </pic:blipFill>
                        <pic:spPr>
                          <a:xfrm>
                            <a:off x="371475" y="1898650"/>
                            <a:ext cx="142875" cy="142875"/>
                          </a:xfrm>
                          <a:prstGeom prst="rect">
                            <a:avLst/>
                          </a:prstGeom>
                        </pic:spPr>
                      </pic:pic>
                      <pic:pic xmlns:pic="http://schemas.openxmlformats.org/drawingml/2006/picture">
                        <pic:nvPicPr>
                          <pic:cNvPr id="286" name="Image 286"/>
                          <pic:cNvPicPr/>
                        </pic:nvPicPr>
                        <pic:blipFill>
                          <a:blip r:embed="rId20" cstate="print"/>
                          <a:stretch>
                            <a:fillRect/>
                          </a:stretch>
                        </pic:blipFill>
                        <pic:spPr>
                          <a:xfrm>
                            <a:off x="371475" y="2101850"/>
                            <a:ext cx="142875" cy="142875"/>
                          </a:xfrm>
                          <a:prstGeom prst="rect">
                            <a:avLst/>
                          </a:prstGeom>
                        </pic:spPr>
                      </pic:pic>
                    </wpg:wgp>
                  </a:graphicData>
                </a:graphic>
              </wp:anchor>
            </w:drawing>
          </mc:Choice>
          <mc:Fallback>
            <w:pict>
              <v:group w14:anchorId="38F0834B" id="Group 277" o:spid="_x0000_s1026" style="position:absolute;margin-left:41.5pt;margin-top:-1.35pt;width:528.5pt;height:335.5pt;z-index:-16663040;mso-wrap-distance-left:0;mso-wrap-distance-right:0;mso-position-horizontal-relative:page" coordsize="67119,42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">
                <v:shape id="Graphic 278" o:spid="_x0000_s1027" style="position:absolute;left:63;top:63;width:67056;height:2667;visibility:visible;mso-wrap-style:square;v-text-anchor:top" coordsize="67056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" path="m6705600,l,,,266700r6705600,l6705600,xe" fillcolor="#f8f8f8" stroked="f">
                  <v:path arrowok="t"/>
                </v:shape>
                <v:shape id="Graphic 279" o:spid="_x0000_s1028" style="position:absolute;left:63;top:63;width:66929;height:13;visibility:visible;mso-wrap-style:square;v-text-anchor:top" coordsize="6692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" path="m,l6692900,e" filled="f" strokecolor="#e0e0e0" strokeweight="1pt">
                  <v:path arrowok="t"/>
                </v:shape>
                <v:shape id="Graphic 280" o:spid="_x0000_s1029" style="position:absolute;left:63;top:2540;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" path="m,12700r6692900,l6692900,,,,,12700xe" fillcolor="#e0e0e0" stroked="f">
                  <v:path arrowok="t"/>
                </v:shape>
                <v:shape id="Graphic 281" o:spid="_x0000_s1030" style="position:absolute;left:63;top:63;width:66929;height:2540;visibility:visible;mso-wrap-style:square;v-text-anchor:top" coordsize="66929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" path="m,l,254000em6692900,r,254000e" filled="f" strokecolor="#e0e0e0" strokeweight="1pt">
                  <v:path arrowok="t"/>
                </v:shape>
                <v:shape id="Graphic 282" o:spid="_x0000_s1031" style="position:absolute;left:63;top:2667;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" path="m,12700r6692900,l6692900,,,,,12700xe" fillcolor="#ccc" stroked="f">
                  <v:path arrowok="t"/>
                </v:shape>
                <v:shape id="Graphic 283" o:spid="_x0000_s1032" style="position:absolute;left:63;top:2730;width:66929;height:39878;visibility:visible;mso-wrap-style:square;v-text-anchor:top" coordsize="6692900,398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" path="m,l,3987800em6692900,r,3987800e" filled="f" strokecolor="#ccc" strokeweight="1pt">
                  <v:path arrowok="t"/>
                </v:shape>
                <v:shape id="Image 284" o:spid="_x0000_s1033" type="#_x0000_t75" style="position:absolute;left:3619;top:17145;width:1524;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">
                  <v:imagedata r:id="rId55" o:title=""/>
                </v:shape>
                <v:shape id="Image 285" o:spid="_x0000_s1034" type="#_x0000_t75" style="position:absolute;left:3714;top:18986;width:1429;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">
                  <v:imagedata r:id="rId56" o:title=""/>
                </v:shape>
                <v:shape id="Image 286" o:spid="_x0000_s1035" type="#_x0000_t75" style="position:absolute;left:3714;top:21018;width:1429;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">
                  <v:imagedata r:id="rId56" o:title=""/>
                </v:shape>
                <w10:wrap anchorx="page"/>
              </v:group>
            </w:pict>
          </mc:Fallback>
        </mc:AlternateContent>
      </w:r>
      <w:r>
        <w:rPr>
          <w:color w:val="31659B"/>
        </w:rPr>
        <w:t>Part</w:t>
      </w:r>
      <w:r>
        <w:rPr>
          <w:color w:val="31659B"/>
          <w:spacing w:val="-1"/>
        </w:rPr>
        <w:t xml:space="preserve"> </w:t>
      </w:r>
      <w:r>
        <w:rPr>
          <w:color w:val="31659B"/>
        </w:rPr>
        <w:t>D.</w:t>
      </w:r>
      <w:r>
        <w:rPr>
          <w:color w:val="31659B"/>
          <w:spacing w:val="-1"/>
        </w:rPr>
        <w:t xml:space="preserve"> </w:t>
      </w:r>
      <w:r>
        <w:rPr>
          <w:color w:val="31659B"/>
        </w:rPr>
        <w:t xml:space="preserve">The Consent </w:t>
      </w:r>
      <w:r>
        <w:rPr>
          <w:color w:val="31659B"/>
          <w:spacing w:val="-2"/>
        </w:rPr>
        <w:t>Process</w:t>
      </w:r>
    </w:p>
    <w:p w14:paraId="75680332" w14:textId="77777777" w:rsidR="00814875" w:rsidRDefault="00EA5180">
      <w:pPr>
        <w:pStyle w:val="Heading2"/>
        <w:numPr>
          <w:ilvl w:val="1"/>
          <w:numId w:val="3"/>
        </w:numPr>
        <w:tabs>
          <w:tab w:val="left" w:pos="897"/>
        </w:tabs>
        <w:spacing w:before="137"/>
        <w:ind w:left="897" w:hanging="545"/>
      </w:pPr>
      <w:r>
        <w:rPr>
          <w:color w:val="333333"/>
        </w:rPr>
        <w:t>Full</w:t>
      </w:r>
      <w:r>
        <w:rPr>
          <w:color w:val="333333"/>
          <w:spacing w:val="-3"/>
        </w:rPr>
        <w:t xml:space="preserve"> </w:t>
      </w:r>
      <w:r>
        <w:rPr>
          <w:color w:val="333333"/>
        </w:rPr>
        <w:t>or</w:t>
      </w:r>
      <w:r>
        <w:rPr>
          <w:color w:val="333333"/>
          <w:spacing w:val="-2"/>
        </w:rPr>
        <w:t xml:space="preserve"> </w:t>
      </w:r>
      <w:r>
        <w:rPr>
          <w:color w:val="333333"/>
        </w:rPr>
        <w:t>partial</w:t>
      </w:r>
      <w:r>
        <w:rPr>
          <w:color w:val="333333"/>
          <w:spacing w:val="-3"/>
        </w:rPr>
        <w:t xml:space="preserve"> </w:t>
      </w:r>
      <w:r>
        <w:rPr>
          <w:color w:val="333333"/>
        </w:rPr>
        <w:t>waiver</w:t>
      </w:r>
      <w:r>
        <w:rPr>
          <w:color w:val="333333"/>
          <w:spacing w:val="-2"/>
        </w:rPr>
        <w:t xml:space="preserve"> </w:t>
      </w:r>
      <w:r>
        <w:rPr>
          <w:color w:val="333333"/>
        </w:rPr>
        <w:t>of</w:t>
      </w:r>
      <w:r>
        <w:rPr>
          <w:color w:val="333333"/>
          <w:spacing w:val="-1"/>
        </w:rPr>
        <w:t xml:space="preserve"> </w:t>
      </w:r>
      <w:r>
        <w:rPr>
          <w:color w:val="333333"/>
          <w:spacing w:val="-2"/>
        </w:rPr>
        <w:t>consent</w:t>
      </w:r>
    </w:p>
    <w:p w14:paraId="324F7C91" w14:textId="77777777" w:rsidR="00814875" w:rsidRDefault="00EA5180">
      <w:pPr>
        <w:spacing w:before="85" w:line="230" w:lineRule="auto"/>
        <w:ind w:left="380" w:right="345"/>
        <w:rPr>
          <w:i/>
          <w:sz w:val="20"/>
        </w:rPr>
      </w:pPr>
      <w:r>
        <w:rPr>
          <w:i/>
          <w:color w:val="333333"/>
          <w:sz w:val="20"/>
        </w:rPr>
        <w:t>The default is for subjects to give informed consent. A waiver might be requested for research involving only existing data or human biological specimens. More rarely, it might be requested when the research design requires withholding some study details at the outset (e.g., behavioral research involving deception). In limited circumstances,</w:t>
      </w:r>
      <w:r>
        <w:rPr>
          <w:i/>
          <w:color w:val="333333"/>
          <w:spacing w:val="-3"/>
          <w:sz w:val="20"/>
        </w:rPr>
        <w:t xml:space="preserve"> </w:t>
      </w:r>
      <w:r>
        <w:rPr>
          <w:i/>
          <w:color w:val="333333"/>
          <w:sz w:val="20"/>
        </w:rPr>
        <w:t>parental</w:t>
      </w:r>
      <w:r>
        <w:rPr>
          <w:i/>
          <w:color w:val="333333"/>
          <w:spacing w:val="-3"/>
          <w:sz w:val="20"/>
        </w:rPr>
        <w:t xml:space="preserve"> </w:t>
      </w:r>
      <w:r>
        <w:rPr>
          <w:i/>
          <w:color w:val="333333"/>
          <w:sz w:val="20"/>
        </w:rPr>
        <w:t>permission</w:t>
      </w:r>
      <w:r>
        <w:rPr>
          <w:i/>
          <w:color w:val="333333"/>
          <w:spacing w:val="-3"/>
          <w:sz w:val="20"/>
        </w:rPr>
        <w:t xml:space="preserve"> </w:t>
      </w:r>
      <w:r>
        <w:rPr>
          <w:i/>
          <w:color w:val="333333"/>
          <w:sz w:val="20"/>
        </w:rPr>
        <w:t>may</w:t>
      </w:r>
      <w:r>
        <w:rPr>
          <w:i/>
          <w:color w:val="333333"/>
          <w:spacing w:val="-3"/>
          <w:sz w:val="20"/>
        </w:rPr>
        <w:t xml:space="preserve"> </w:t>
      </w:r>
      <w:r>
        <w:rPr>
          <w:i/>
          <w:color w:val="333333"/>
          <w:sz w:val="20"/>
        </w:rPr>
        <w:t>be</w:t>
      </w:r>
      <w:r>
        <w:rPr>
          <w:i/>
          <w:color w:val="333333"/>
          <w:spacing w:val="-3"/>
          <w:sz w:val="20"/>
        </w:rPr>
        <w:t xml:space="preserve"> </w:t>
      </w:r>
      <w:r>
        <w:rPr>
          <w:i/>
          <w:color w:val="333333"/>
          <w:sz w:val="20"/>
        </w:rPr>
        <w:t>waived.</w:t>
      </w:r>
      <w:r>
        <w:rPr>
          <w:i/>
          <w:color w:val="333333"/>
          <w:spacing w:val="-3"/>
          <w:sz w:val="20"/>
        </w:rPr>
        <w:t xml:space="preserve"> </w:t>
      </w:r>
      <w:r>
        <w:rPr>
          <w:i/>
          <w:color w:val="333333"/>
          <w:sz w:val="20"/>
        </w:rPr>
        <w:t>This</w:t>
      </w:r>
      <w:r>
        <w:rPr>
          <w:i/>
          <w:color w:val="333333"/>
          <w:spacing w:val="-3"/>
          <w:sz w:val="20"/>
        </w:rPr>
        <w:t xml:space="preserve"> </w:t>
      </w:r>
      <w:r>
        <w:rPr>
          <w:i/>
          <w:color w:val="333333"/>
          <w:sz w:val="20"/>
        </w:rPr>
        <w:t>section</w:t>
      </w:r>
      <w:r>
        <w:rPr>
          <w:i/>
          <w:color w:val="333333"/>
          <w:spacing w:val="-3"/>
          <w:sz w:val="20"/>
        </w:rPr>
        <w:t xml:space="preserve"> </w:t>
      </w:r>
      <w:r>
        <w:rPr>
          <w:i/>
          <w:color w:val="333333"/>
          <w:sz w:val="20"/>
        </w:rPr>
        <w:t>should</w:t>
      </w:r>
      <w:r>
        <w:rPr>
          <w:i/>
          <w:color w:val="333333"/>
          <w:spacing w:val="-3"/>
          <w:sz w:val="20"/>
        </w:rPr>
        <w:t xml:space="preserve"> </w:t>
      </w:r>
      <w:r>
        <w:rPr>
          <w:i/>
          <w:color w:val="333333"/>
          <w:sz w:val="20"/>
        </w:rPr>
        <w:t>also</w:t>
      </w:r>
      <w:r>
        <w:rPr>
          <w:i/>
          <w:color w:val="333333"/>
          <w:spacing w:val="-3"/>
          <w:sz w:val="20"/>
        </w:rPr>
        <w:t xml:space="preserve"> </w:t>
      </w:r>
      <w:r>
        <w:rPr>
          <w:i/>
          <w:color w:val="333333"/>
          <w:sz w:val="20"/>
        </w:rPr>
        <w:t>be</w:t>
      </w:r>
      <w:r>
        <w:rPr>
          <w:i/>
          <w:color w:val="333333"/>
          <w:spacing w:val="-3"/>
          <w:sz w:val="20"/>
        </w:rPr>
        <w:t xml:space="preserve"> </w:t>
      </w:r>
      <w:r>
        <w:rPr>
          <w:i/>
          <w:color w:val="333333"/>
          <w:sz w:val="20"/>
        </w:rPr>
        <w:t>completed</w:t>
      </w:r>
      <w:r>
        <w:rPr>
          <w:i/>
          <w:color w:val="333333"/>
          <w:spacing w:val="-3"/>
          <w:sz w:val="20"/>
        </w:rPr>
        <w:t xml:space="preserve"> </w:t>
      </w:r>
      <w:r>
        <w:rPr>
          <w:i/>
          <w:color w:val="333333"/>
          <w:sz w:val="20"/>
        </w:rPr>
        <w:t>for</w:t>
      </w:r>
      <w:r>
        <w:rPr>
          <w:i/>
          <w:color w:val="333333"/>
          <w:spacing w:val="-3"/>
          <w:sz w:val="20"/>
        </w:rPr>
        <w:t xml:space="preserve"> </w:t>
      </w:r>
      <w:r>
        <w:rPr>
          <w:i/>
          <w:color w:val="333333"/>
          <w:sz w:val="20"/>
        </w:rPr>
        <w:t>a</w:t>
      </w:r>
      <w:r>
        <w:rPr>
          <w:i/>
          <w:color w:val="333333"/>
          <w:spacing w:val="-3"/>
          <w:sz w:val="20"/>
        </w:rPr>
        <w:t xml:space="preserve"> </w:t>
      </w:r>
      <w:r>
        <w:rPr>
          <w:i/>
          <w:color w:val="333333"/>
          <w:sz w:val="20"/>
        </w:rPr>
        <w:t>waiver</w:t>
      </w:r>
      <w:r>
        <w:rPr>
          <w:i/>
          <w:color w:val="333333"/>
          <w:spacing w:val="-3"/>
          <w:sz w:val="20"/>
        </w:rPr>
        <w:t xml:space="preserve"> </w:t>
      </w:r>
      <w:r>
        <w:rPr>
          <w:i/>
          <w:color w:val="333333"/>
          <w:sz w:val="20"/>
        </w:rPr>
        <w:t>of</w:t>
      </w:r>
      <w:r>
        <w:rPr>
          <w:i/>
          <w:color w:val="333333"/>
          <w:spacing w:val="-3"/>
          <w:sz w:val="20"/>
        </w:rPr>
        <w:t xml:space="preserve"> </w:t>
      </w:r>
      <w:r>
        <w:rPr>
          <w:i/>
          <w:color w:val="333333"/>
          <w:sz w:val="20"/>
        </w:rPr>
        <w:t>HIPAA authorization</w:t>
      </w:r>
      <w:r>
        <w:rPr>
          <w:i/>
          <w:color w:val="333333"/>
          <w:spacing w:val="-3"/>
          <w:sz w:val="20"/>
        </w:rPr>
        <w:t xml:space="preserve"> </w:t>
      </w:r>
      <w:r>
        <w:rPr>
          <w:i/>
          <w:color w:val="333333"/>
          <w:sz w:val="20"/>
        </w:rPr>
        <w:t>if</w:t>
      </w:r>
      <w:r>
        <w:rPr>
          <w:i/>
          <w:color w:val="333333"/>
          <w:spacing w:val="-3"/>
          <w:sz w:val="20"/>
        </w:rPr>
        <w:t xml:space="preserve"> </w:t>
      </w:r>
      <w:r>
        <w:rPr>
          <w:i/>
          <w:color w:val="333333"/>
          <w:sz w:val="20"/>
        </w:rPr>
        <w:t>research</w:t>
      </w:r>
      <w:r>
        <w:rPr>
          <w:i/>
          <w:color w:val="333333"/>
          <w:spacing w:val="-3"/>
          <w:sz w:val="20"/>
        </w:rPr>
        <w:t xml:space="preserve"> </w:t>
      </w:r>
      <w:r>
        <w:rPr>
          <w:i/>
          <w:color w:val="333333"/>
          <w:sz w:val="20"/>
        </w:rPr>
        <w:t>involves</w:t>
      </w:r>
      <w:r>
        <w:rPr>
          <w:i/>
          <w:color w:val="333333"/>
          <w:spacing w:val="-3"/>
          <w:sz w:val="20"/>
        </w:rPr>
        <w:t xml:space="preserve"> </w:t>
      </w:r>
      <w:r>
        <w:rPr>
          <w:i/>
          <w:color w:val="333333"/>
          <w:sz w:val="20"/>
        </w:rPr>
        <w:t>Protected</w:t>
      </w:r>
      <w:r>
        <w:rPr>
          <w:i/>
          <w:color w:val="333333"/>
          <w:spacing w:val="-3"/>
          <w:sz w:val="20"/>
        </w:rPr>
        <w:t xml:space="preserve"> </w:t>
      </w:r>
      <w:r>
        <w:rPr>
          <w:i/>
          <w:color w:val="333333"/>
          <w:sz w:val="20"/>
        </w:rPr>
        <w:t>Health</w:t>
      </w:r>
      <w:r>
        <w:rPr>
          <w:i/>
          <w:color w:val="333333"/>
          <w:spacing w:val="-3"/>
          <w:sz w:val="20"/>
        </w:rPr>
        <w:t xml:space="preserve"> </w:t>
      </w:r>
      <w:r>
        <w:rPr>
          <w:i/>
          <w:color w:val="333333"/>
          <w:sz w:val="20"/>
        </w:rPr>
        <w:t>Information</w:t>
      </w:r>
      <w:r>
        <w:rPr>
          <w:i/>
          <w:color w:val="333333"/>
          <w:spacing w:val="-3"/>
          <w:sz w:val="20"/>
        </w:rPr>
        <w:t xml:space="preserve"> </w:t>
      </w:r>
      <w:r>
        <w:rPr>
          <w:i/>
          <w:color w:val="333333"/>
          <w:sz w:val="20"/>
        </w:rPr>
        <w:t>(PHI)</w:t>
      </w:r>
      <w:r>
        <w:rPr>
          <w:i/>
          <w:color w:val="333333"/>
          <w:spacing w:val="-3"/>
          <w:sz w:val="20"/>
        </w:rPr>
        <w:t xml:space="preserve"> </w:t>
      </w:r>
      <w:r>
        <w:rPr>
          <w:i/>
          <w:color w:val="333333"/>
          <w:sz w:val="20"/>
        </w:rPr>
        <w:t>subject</w:t>
      </w:r>
      <w:r>
        <w:rPr>
          <w:i/>
          <w:color w:val="333333"/>
          <w:spacing w:val="-3"/>
          <w:sz w:val="20"/>
        </w:rPr>
        <w:t xml:space="preserve"> </w:t>
      </w:r>
      <w:r>
        <w:rPr>
          <w:i/>
          <w:color w:val="333333"/>
          <w:sz w:val="20"/>
        </w:rPr>
        <w:t>to</w:t>
      </w:r>
      <w:r>
        <w:rPr>
          <w:i/>
          <w:color w:val="333333"/>
          <w:spacing w:val="-3"/>
          <w:sz w:val="20"/>
        </w:rPr>
        <w:t xml:space="preserve"> </w:t>
      </w:r>
      <w:r>
        <w:rPr>
          <w:i/>
          <w:color w:val="333333"/>
          <w:sz w:val="20"/>
        </w:rPr>
        <w:t>HIPAA</w:t>
      </w:r>
      <w:r>
        <w:rPr>
          <w:i/>
          <w:color w:val="333333"/>
          <w:spacing w:val="-3"/>
          <w:sz w:val="20"/>
        </w:rPr>
        <w:t xml:space="preserve"> </w:t>
      </w:r>
      <w:r>
        <w:rPr>
          <w:i/>
          <w:color w:val="333333"/>
          <w:sz w:val="20"/>
        </w:rPr>
        <w:t>regulation,</w:t>
      </w:r>
      <w:r>
        <w:rPr>
          <w:i/>
          <w:color w:val="333333"/>
          <w:spacing w:val="-3"/>
          <w:sz w:val="20"/>
        </w:rPr>
        <w:t xml:space="preserve"> </w:t>
      </w:r>
      <w:r>
        <w:rPr>
          <w:i/>
          <w:color w:val="333333"/>
          <w:sz w:val="20"/>
        </w:rPr>
        <w:t>such</w:t>
      </w:r>
      <w:r>
        <w:rPr>
          <w:i/>
          <w:color w:val="333333"/>
          <w:spacing w:val="-3"/>
          <w:sz w:val="20"/>
        </w:rPr>
        <w:t xml:space="preserve"> </w:t>
      </w:r>
      <w:r>
        <w:rPr>
          <w:i/>
          <w:color w:val="333333"/>
          <w:sz w:val="20"/>
        </w:rPr>
        <w:t>as</w:t>
      </w:r>
      <w:r>
        <w:rPr>
          <w:i/>
          <w:color w:val="333333"/>
          <w:spacing w:val="-3"/>
          <w:sz w:val="20"/>
        </w:rPr>
        <w:t xml:space="preserve"> </w:t>
      </w:r>
      <w:r>
        <w:rPr>
          <w:i/>
          <w:color w:val="333333"/>
          <w:sz w:val="20"/>
        </w:rPr>
        <w:t xml:space="preserve">patient </w:t>
      </w:r>
      <w:r>
        <w:rPr>
          <w:i/>
          <w:color w:val="333333"/>
          <w:spacing w:val="-2"/>
          <w:sz w:val="20"/>
        </w:rPr>
        <w:t>records.</w:t>
      </w:r>
    </w:p>
    <w:p w14:paraId="2E6A93A1" w14:textId="77777777" w:rsidR="00814875" w:rsidRDefault="00EA5180">
      <w:pPr>
        <w:pStyle w:val="ListParagraph"/>
        <w:numPr>
          <w:ilvl w:val="2"/>
          <w:numId w:val="3"/>
        </w:numPr>
        <w:tabs>
          <w:tab w:val="left" w:pos="994"/>
          <w:tab w:val="left" w:pos="10099"/>
        </w:tabs>
        <w:spacing w:before="148"/>
        <w:ind w:left="994" w:hanging="614"/>
        <w:rPr>
          <w:sz w:val="20"/>
        </w:rPr>
      </w:pPr>
      <w:r>
        <w:rPr>
          <w:color w:val="333333"/>
          <w:sz w:val="20"/>
          <w:shd w:val="clear" w:color="auto" w:fill="DFEBF4"/>
        </w:rPr>
        <w:t>Are</w:t>
      </w:r>
      <w:r>
        <w:rPr>
          <w:color w:val="333333"/>
          <w:spacing w:val="-2"/>
          <w:sz w:val="20"/>
          <w:shd w:val="clear" w:color="auto" w:fill="DFEBF4"/>
        </w:rPr>
        <w:t xml:space="preserve"> </w:t>
      </w:r>
      <w:r>
        <w:rPr>
          <w:color w:val="333333"/>
          <w:sz w:val="20"/>
          <w:shd w:val="clear" w:color="auto" w:fill="DFEBF4"/>
        </w:rPr>
        <w:t>you</w:t>
      </w:r>
      <w:r>
        <w:rPr>
          <w:color w:val="333333"/>
          <w:spacing w:val="-1"/>
          <w:sz w:val="20"/>
          <w:shd w:val="clear" w:color="auto" w:fill="DFEBF4"/>
        </w:rPr>
        <w:t xml:space="preserve"> </w:t>
      </w:r>
      <w:r>
        <w:rPr>
          <w:color w:val="333333"/>
          <w:sz w:val="20"/>
          <w:shd w:val="clear" w:color="auto" w:fill="DFEBF4"/>
        </w:rPr>
        <w:t>requesting</w:t>
      </w:r>
      <w:r>
        <w:rPr>
          <w:color w:val="333333"/>
          <w:spacing w:val="-1"/>
          <w:sz w:val="20"/>
          <w:shd w:val="clear" w:color="auto" w:fill="DFEBF4"/>
        </w:rPr>
        <w:t xml:space="preserve"> </w:t>
      </w:r>
      <w:r>
        <w:rPr>
          <w:color w:val="333333"/>
          <w:sz w:val="20"/>
          <w:shd w:val="clear" w:color="auto" w:fill="DFEBF4"/>
        </w:rPr>
        <w:t>any</w:t>
      </w:r>
      <w:r>
        <w:rPr>
          <w:color w:val="333333"/>
          <w:spacing w:val="-1"/>
          <w:sz w:val="20"/>
          <w:shd w:val="clear" w:color="auto" w:fill="DFEBF4"/>
        </w:rPr>
        <w:t xml:space="preserve"> </w:t>
      </w:r>
      <w:r>
        <w:rPr>
          <w:color w:val="333333"/>
          <w:sz w:val="20"/>
          <w:shd w:val="clear" w:color="auto" w:fill="DFEBF4"/>
        </w:rPr>
        <w:t>of</w:t>
      </w:r>
      <w:r>
        <w:rPr>
          <w:color w:val="333333"/>
          <w:spacing w:val="-1"/>
          <w:sz w:val="20"/>
          <w:shd w:val="clear" w:color="auto" w:fill="DFEBF4"/>
        </w:rPr>
        <w:t xml:space="preserve"> </w:t>
      </w:r>
      <w:r>
        <w:rPr>
          <w:color w:val="333333"/>
          <w:sz w:val="20"/>
          <w:shd w:val="clear" w:color="auto" w:fill="DFEBF4"/>
        </w:rPr>
        <w:t>the</w:t>
      </w:r>
      <w:r>
        <w:rPr>
          <w:color w:val="333333"/>
          <w:spacing w:val="-1"/>
          <w:sz w:val="20"/>
          <w:shd w:val="clear" w:color="auto" w:fill="DFEBF4"/>
        </w:rPr>
        <w:t xml:space="preserve"> </w:t>
      </w:r>
      <w:r>
        <w:rPr>
          <w:color w:val="333333"/>
          <w:spacing w:val="-2"/>
          <w:sz w:val="20"/>
          <w:shd w:val="clear" w:color="auto" w:fill="DFEBF4"/>
        </w:rPr>
        <w:t>following:</w:t>
      </w:r>
      <w:r>
        <w:rPr>
          <w:color w:val="333333"/>
          <w:sz w:val="20"/>
          <w:shd w:val="clear" w:color="auto" w:fill="DFEBF4"/>
        </w:rPr>
        <w:tab/>
      </w:r>
    </w:p>
    <w:p w14:paraId="49AE4FDE" w14:textId="77777777" w:rsidR="00814875" w:rsidRDefault="00EA5180">
      <w:pPr>
        <w:spacing w:before="113"/>
        <w:ind w:left="980"/>
        <w:rPr>
          <w:rFonts w:ascii="Times New Roman"/>
          <w:sz w:val="24"/>
        </w:rPr>
      </w:pPr>
      <w:r>
        <w:rPr>
          <w:rFonts w:ascii="Times New Roman"/>
          <w:color w:val="333333"/>
          <w:sz w:val="24"/>
        </w:rPr>
        <w:t>a</w:t>
      </w:r>
      <w:r>
        <w:rPr>
          <w:rFonts w:ascii="Times New Roman"/>
          <w:color w:val="333333"/>
          <w:spacing w:val="-2"/>
          <w:sz w:val="24"/>
        </w:rPr>
        <w:t xml:space="preserve"> </w:t>
      </w:r>
      <w:r>
        <w:rPr>
          <w:rFonts w:ascii="Times New Roman"/>
          <w:color w:val="333333"/>
          <w:sz w:val="24"/>
        </w:rPr>
        <w:t>waiver</w:t>
      </w:r>
      <w:r>
        <w:rPr>
          <w:rFonts w:ascii="Times New Roman"/>
          <w:color w:val="333333"/>
          <w:spacing w:val="-1"/>
          <w:sz w:val="24"/>
        </w:rPr>
        <w:t xml:space="preserve"> </w:t>
      </w:r>
      <w:r>
        <w:rPr>
          <w:rFonts w:ascii="Times New Roman"/>
          <w:color w:val="333333"/>
          <w:sz w:val="24"/>
        </w:rPr>
        <w:t>of</w:t>
      </w:r>
      <w:r>
        <w:rPr>
          <w:rFonts w:ascii="Times New Roman"/>
          <w:color w:val="333333"/>
          <w:spacing w:val="-1"/>
          <w:sz w:val="24"/>
        </w:rPr>
        <w:t xml:space="preserve"> </w:t>
      </w:r>
      <w:r>
        <w:rPr>
          <w:rFonts w:ascii="Times New Roman"/>
          <w:color w:val="333333"/>
          <w:sz w:val="24"/>
        </w:rPr>
        <w:t>informed</w:t>
      </w:r>
      <w:r>
        <w:rPr>
          <w:rFonts w:ascii="Times New Roman"/>
          <w:color w:val="333333"/>
          <w:spacing w:val="-1"/>
          <w:sz w:val="24"/>
        </w:rPr>
        <w:t xml:space="preserve"> </w:t>
      </w:r>
      <w:r>
        <w:rPr>
          <w:rFonts w:ascii="Times New Roman"/>
          <w:color w:val="333333"/>
          <w:sz w:val="24"/>
        </w:rPr>
        <w:t>consent</w:t>
      </w:r>
      <w:r>
        <w:rPr>
          <w:rFonts w:ascii="Times New Roman"/>
          <w:color w:val="333333"/>
          <w:spacing w:val="-2"/>
          <w:sz w:val="24"/>
        </w:rPr>
        <w:t xml:space="preserve"> </w:t>
      </w:r>
      <w:r>
        <w:rPr>
          <w:rFonts w:ascii="Times New Roman"/>
          <w:color w:val="333333"/>
          <w:sz w:val="24"/>
        </w:rPr>
        <w:t>in</w:t>
      </w:r>
      <w:r>
        <w:rPr>
          <w:rFonts w:ascii="Times New Roman"/>
          <w:color w:val="333333"/>
          <w:spacing w:val="-1"/>
          <w:sz w:val="24"/>
        </w:rPr>
        <w:t xml:space="preserve"> </w:t>
      </w:r>
      <w:r>
        <w:rPr>
          <w:rFonts w:ascii="Times New Roman"/>
          <w:color w:val="333333"/>
          <w:sz w:val="24"/>
        </w:rPr>
        <w:t xml:space="preserve">its </w:t>
      </w:r>
      <w:r>
        <w:rPr>
          <w:rFonts w:ascii="Times New Roman"/>
          <w:color w:val="333333"/>
          <w:spacing w:val="-2"/>
          <w:sz w:val="24"/>
        </w:rPr>
        <w:t>entirety</w:t>
      </w:r>
    </w:p>
    <w:p w14:paraId="3F3AE352" w14:textId="77777777" w:rsidR="00814875" w:rsidRDefault="00EA5180">
      <w:pPr>
        <w:spacing w:before="44"/>
        <w:ind w:left="980"/>
        <w:rPr>
          <w:rFonts w:ascii="Times New Roman"/>
          <w:sz w:val="24"/>
        </w:rPr>
      </w:pPr>
      <w:r>
        <w:rPr>
          <w:rFonts w:ascii="Times New Roman"/>
          <w:color w:val="333333"/>
          <w:sz w:val="24"/>
        </w:rPr>
        <w:t>a</w:t>
      </w:r>
      <w:r>
        <w:rPr>
          <w:rFonts w:ascii="Times New Roman"/>
          <w:color w:val="333333"/>
          <w:spacing w:val="-2"/>
          <w:sz w:val="24"/>
        </w:rPr>
        <w:t xml:space="preserve"> </w:t>
      </w:r>
      <w:r>
        <w:rPr>
          <w:rFonts w:ascii="Times New Roman"/>
          <w:color w:val="333333"/>
          <w:sz w:val="24"/>
        </w:rPr>
        <w:t>waiver or</w:t>
      </w:r>
      <w:r>
        <w:rPr>
          <w:rFonts w:ascii="Times New Roman"/>
          <w:color w:val="333333"/>
          <w:spacing w:val="-1"/>
          <w:sz w:val="24"/>
        </w:rPr>
        <w:t xml:space="preserve"> </w:t>
      </w:r>
      <w:r>
        <w:rPr>
          <w:rFonts w:ascii="Times New Roman"/>
          <w:color w:val="333333"/>
          <w:sz w:val="24"/>
        </w:rPr>
        <w:t>alteration of</w:t>
      </w:r>
      <w:r>
        <w:rPr>
          <w:rFonts w:ascii="Times New Roman"/>
          <w:color w:val="333333"/>
          <w:spacing w:val="-1"/>
          <w:sz w:val="24"/>
        </w:rPr>
        <w:t xml:space="preserve"> </w:t>
      </w:r>
      <w:r>
        <w:rPr>
          <w:rFonts w:ascii="Times New Roman"/>
          <w:color w:val="333333"/>
          <w:sz w:val="24"/>
        </w:rPr>
        <w:t>some</w:t>
      </w:r>
      <w:r>
        <w:rPr>
          <w:rFonts w:ascii="Times New Roman"/>
          <w:color w:val="333333"/>
          <w:spacing w:val="-1"/>
          <w:sz w:val="24"/>
        </w:rPr>
        <w:t xml:space="preserve"> </w:t>
      </w:r>
      <w:r>
        <w:rPr>
          <w:rFonts w:ascii="Times New Roman"/>
          <w:color w:val="333333"/>
          <w:sz w:val="24"/>
        </w:rPr>
        <w:t>of</w:t>
      </w:r>
      <w:r>
        <w:rPr>
          <w:rFonts w:ascii="Times New Roman"/>
          <w:color w:val="333333"/>
          <w:spacing w:val="-1"/>
          <w:sz w:val="24"/>
        </w:rPr>
        <w:t xml:space="preserve"> </w:t>
      </w:r>
      <w:r>
        <w:rPr>
          <w:rFonts w:ascii="Times New Roman"/>
          <w:color w:val="333333"/>
          <w:sz w:val="24"/>
        </w:rPr>
        <w:t>the</w:t>
      </w:r>
      <w:r>
        <w:rPr>
          <w:rFonts w:ascii="Times New Roman"/>
          <w:color w:val="333333"/>
          <w:spacing w:val="-1"/>
          <w:sz w:val="24"/>
        </w:rPr>
        <w:t xml:space="preserve"> </w:t>
      </w:r>
      <w:r>
        <w:rPr>
          <w:rFonts w:ascii="Times New Roman"/>
          <w:color w:val="333333"/>
          <w:sz w:val="24"/>
        </w:rPr>
        <w:t>elements</w:t>
      </w:r>
      <w:r>
        <w:rPr>
          <w:rFonts w:ascii="Times New Roman"/>
          <w:color w:val="333333"/>
          <w:spacing w:val="-1"/>
          <w:sz w:val="24"/>
        </w:rPr>
        <w:t xml:space="preserve"> </w:t>
      </w:r>
      <w:r>
        <w:rPr>
          <w:rFonts w:ascii="Times New Roman"/>
          <w:color w:val="333333"/>
          <w:sz w:val="24"/>
        </w:rPr>
        <w:t xml:space="preserve">of informed </w:t>
      </w:r>
      <w:r>
        <w:rPr>
          <w:rFonts w:ascii="Times New Roman"/>
          <w:color w:val="333333"/>
          <w:spacing w:val="-2"/>
          <w:sz w:val="24"/>
        </w:rPr>
        <w:t>consent</w:t>
      </w:r>
    </w:p>
    <w:p w14:paraId="512F9B4D" w14:textId="77777777" w:rsidR="00814875" w:rsidRDefault="00EA5180">
      <w:pPr>
        <w:spacing w:before="58" w:line="225" w:lineRule="auto"/>
        <w:ind w:left="680" w:right="453" w:firstLine="300"/>
        <w:rPr>
          <w:rFonts w:ascii="Times New Roman"/>
          <w:sz w:val="24"/>
        </w:rPr>
      </w:pPr>
      <w:r>
        <w:rPr>
          <w:rFonts w:ascii="Times New Roman"/>
          <w:color w:val="333333"/>
          <w:sz w:val="24"/>
        </w:rPr>
        <w:t>a</w:t>
      </w:r>
      <w:r>
        <w:rPr>
          <w:rFonts w:ascii="Times New Roman"/>
          <w:color w:val="333333"/>
          <w:spacing w:val="-4"/>
          <w:sz w:val="24"/>
        </w:rPr>
        <w:t xml:space="preserve"> </w:t>
      </w:r>
      <w:r>
        <w:rPr>
          <w:rFonts w:ascii="Times New Roman"/>
          <w:color w:val="333333"/>
          <w:sz w:val="24"/>
        </w:rPr>
        <w:t>waiver</w:t>
      </w:r>
      <w:r>
        <w:rPr>
          <w:rFonts w:ascii="Times New Roman"/>
          <w:color w:val="333333"/>
          <w:spacing w:val="-3"/>
          <w:sz w:val="24"/>
        </w:rPr>
        <w:t xml:space="preserve"> </w:t>
      </w:r>
      <w:r>
        <w:rPr>
          <w:rFonts w:ascii="Times New Roman"/>
          <w:color w:val="333333"/>
          <w:sz w:val="24"/>
        </w:rPr>
        <w:t>of</w:t>
      </w:r>
      <w:r>
        <w:rPr>
          <w:rFonts w:ascii="Times New Roman"/>
          <w:color w:val="333333"/>
          <w:spacing w:val="-3"/>
          <w:sz w:val="24"/>
        </w:rPr>
        <w:t xml:space="preserve"> </w:t>
      </w:r>
      <w:r>
        <w:rPr>
          <w:rFonts w:ascii="Times New Roman"/>
          <w:color w:val="333333"/>
          <w:sz w:val="24"/>
        </w:rPr>
        <w:t>HIPAA</w:t>
      </w:r>
      <w:r>
        <w:rPr>
          <w:rFonts w:ascii="Times New Roman"/>
          <w:color w:val="333333"/>
          <w:spacing w:val="-3"/>
          <w:sz w:val="24"/>
        </w:rPr>
        <w:t xml:space="preserve"> </w:t>
      </w:r>
      <w:r>
        <w:rPr>
          <w:rFonts w:ascii="Times New Roman"/>
          <w:color w:val="333333"/>
          <w:sz w:val="24"/>
        </w:rPr>
        <w:t>authorization</w:t>
      </w:r>
      <w:r>
        <w:rPr>
          <w:rFonts w:ascii="Times New Roman"/>
          <w:color w:val="333333"/>
          <w:spacing w:val="-3"/>
          <w:sz w:val="24"/>
        </w:rPr>
        <w:t xml:space="preserve"> </w:t>
      </w:r>
      <w:r>
        <w:rPr>
          <w:rFonts w:ascii="Times New Roman"/>
          <w:color w:val="333333"/>
          <w:sz w:val="24"/>
        </w:rPr>
        <w:t>(If</w:t>
      </w:r>
      <w:r>
        <w:rPr>
          <w:rFonts w:ascii="Times New Roman"/>
          <w:color w:val="333333"/>
          <w:spacing w:val="-3"/>
          <w:sz w:val="24"/>
        </w:rPr>
        <w:t xml:space="preserve"> </w:t>
      </w:r>
      <w:r>
        <w:rPr>
          <w:rFonts w:ascii="Times New Roman"/>
          <w:color w:val="333333"/>
          <w:sz w:val="24"/>
        </w:rPr>
        <w:t>you</w:t>
      </w:r>
      <w:r>
        <w:rPr>
          <w:rFonts w:ascii="Times New Roman"/>
          <w:color w:val="333333"/>
          <w:spacing w:val="-3"/>
          <w:sz w:val="24"/>
        </w:rPr>
        <w:t xml:space="preserve"> </w:t>
      </w:r>
      <w:r>
        <w:rPr>
          <w:rFonts w:ascii="Times New Roman"/>
          <w:color w:val="333333"/>
          <w:sz w:val="24"/>
        </w:rPr>
        <w:t>are</w:t>
      </w:r>
      <w:r>
        <w:rPr>
          <w:rFonts w:ascii="Times New Roman"/>
          <w:color w:val="333333"/>
          <w:spacing w:val="-4"/>
          <w:sz w:val="24"/>
        </w:rPr>
        <w:t xml:space="preserve"> </w:t>
      </w:r>
      <w:r>
        <w:rPr>
          <w:rFonts w:ascii="Times New Roman"/>
          <w:color w:val="333333"/>
          <w:sz w:val="24"/>
        </w:rPr>
        <w:t>accessing</w:t>
      </w:r>
      <w:r>
        <w:rPr>
          <w:rFonts w:ascii="Times New Roman"/>
          <w:color w:val="333333"/>
          <w:spacing w:val="-3"/>
          <w:sz w:val="24"/>
        </w:rPr>
        <w:t xml:space="preserve"> </w:t>
      </w:r>
      <w:r>
        <w:rPr>
          <w:rFonts w:ascii="Times New Roman"/>
          <w:color w:val="333333"/>
          <w:sz w:val="24"/>
        </w:rPr>
        <w:t>patient</w:t>
      </w:r>
      <w:r>
        <w:rPr>
          <w:rFonts w:ascii="Times New Roman"/>
          <w:color w:val="333333"/>
          <w:spacing w:val="-4"/>
          <w:sz w:val="24"/>
        </w:rPr>
        <w:t xml:space="preserve"> </w:t>
      </w:r>
      <w:r>
        <w:rPr>
          <w:rFonts w:ascii="Times New Roman"/>
          <w:color w:val="333333"/>
          <w:sz w:val="24"/>
        </w:rPr>
        <w:t>records</w:t>
      </w:r>
      <w:r>
        <w:rPr>
          <w:rFonts w:ascii="Times New Roman"/>
          <w:color w:val="333333"/>
          <w:spacing w:val="-3"/>
          <w:sz w:val="24"/>
        </w:rPr>
        <w:t xml:space="preserve"> </w:t>
      </w:r>
      <w:r>
        <w:rPr>
          <w:rFonts w:ascii="Times New Roman"/>
          <w:color w:val="333333"/>
          <w:sz w:val="24"/>
        </w:rPr>
        <w:t>for</w:t>
      </w:r>
      <w:r>
        <w:rPr>
          <w:rFonts w:ascii="Times New Roman"/>
          <w:color w:val="333333"/>
          <w:spacing w:val="-3"/>
          <w:sz w:val="24"/>
        </w:rPr>
        <w:t xml:space="preserve"> </w:t>
      </w:r>
      <w:r>
        <w:rPr>
          <w:rFonts w:ascii="Times New Roman"/>
          <w:color w:val="333333"/>
          <w:sz w:val="24"/>
        </w:rPr>
        <w:t>this</w:t>
      </w:r>
      <w:r>
        <w:rPr>
          <w:rFonts w:ascii="Times New Roman"/>
          <w:color w:val="333333"/>
          <w:spacing w:val="-3"/>
          <w:sz w:val="24"/>
        </w:rPr>
        <w:t xml:space="preserve"> </w:t>
      </w:r>
      <w:r>
        <w:rPr>
          <w:rFonts w:ascii="Times New Roman"/>
          <w:color w:val="333333"/>
          <w:sz w:val="24"/>
        </w:rPr>
        <w:t>research,</w:t>
      </w:r>
      <w:r>
        <w:rPr>
          <w:rFonts w:ascii="Times New Roman"/>
          <w:color w:val="333333"/>
          <w:spacing w:val="-3"/>
          <w:sz w:val="24"/>
        </w:rPr>
        <w:t xml:space="preserve"> </w:t>
      </w:r>
      <w:r>
        <w:rPr>
          <w:rFonts w:ascii="Times New Roman"/>
          <w:color w:val="333333"/>
          <w:sz w:val="24"/>
        </w:rPr>
        <w:t>you</w:t>
      </w:r>
      <w:r>
        <w:rPr>
          <w:rFonts w:ascii="Times New Roman"/>
          <w:color w:val="333333"/>
          <w:spacing w:val="-3"/>
          <w:sz w:val="24"/>
        </w:rPr>
        <w:t xml:space="preserve"> </w:t>
      </w:r>
      <w:r>
        <w:rPr>
          <w:rFonts w:ascii="Times New Roman"/>
          <w:color w:val="333333"/>
          <w:sz w:val="24"/>
        </w:rPr>
        <w:t>must also request a waiver of HIPAA authorization)</w:t>
      </w:r>
    </w:p>
    <w:p w14:paraId="2A65C2FF" w14:textId="77777777" w:rsidR="00814875" w:rsidRDefault="00EA5180">
      <w:pPr>
        <w:pStyle w:val="BodyText"/>
        <w:spacing w:before="18"/>
        <w:rPr>
          <w:rFonts w:ascii="Times New Roman"/>
        </w:rPr>
      </w:pPr>
      <w:r>
        <w:rPr>
          <w:rFonts w:ascii="Times New Roman"/>
          <w:noProof/>
        </w:rPr>
        <mc:AlternateContent>
          <mc:Choice Requires="wps">
            <w:drawing>
              <wp:anchor distT="0" distB="0" distL="0" distR="0" simplePos="0" relativeHeight="487627776" behindDoc="1" locked="0" layoutInCell="1" allowOverlap="1" wp14:anchorId="5A2C82EC" wp14:editId="78A789FF">
                <wp:simplePos x="0" y="0"/>
                <wp:positionH relativeFrom="page">
                  <wp:posOffset>698500</wp:posOffset>
                </wp:positionH>
                <wp:positionV relativeFrom="paragraph">
                  <wp:posOffset>172706</wp:posOffset>
                </wp:positionV>
                <wp:extent cx="5778500" cy="279400"/>
                <wp:effectExtent l="0" t="0" r="0" b="0"/>
                <wp:wrapTopAndBottom/>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EE50B37" w14:textId="77777777" w:rsidR="00814875" w:rsidRDefault="00EA5180">
                            <w:pPr>
                              <w:pStyle w:val="BodyText"/>
                              <w:spacing w:line="197" w:lineRule="exact"/>
                              <w:rPr>
                                <w:color w:val="000000"/>
                              </w:rPr>
                            </w:pPr>
                            <w:r>
                              <w:rPr>
                                <w:color w:val="333333"/>
                              </w:rPr>
                              <w:t>To</w:t>
                            </w:r>
                            <w:r>
                              <w:rPr>
                                <w:color w:val="333333"/>
                                <w:spacing w:val="-5"/>
                              </w:rPr>
                              <w:t xml:space="preserve"> </w:t>
                            </w:r>
                            <w:r>
                              <w:rPr>
                                <w:color w:val="333333"/>
                              </w:rPr>
                              <w:t>justify</w:t>
                            </w:r>
                            <w:r>
                              <w:rPr>
                                <w:color w:val="333333"/>
                                <w:spacing w:val="-3"/>
                              </w:rPr>
                              <w:t xml:space="preserve"> </w:t>
                            </w:r>
                            <w:r>
                              <w:rPr>
                                <w:color w:val="333333"/>
                              </w:rPr>
                              <w:t>a</w:t>
                            </w:r>
                            <w:r>
                              <w:rPr>
                                <w:color w:val="333333"/>
                                <w:spacing w:val="-2"/>
                              </w:rPr>
                              <w:t xml:space="preserve"> </w:t>
                            </w:r>
                            <w:r>
                              <w:rPr>
                                <w:color w:val="333333"/>
                              </w:rPr>
                              <w:t>waiver</w:t>
                            </w:r>
                            <w:r>
                              <w:rPr>
                                <w:color w:val="333333"/>
                                <w:spacing w:val="-3"/>
                              </w:rPr>
                              <w:t xml:space="preserve"> </w:t>
                            </w:r>
                            <w:r>
                              <w:rPr>
                                <w:color w:val="333333"/>
                              </w:rPr>
                              <w:t>of</w:t>
                            </w:r>
                            <w:r>
                              <w:rPr>
                                <w:color w:val="333333"/>
                                <w:spacing w:val="-3"/>
                              </w:rPr>
                              <w:t xml:space="preserve"> </w:t>
                            </w:r>
                            <w:r>
                              <w:rPr>
                                <w:color w:val="333333"/>
                              </w:rPr>
                              <w:t>the</w:t>
                            </w:r>
                            <w:r>
                              <w:rPr>
                                <w:color w:val="333333"/>
                                <w:spacing w:val="-2"/>
                              </w:rPr>
                              <w:t xml:space="preserve"> </w:t>
                            </w:r>
                            <w:r>
                              <w:rPr>
                                <w:color w:val="333333"/>
                              </w:rPr>
                              <w:t>requirement</w:t>
                            </w:r>
                            <w:r>
                              <w:rPr>
                                <w:color w:val="333333"/>
                                <w:spacing w:val="-3"/>
                              </w:rPr>
                              <w:t xml:space="preserve"> </w:t>
                            </w:r>
                            <w:r>
                              <w:rPr>
                                <w:color w:val="333333"/>
                              </w:rPr>
                              <w:t>for</w:t>
                            </w:r>
                            <w:r>
                              <w:rPr>
                                <w:color w:val="333333"/>
                                <w:spacing w:val="-3"/>
                              </w:rPr>
                              <w:t xml:space="preserve"> </w:t>
                            </w:r>
                            <w:r>
                              <w:rPr>
                                <w:color w:val="333333"/>
                              </w:rPr>
                              <w:t>informed</w:t>
                            </w:r>
                            <w:r>
                              <w:rPr>
                                <w:color w:val="333333"/>
                                <w:spacing w:val="-2"/>
                              </w:rPr>
                              <w:t xml:space="preserve"> </w:t>
                            </w:r>
                            <w:r>
                              <w:rPr>
                                <w:color w:val="333333"/>
                              </w:rPr>
                              <w:t>consent,</w:t>
                            </w:r>
                            <w:r>
                              <w:rPr>
                                <w:color w:val="333333"/>
                                <w:spacing w:val="-3"/>
                              </w:rPr>
                              <w:t xml:space="preserve"> </w:t>
                            </w:r>
                            <w:r>
                              <w:rPr>
                                <w:color w:val="333333"/>
                              </w:rPr>
                              <w:t>you</w:t>
                            </w:r>
                            <w:r>
                              <w:rPr>
                                <w:color w:val="333333"/>
                                <w:spacing w:val="-3"/>
                              </w:rPr>
                              <w:t xml:space="preserve"> </w:t>
                            </w:r>
                            <w:r>
                              <w:rPr>
                                <w:color w:val="333333"/>
                              </w:rPr>
                              <w:t>must</w:t>
                            </w:r>
                            <w:r>
                              <w:rPr>
                                <w:color w:val="333333"/>
                                <w:spacing w:val="-2"/>
                              </w:rPr>
                              <w:t xml:space="preserve"> </w:t>
                            </w:r>
                            <w:r>
                              <w:rPr>
                                <w:color w:val="333333"/>
                              </w:rPr>
                              <w:t>affirm,</w:t>
                            </w:r>
                            <w:r>
                              <w:rPr>
                                <w:color w:val="333333"/>
                                <w:spacing w:val="-3"/>
                              </w:rPr>
                              <w:t xml:space="preserve"> </w:t>
                            </w:r>
                            <w:r>
                              <w:rPr>
                                <w:color w:val="333333"/>
                              </w:rPr>
                              <w:t>by</w:t>
                            </w:r>
                            <w:r>
                              <w:rPr>
                                <w:color w:val="333333"/>
                                <w:spacing w:val="-3"/>
                              </w:rPr>
                              <w:t xml:space="preserve"> </w:t>
                            </w:r>
                            <w:r>
                              <w:rPr>
                                <w:color w:val="333333"/>
                              </w:rPr>
                              <w:t>checking</w:t>
                            </w:r>
                            <w:r>
                              <w:rPr>
                                <w:color w:val="333333"/>
                                <w:spacing w:val="-2"/>
                              </w:rPr>
                              <w:t xml:space="preserve"> </w:t>
                            </w:r>
                            <w:r>
                              <w:rPr>
                                <w:color w:val="333333"/>
                              </w:rPr>
                              <w:t>each</w:t>
                            </w:r>
                            <w:r>
                              <w:rPr>
                                <w:color w:val="333333"/>
                                <w:spacing w:val="-3"/>
                              </w:rPr>
                              <w:t xml:space="preserve"> </w:t>
                            </w:r>
                            <w:r>
                              <w:rPr>
                                <w:color w:val="333333"/>
                              </w:rPr>
                              <w:t>of</w:t>
                            </w:r>
                            <w:r>
                              <w:rPr>
                                <w:color w:val="333333"/>
                                <w:spacing w:val="-2"/>
                              </w:rPr>
                              <w:t xml:space="preserve"> </w:t>
                            </w:r>
                            <w:r>
                              <w:rPr>
                                <w:color w:val="333333"/>
                                <w:spacing w:val="-5"/>
                              </w:rPr>
                              <w:t>the</w:t>
                            </w:r>
                          </w:p>
                          <w:p w14:paraId="53EBFEB1" w14:textId="77777777" w:rsidR="00814875" w:rsidRDefault="00EA5180">
                            <w:pPr>
                              <w:pStyle w:val="BodyText"/>
                              <w:spacing w:line="225" w:lineRule="exact"/>
                              <w:rPr>
                                <w:color w:val="000000"/>
                              </w:rPr>
                            </w:pPr>
                            <w:r>
                              <w:rPr>
                                <w:color w:val="333333"/>
                              </w:rPr>
                              <w:t>following</w:t>
                            </w:r>
                            <w:r>
                              <w:rPr>
                                <w:color w:val="333333"/>
                                <w:spacing w:val="-4"/>
                              </w:rPr>
                              <w:t xml:space="preserve"> </w:t>
                            </w:r>
                            <w:r>
                              <w:rPr>
                                <w:color w:val="333333"/>
                              </w:rPr>
                              <w:t>items</w:t>
                            </w:r>
                            <w:r>
                              <w:rPr>
                                <w:color w:val="333333"/>
                                <w:spacing w:val="-2"/>
                              </w:rPr>
                              <w:t xml:space="preserve"> </w:t>
                            </w:r>
                            <w:r>
                              <w:rPr>
                                <w:color w:val="333333"/>
                              </w:rPr>
                              <w:t>that</w:t>
                            </w:r>
                            <w:r>
                              <w:rPr>
                                <w:color w:val="333333"/>
                                <w:spacing w:val="-2"/>
                              </w:rPr>
                              <w:t xml:space="preserve"> </w:t>
                            </w:r>
                            <w:r>
                              <w:rPr>
                                <w:color w:val="333333"/>
                              </w:rPr>
                              <w:t>apply</w:t>
                            </w:r>
                            <w:r>
                              <w:rPr>
                                <w:color w:val="333333"/>
                                <w:spacing w:val="-2"/>
                              </w:rPr>
                              <w:t xml:space="preserve"> </w:t>
                            </w:r>
                            <w:r>
                              <w:rPr>
                                <w:color w:val="333333"/>
                              </w:rPr>
                              <w:t>to</w:t>
                            </w:r>
                            <w:r>
                              <w:rPr>
                                <w:color w:val="333333"/>
                                <w:spacing w:val="-2"/>
                              </w:rPr>
                              <w:t xml:space="preserve"> </w:t>
                            </w:r>
                            <w:r>
                              <w:rPr>
                                <w:color w:val="333333"/>
                              </w:rPr>
                              <w:t>this</w:t>
                            </w:r>
                            <w:r>
                              <w:rPr>
                                <w:color w:val="333333"/>
                                <w:spacing w:val="-2"/>
                              </w:rPr>
                              <w:t xml:space="preserve"> </w:t>
                            </w:r>
                            <w:r>
                              <w:rPr>
                                <w:color w:val="333333"/>
                              </w:rPr>
                              <w:t>study.</w:t>
                            </w:r>
                            <w:r>
                              <w:rPr>
                                <w:color w:val="333333"/>
                                <w:spacing w:val="29"/>
                              </w:rPr>
                              <w:t xml:space="preserve"> </w:t>
                            </w:r>
                            <w:hyperlink r:id="rId57">
                              <w:r>
                                <w:rPr>
                                  <w:color w:val="0000FF"/>
                                  <w:u w:val="single" w:color="0000FF"/>
                                </w:rPr>
                                <w:t>Provide</w:t>
                              </w:r>
                              <w:r>
                                <w:rPr>
                                  <w:color w:val="0000FF"/>
                                  <w:spacing w:val="-2"/>
                                  <w:u w:val="single" w:color="0000FF"/>
                                </w:rPr>
                                <w:t xml:space="preserve"> </w:t>
                              </w:r>
                              <w:r>
                                <w:rPr>
                                  <w:color w:val="0000FF"/>
                                  <w:u w:val="single" w:color="0000FF"/>
                                </w:rPr>
                                <w:t>an</w:t>
                              </w:r>
                              <w:r>
                                <w:rPr>
                                  <w:color w:val="0000FF"/>
                                  <w:spacing w:val="-1"/>
                                  <w:u w:val="single" w:color="0000FF"/>
                                </w:rPr>
                                <w:t xml:space="preserve"> </w:t>
                              </w:r>
                              <w:r>
                                <w:rPr>
                                  <w:color w:val="0000FF"/>
                                  <w:spacing w:val="-2"/>
                                  <w:u w:val="single" w:color="0000FF"/>
                                </w:rPr>
                                <w:t>explanation</w:t>
                              </w:r>
                            </w:hyperlink>
                            <w:r>
                              <w:rPr>
                                <w:color w:val="333333"/>
                                <w:spacing w:val="-2"/>
                              </w:rPr>
                              <w:t>.</w:t>
                            </w:r>
                          </w:p>
                        </w:txbxContent>
                      </wps:txbx>
                      <wps:bodyPr wrap="square" lIns="0" tIns="0" rIns="0" bIns="0" rtlCol="0">
                        <a:noAutofit/>
                      </wps:bodyPr>
                    </wps:wsp>
                  </a:graphicData>
                </a:graphic>
              </wp:anchor>
            </w:drawing>
          </mc:Choice>
          <mc:Fallback>
            <w:pict>
              <v:shape w14:anchorId="5A2C82EC" id="Textbox 287" o:spid="_x0000_s1108" type="#_x0000_t202" style="position:absolute;margin-left:55pt;margin-top:13.6pt;width:455pt;height:22pt;z-index:-1568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" fillcolor="#dfebf4" stroked="f">
                <v:textbox inset="0,0,0,0">
                  <w:txbxContent>
                    <w:p w14:paraId="1EE50B37" w14:textId="77777777" w:rsidR="00814875" w:rsidRDefault="00EA5180">
                      <w:pPr>
                        <w:pStyle w:val="BodyText"/>
                        <w:spacing w:line="197" w:lineRule="exact"/>
                        <w:rPr>
                          <w:color w:val="000000"/>
                        </w:rPr>
                      </w:pPr>
                      <w:r>
                        <w:rPr>
                          <w:color w:val="333333"/>
                        </w:rPr>
                        <w:t>To</w:t>
                      </w:r>
                      <w:r>
                        <w:rPr>
                          <w:color w:val="333333"/>
                          <w:spacing w:val="-5"/>
                        </w:rPr>
                        <w:t xml:space="preserve"> </w:t>
                      </w:r>
                      <w:r>
                        <w:rPr>
                          <w:color w:val="333333"/>
                        </w:rPr>
                        <w:t>justify</w:t>
                      </w:r>
                      <w:r>
                        <w:rPr>
                          <w:color w:val="333333"/>
                          <w:spacing w:val="-3"/>
                        </w:rPr>
                        <w:t xml:space="preserve"> </w:t>
                      </w:r>
                      <w:r>
                        <w:rPr>
                          <w:color w:val="333333"/>
                        </w:rPr>
                        <w:t>a</w:t>
                      </w:r>
                      <w:r>
                        <w:rPr>
                          <w:color w:val="333333"/>
                          <w:spacing w:val="-2"/>
                        </w:rPr>
                        <w:t xml:space="preserve"> </w:t>
                      </w:r>
                      <w:r>
                        <w:rPr>
                          <w:color w:val="333333"/>
                        </w:rPr>
                        <w:t>waiver</w:t>
                      </w:r>
                      <w:r>
                        <w:rPr>
                          <w:color w:val="333333"/>
                          <w:spacing w:val="-3"/>
                        </w:rPr>
                        <w:t xml:space="preserve"> </w:t>
                      </w:r>
                      <w:r>
                        <w:rPr>
                          <w:color w:val="333333"/>
                        </w:rPr>
                        <w:t>of</w:t>
                      </w:r>
                      <w:r>
                        <w:rPr>
                          <w:color w:val="333333"/>
                          <w:spacing w:val="-3"/>
                        </w:rPr>
                        <w:t xml:space="preserve"> </w:t>
                      </w:r>
                      <w:r>
                        <w:rPr>
                          <w:color w:val="333333"/>
                        </w:rPr>
                        <w:t>the</w:t>
                      </w:r>
                      <w:r>
                        <w:rPr>
                          <w:color w:val="333333"/>
                          <w:spacing w:val="-2"/>
                        </w:rPr>
                        <w:t xml:space="preserve"> </w:t>
                      </w:r>
                      <w:r>
                        <w:rPr>
                          <w:color w:val="333333"/>
                        </w:rPr>
                        <w:t>requirement</w:t>
                      </w:r>
                      <w:r>
                        <w:rPr>
                          <w:color w:val="333333"/>
                          <w:spacing w:val="-3"/>
                        </w:rPr>
                        <w:t xml:space="preserve"> </w:t>
                      </w:r>
                      <w:r>
                        <w:rPr>
                          <w:color w:val="333333"/>
                        </w:rPr>
                        <w:t>for</w:t>
                      </w:r>
                      <w:r>
                        <w:rPr>
                          <w:color w:val="333333"/>
                          <w:spacing w:val="-3"/>
                        </w:rPr>
                        <w:t xml:space="preserve"> </w:t>
                      </w:r>
                      <w:r>
                        <w:rPr>
                          <w:color w:val="333333"/>
                        </w:rPr>
                        <w:t>informed</w:t>
                      </w:r>
                      <w:r>
                        <w:rPr>
                          <w:color w:val="333333"/>
                          <w:spacing w:val="-2"/>
                        </w:rPr>
                        <w:t xml:space="preserve"> </w:t>
                      </w:r>
                      <w:r>
                        <w:rPr>
                          <w:color w:val="333333"/>
                        </w:rPr>
                        <w:t>consent,</w:t>
                      </w:r>
                      <w:r>
                        <w:rPr>
                          <w:color w:val="333333"/>
                          <w:spacing w:val="-3"/>
                        </w:rPr>
                        <w:t xml:space="preserve"> </w:t>
                      </w:r>
                      <w:r>
                        <w:rPr>
                          <w:color w:val="333333"/>
                        </w:rPr>
                        <w:t>you</w:t>
                      </w:r>
                      <w:r>
                        <w:rPr>
                          <w:color w:val="333333"/>
                          <w:spacing w:val="-3"/>
                        </w:rPr>
                        <w:t xml:space="preserve"> </w:t>
                      </w:r>
                      <w:r>
                        <w:rPr>
                          <w:color w:val="333333"/>
                        </w:rPr>
                        <w:t>must</w:t>
                      </w:r>
                      <w:r>
                        <w:rPr>
                          <w:color w:val="333333"/>
                          <w:spacing w:val="-2"/>
                        </w:rPr>
                        <w:t xml:space="preserve"> </w:t>
                      </w:r>
                      <w:r>
                        <w:rPr>
                          <w:color w:val="333333"/>
                        </w:rPr>
                        <w:t>affirm,</w:t>
                      </w:r>
                      <w:r>
                        <w:rPr>
                          <w:color w:val="333333"/>
                          <w:spacing w:val="-3"/>
                        </w:rPr>
                        <w:t xml:space="preserve"> </w:t>
                      </w:r>
                      <w:r>
                        <w:rPr>
                          <w:color w:val="333333"/>
                        </w:rPr>
                        <w:t>by</w:t>
                      </w:r>
                      <w:r>
                        <w:rPr>
                          <w:color w:val="333333"/>
                          <w:spacing w:val="-3"/>
                        </w:rPr>
                        <w:t xml:space="preserve"> </w:t>
                      </w:r>
                      <w:r>
                        <w:rPr>
                          <w:color w:val="333333"/>
                        </w:rPr>
                        <w:t>checking</w:t>
                      </w:r>
                      <w:r>
                        <w:rPr>
                          <w:color w:val="333333"/>
                          <w:spacing w:val="-2"/>
                        </w:rPr>
                        <w:t xml:space="preserve"> </w:t>
                      </w:r>
                      <w:r>
                        <w:rPr>
                          <w:color w:val="333333"/>
                        </w:rPr>
                        <w:t>each</w:t>
                      </w:r>
                      <w:r>
                        <w:rPr>
                          <w:color w:val="333333"/>
                          <w:spacing w:val="-3"/>
                        </w:rPr>
                        <w:t xml:space="preserve"> </w:t>
                      </w:r>
                      <w:r>
                        <w:rPr>
                          <w:color w:val="333333"/>
                        </w:rPr>
                        <w:t>of</w:t>
                      </w:r>
                      <w:r>
                        <w:rPr>
                          <w:color w:val="333333"/>
                          <w:spacing w:val="-2"/>
                        </w:rPr>
                        <w:t xml:space="preserve"> </w:t>
                      </w:r>
                      <w:r>
                        <w:rPr>
                          <w:color w:val="333333"/>
                          <w:spacing w:val="-5"/>
                        </w:rPr>
                        <w:t>the</w:t>
                      </w:r>
                    </w:p>
                    <w:p w14:paraId="53EBFEB1" w14:textId="77777777" w:rsidR="00814875" w:rsidRDefault="00EA5180">
                      <w:pPr>
                        <w:pStyle w:val="BodyText"/>
                        <w:spacing w:line="225" w:lineRule="exact"/>
                        <w:rPr>
                          <w:color w:val="000000"/>
                        </w:rPr>
                      </w:pPr>
                      <w:r>
                        <w:rPr>
                          <w:color w:val="333333"/>
                        </w:rPr>
                        <w:t>following</w:t>
                      </w:r>
                      <w:r>
                        <w:rPr>
                          <w:color w:val="333333"/>
                          <w:spacing w:val="-4"/>
                        </w:rPr>
                        <w:t xml:space="preserve"> </w:t>
                      </w:r>
                      <w:r>
                        <w:rPr>
                          <w:color w:val="333333"/>
                        </w:rPr>
                        <w:t>items</w:t>
                      </w:r>
                      <w:r>
                        <w:rPr>
                          <w:color w:val="333333"/>
                          <w:spacing w:val="-2"/>
                        </w:rPr>
                        <w:t xml:space="preserve"> </w:t>
                      </w:r>
                      <w:r>
                        <w:rPr>
                          <w:color w:val="333333"/>
                        </w:rPr>
                        <w:t>that</w:t>
                      </w:r>
                      <w:r>
                        <w:rPr>
                          <w:color w:val="333333"/>
                          <w:spacing w:val="-2"/>
                        </w:rPr>
                        <w:t xml:space="preserve"> </w:t>
                      </w:r>
                      <w:r>
                        <w:rPr>
                          <w:color w:val="333333"/>
                        </w:rPr>
                        <w:t>apply</w:t>
                      </w:r>
                      <w:r>
                        <w:rPr>
                          <w:color w:val="333333"/>
                          <w:spacing w:val="-2"/>
                        </w:rPr>
                        <w:t xml:space="preserve"> </w:t>
                      </w:r>
                      <w:r>
                        <w:rPr>
                          <w:color w:val="333333"/>
                        </w:rPr>
                        <w:t>to</w:t>
                      </w:r>
                      <w:r>
                        <w:rPr>
                          <w:color w:val="333333"/>
                          <w:spacing w:val="-2"/>
                        </w:rPr>
                        <w:t xml:space="preserve"> </w:t>
                      </w:r>
                      <w:r>
                        <w:rPr>
                          <w:color w:val="333333"/>
                        </w:rPr>
                        <w:t>this</w:t>
                      </w:r>
                      <w:r>
                        <w:rPr>
                          <w:color w:val="333333"/>
                          <w:spacing w:val="-2"/>
                        </w:rPr>
                        <w:t xml:space="preserve"> </w:t>
                      </w:r>
                      <w:r>
                        <w:rPr>
                          <w:color w:val="333333"/>
                        </w:rPr>
                        <w:t>study.</w:t>
                      </w:r>
                      <w:r>
                        <w:rPr>
                          <w:color w:val="333333"/>
                          <w:spacing w:val="29"/>
                        </w:rPr>
                        <w:t xml:space="preserve"> </w:t>
                      </w:r>
                      <w:hyperlink r:id="rId58">
                        <w:r>
                          <w:rPr>
                            <w:color w:val="0000FF"/>
                            <w:u w:val="single" w:color="0000FF"/>
                          </w:rPr>
                          <w:t>Provide</w:t>
                        </w:r>
                        <w:r>
                          <w:rPr>
                            <w:color w:val="0000FF"/>
                            <w:spacing w:val="-2"/>
                            <w:u w:val="single" w:color="0000FF"/>
                          </w:rPr>
                          <w:t xml:space="preserve"> </w:t>
                        </w:r>
                        <w:r>
                          <w:rPr>
                            <w:color w:val="0000FF"/>
                            <w:u w:val="single" w:color="0000FF"/>
                          </w:rPr>
                          <w:t>an</w:t>
                        </w:r>
                        <w:r>
                          <w:rPr>
                            <w:color w:val="0000FF"/>
                            <w:spacing w:val="-1"/>
                            <w:u w:val="single" w:color="0000FF"/>
                          </w:rPr>
                          <w:t xml:space="preserve"> </w:t>
                        </w:r>
                        <w:r>
                          <w:rPr>
                            <w:color w:val="0000FF"/>
                            <w:spacing w:val="-2"/>
                            <w:u w:val="single" w:color="0000FF"/>
                          </w:rPr>
                          <w:t>explanation</w:t>
                        </w:r>
                      </w:hyperlink>
                      <w:r>
                        <w:rPr>
                          <w:color w:val="333333"/>
                          <w:spacing w:val="-2"/>
                        </w:rPr>
                        <w:t>.</w:t>
                      </w:r>
                    </w:p>
                  </w:txbxContent>
                </v:textbox>
                <w10:wrap type="topAndBottom" anchorx="page"/>
              </v:shape>
            </w:pict>
          </mc:Fallback>
        </mc:AlternateContent>
      </w:r>
    </w:p>
    <w:p w14:paraId="1CF68B4D" w14:textId="77777777" w:rsidR="00814875" w:rsidRDefault="00814875">
      <w:pPr>
        <w:pStyle w:val="BodyText"/>
        <w:rPr>
          <w:rFonts w:ascii="Times New Roman"/>
          <w:sz w:val="13"/>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07AFE577" w14:textId="77777777">
        <w:trPr>
          <w:trHeight w:val="870"/>
        </w:trPr>
        <w:tc>
          <w:tcPr>
            <w:tcW w:w="9080" w:type="dxa"/>
            <w:tcBorders>
              <w:bottom w:val="nil"/>
            </w:tcBorders>
            <w:shd w:val="clear" w:color="auto" w:fill="EEEEEE"/>
          </w:tcPr>
          <w:p w14:paraId="394ADA92" w14:textId="77777777" w:rsidR="00814875" w:rsidRDefault="00EA5180">
            <w:pPr>
              <w:pStyle w:val="TableParagraph"/>
              <w:spacing w:before="42"/>
              <w:ind w:right="258"/>
              <w:rPr>
                <w:sz w:val="24"/>
              </w:rPr>
            </w:pPr>
            <w:r>
              <w:rPr>
                <w:rFonts w:ascii="Arial"/>
                <w:color w:val="333333"/>
                <w:sz w:val="20"/>
                <w:u w:val="single" w:color="333333"/>
              </w:rPr>
              <w:t>Explain how the research involves no greater than minimal risk to subjects or to their privacy</w:t>
            </w:r>
            <w:r>
              <w:rPr>
                <w:rFonts w:ascii="Arial"/>
                <w:color w:val="333333"/>
                <w:spacing w:val="40"/>
                <w:sz w:val="20"/>
              </w:rPr>
              <w:t xml:space="preserve"> </w:t>
            </w:r>
            <w:r>
              <w:rPr>
                <w:color w:val="333333"/>
                <w:sz w:val="24"/>
              </w:rPr>
              <w:t>These</w:t>
            </w:r>
            <w:r>
              <w:rPr>
                <w:color w:val="333333"/>
                <w:spacing w:val="-4"/>
                <w:sz w:val="24"/>
              </w:rPr>
              <w:t xml:space="preserve"> </w:t>
            </w:r>
            <w:r>
              <w:rPr>
                <w:color w:val="333333"/>
                <w:sz w:val="24"/>
              </w:rPr>
              <w:t>data</w:t>
            </w:r>
            <w:r>
              <w:rPr>
                <w:color w:val="333333"/>
                <w:spacing w:val="-4"/>
                <w:sz w:val="24"/>
              </w:rPr>
              <w:t xml:space="preserve"> </w:t>
            </w:r>
            <w:r>
              <w:rPr>
                <w:color w:val="333333"/>
                <w:sz w:val="24"/>
              </w:rPr>
              <w:t>are</w:t>
            </w:r>
            <w:r>
              <w:rPr>
                <w:color w:val="333333"/>
                <w:spacing w:val="-4"/>
                <w:sz w:val="24"/>
              </w:rPr>
              <w:t xml:space="preserve"> </w:t>
            </w:r>
            <w:r>
              <w:rPr>
                <w:color w:val="333333"/>
                <w:sz w:val="24"/>
              </w:rPr>
              <w:t>self-reported</w:t>
            </w:r>
            <w:r>
              <w:rPr>
                <w:color w:val="333333"/>
                <w:spacing w:val="-3"/>
                <w:sz w:val="24"/>
              </w:rPr>
              <w:t xml:space="preserve"> </w:t>
            </w:r>
            <w:r>
              <w:rPr>
                <w:color w:val="333333"/>
                <w:sz w:val="24"/>
              </w:rPr>
              <w:t>at</w:t>
            </w:r>
            <w:r>
              <w:rPr>
                <w:color w:val="333333"/>
                <w:spacing w:val="-3"/>
                <w:sz w:val="24"/>
              </w:rPr>
              <w:t xml:space="preserve"> </w:t>
            </w:r>
            <w:r>
              <w:rPr>
                <w:color w:val="333333"/>
                <w:sz w:val="24"/>
              </w:rPr>
              <w:t>the</w:t>
            </w:r>
            <w:r>
              <w:rPr>
                <w:color w:val="333333"/>
                <w:spacing w:val="-4"/>
                <w:sz w:val="24"/>
              </w:rPr>
              <w:t xml:space="preserve"> </w:t>
            </w:r>
            <w:r>
              <w:rPr>
                <w:color w:val="333333"/>
                <w:sz w:val="24"/>
              </w:rPr>
              <w:t>time</w:t>
            </w:r>
            <w:r>
              <w:rPr>
                <w:color w:val="333333"/>
                <w:spacing w:val="-4"/>
                <w:sz w:val="24"/>
              </w:rPr>
              <w:t xml:space="preserve"> </w:t>
            </w:r>
            <w:r>
              <w:rPr>
                <w:color w:val="333333"/>
                <w:sz w:val="24"/>
              </w:rPr>
              <w:t>of</w:t>
            </w:r>
            <w:r>
              <w:rPr>
                <w:color w:val="333333"/>
                <w:spacing w:val="-3"/>
                <w:sz w:val="24"/>
              </w:rPr>
              <w:t xml:space="preserve"> </w:t>
            </w:r>
            <w:r>
              <w:rPr>
                <w:color w:val="333333"/>
                <w:sz w:val="24"/>
              </w:rPr>
              <w:t>licensure</w:t>
            </w:r>
            <w:r>
              <w:rPr>
                <w:color w:val="333333"/>
                <w:spacing w:val="-4"/>
                <w:sz w:val="24"/>
              </w:rPr>
              <w:t xml:space="preserve"> </w:t>
            </w:r>
            <w:r>
              <w:rPr>
                <w:color w:val="333333"/>
                <w:sz w:val="24"/>
              </w:rPr>
              <w:t>and</w:t>
            </w:r>
            <w:r>
              <w:rPr>
                <w:color w:val="333333"/>
                <w:spacing w:val="-3"/>
                <w:sz w:val="24"/>
              </w:rPr>
              <w:t xml:space="preserve"> </w:t>
            </w:r>
            <w:r>
              <w:rPr>
                <w:color w:val="333333"/>
                <w:sz w:val="24"/>
              </w:rPr>
              <w:t>licensure</w:t>
            </w:r>
            <w:r>
              <w:rPr>
                <w:color w:val="333333"/>
                <w:spacing w:val="-4"/>
                <w:sz w:val="24"/>
              </w:rPr>
              <w:t xml:space="preserve"> </w:t>
            </w:r>
            <w:r>
              <w:rPr>
                <w:color w:val="333333"/>
                <w:sz w:val="24"/>
              </w:rPr>
              <w:t>renewal.</w:t>
            </w:r>
            <w:r>
              <w:rPr>
                <w:color w:val="333333"/>
                <w:spacing w:val="-3"/>
                <w:sz w:val="24"/>
              </w:rPr>
              <w:t xml:space="preserve"> </w:t>
            </w:r>
            <w:r>
              <w:rPr>
                <w:color w:val="333333"/>
                <w:sz w:val="24"/>
              </w:rPr>
              <w:t>The</w:t>
            </w:r>
            <w:r>
              <w:rPr>
                <w:color w:val="333333"/>
                <w:spacing w:val="-4"/>
                <w:sz w:val="24"/>
              </w:rPr>
              <w:t xml:space="preserve"> </w:t>
            </w:r>
            <w:r>
              <w:rPr>
                <w:color w:val="333333"/>
                <w:sz w:val="24"/>
              </w:rPr>
              <w:t>only</w:t>
            </w:r>
            <w:r>
              <w:rPr>
                <w:color w:val="333333"/>
                <w:spacing w:val="-3"/>
                <w:sz w:val="24"/>
              </w:rPr>
              <w:t xml:space="preserve"> </w:t>
            </w:r>
            <w:r>
              <w:rPr>
                <w:color w:val="333333"/>
                <w:sz w:val="24"/>
              </w:rPr>
              <w:t>people who have access to identifiers are on the research team.</w:t>
            </w:r>
          </w:p>
        </w:tc>
      </w:tr>
      <w:tr w:rsidR="00814875" w14:paraId="3C7BB35C" w14:textId="77777777">
        <w:trPr>
          <w:trHeight w:val="1100"/>
        </w:trPr>
        <w:tc>
          <w:tcPr>
            <w:tcW w:w="9080" w:type="dxa"/>
            <w:tcBorders>
              <w:top w:val="nil"/>
              <w:bottom w:val="nil"/>
            </w:tcBorders>
          </w:tcPr>
          <w:p w14:paraId="0202B238" w14:textId="77777777" w:rsidR="00814875" w:rsidRDefault="00EA5180">
            <w:pPr>
              <w:pStyle w:val="TableParagraph"/>
              <w:spacing w:before="32" w:line="242" w:lineRule="auto"/>
              <w:ind w:right="144"/>
              <w:rPr>
                <w:sz w:val="24"/>
              </w:rPr>
            </w:pP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how</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waiver</w:t>
            </w:r>
            <w:r>
              <w:rPr>
                <w:rFonts w:ascii="Arial"/>
                <w:color w:val="333333"/>
                <w:spacing w:val="-3"/>
                <w:sz w:val="20"/>
                <w:u w:val="single" w:color="333333"/>
              </w:rPr>
              <w:t xml:space="preserve"> </w:t>
            </w:r>
            <w:r>
              <w:rPr>
                <w:rFonts w:ascii="Arial"/>
                <w:color w:val="333333"/>
                <w:sz w:val="20"/>
                <w:u w:val="single" w:color="333333"/>
              </w:rPr>
              <w:t>will</w:t>
            </w:r>
            <w:r>
              <w:rPr>
                <w:rFonts w:ascii="Arial"/>
                <w:color w:val="333333"/>
                <w:spacing w:val="-3"/>
                <w:sz w:val="20"/>
                <w:u w:val="single" w:color="333333"/>
              </w:rPr>
              <w:t xml:space="preserve"> </w:t>
            </w:r>
            <w:r>
              <w:rPr>
                <w:rFonts w:ascii="Arial"/>
                <w:color w:val="333333"/>
                <w:sz w:val="20"/>
                <w:u w:val="single" w:color="333333"/>
              </w:rPr>
              <w:t>not</w:t>
            </w:r>
            <w:r>
              <w:rPr>
                <w:rFonts w:ascii="Arial"/>
                <w:color w:val="333333"/>
                <w:spacing w:val="-3"/>
                <w:sz w:val="20"/>
                <w:u w:val="single" w:color="333333"/>
              </w:rPr>
              <w:t xml:space="preserve"> </w:t>
            </w:r>
            <w:r>
              <w:rPr>
                <w:rFonts w:ascii="Arial"/>
                <w:color w:val="333333"/>
                <w:sz w:val="20"/>
                <w:u w:val="single" w:color="333333"/>
              </w:rPr>
              <w:t>adversely</w:t>
            </w:r>
            <w:r>
              <w:rPr>
                <w:rFonts w:ascii="Arial"/>
                <w:color w:val="333333"/>
                <w:spacing w:val="-3"/>
                <w:sz w:val="20"/>
                <w:u w:val="single" w:color="333333"/>
              </w:rPr>
              <w:t xml:space="preserve"> </w:t>
            </w:r>
            <w:r>
              <w:rPr>
                <w:rFonts w:ascii="Arial"/>
                <w:color w:val="333333"/>
                <w:sz w:val="20"/>
                <w:u w:val="single" w:color="333333"/>
              </w:rPr>
              <w:t>affect</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rights</w:t>
            </w:r>
            <w:r>
              <w:rPr>
                <w:rFonts w:ascii="Arial"/>
                <w:color w:val="333333"/>
                <w:spacing w:val="-3"/>
                <w:sz w:val="20"/>
                <w:u w:val="single" w:color="333333"/>
              </w:rPr>
              <w:t xml:space="preserve"> </w:t>
            </w:r>
            <w:r>
              <w:rPr>
                <w:rFonts w:ascii="Arial"/>
                <w:color w:val="333333"/>
                <w:sz w:val="20"/>
                <w:u w:val="single" w:color="333333"/>
              </w:rPr>
              <w:t>and</w:t>
            </w:r>
            <w:r>
              <w:rPr>
                <w:rFonts w:ascii="Arial"/>
                <w:color w:val="333333"/>
                <w:spacing w:val="-3"/>
                <w:sz w:val="20"/>
                <w:u w:val="single" w:color="333333"/>
              </w:rPr>
              <w:t xml:space="preserve"> </w:t>
            </w:r>
            <w:r>
              <w:rPr>
                <w:rFonts w:ascii="Arial"/>
                <w:color w:val="333333"/>
                <w:sz w:val="20"/>
                <w:u w:val="single" w:color="333333"/>
              </w:rPr>
              <w:t>welfare</w:t>
            </w:r>
            <w:r>
              <w:rPr>
                <w:rFonts w:ascii="Arial"/>
                <w:color w:val="333333"/>
                <w:spacing w:val="-3"/>
                <w:sz w:val="20"/>
                <w:u w:val="single" w:color="333333"/>
              </w:rPr>
              <w:t xml:space="preserve"> </w:t>
            </w:r>
            <w:r>
              <w:rPr>
                <w:rFonts w:ascii="Arial"/>
                <w:color w:val="333333"/>
                <w:sz w:val="20"/>
                <w:u w:val="single" w:color="333333"/>
              </w:rPr>
              <w:t>of</w:t>
            </w:r>
            <w:r>
              <w:rPr>
                <w:rFonts w:ascii="Arial"/>
                <w:color w:val="333333"/>
                <w:spacing w:val="-3"/>
                <w:sz w:val="20"/>
                <w:u w:val="single" w:color="333333"/>
              </w:rPr>
              <w:t xml:space="preserve"> </w:t>
            </w:r>
            <w:r>
              <w:rPr>
                <w:rFonts w:ascii="Arial"/>
                <w:color w:val="333333"/>
                <w:sz w:val="20"/>
                <w:u w:val="single" w:color="333333"/>
              </w:rPr>
              <w:t>subjects</w:t>
            </w:r>
            <w:r>
              <w:rPr>
                <w:rFonts w:ascii="Arial"/>
                <w:color w:val="333333"/>
                <w:spacing w:val="-3"/>
                <w:sz w:val="20"/>
                <w:u w:val="single" w:color="333333"/>
              </w:rPr>
              <w:t xml:space="preserve"> </w:t>
            </w:r>
            <w:r>
              <w:rPr>
                <w:rFonts w:ascii="Arial"/>
                <w:color w:val="333333"/>
                <w:sz w:val="20"/>
                <w:u w:val="single" w:color="333333"/>
              </w:rPr>
              <w:t>(Consider</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right</w:t>
            </w:r>
            <w:r>
              <w:rPr>
                <w:rFonts w:ascii="Arial"/>
                <w:color w:val="333333"/>
                <w:sz w:val="20"/>
              </w:rPr>
              <w:t xml:space="preserve"> </w:t>
            </w:r>
            <w:r>
              <w:rPr>
                <w:rFonts w:ascii="Arial"/>
                <w:color w:val="333333"/>
                <w:sz w:val="20"/>
                <w:u w:val="single" w:color="333333"/>
              </w:rPr>
              <w:t>of</w:t>
            </w:r>
            <w:r>
              <w:rPr>
                <w:rFonts w:ascii="Arial"/>
                <w:color w:val="333333"/>
                <w:spacing w:val="-1"/>
                <w:sz w:val="20"/>
                <w:u w:val="single" w:color="333333"/>
              </w:rPr>
              <w:t xml:space="preserve"> </w:t>
            </w:r>
            <w:r>
              <w:rPr>
                <w:rFonts w:ascii="Arial"/>
                <w:color w:val="333333"/>
                <w:sz w:val="20"/>
                <w:u w:val="single" w:color="333333"/>
              </w:rPr>
              <w:t>privacy</w:t>
            </w:r>
            <w:r>
              <w:rPr>
                <w:rFonts w:ascii="Arial"/>
                <w:color w:val="333333"/>
                <w:spacing w:val="-1"/>
                <w:sz w:val="20"/>
                <w:u w:val="single" w:color="333333"/>
              </w:rPr>
              <w:t xml:space="preserve"> </w:t>
            </w:r>
            <w:r>
              <w:rPr>
                <w:rFonts w:ascii="Arial"/>
                <w:color w:val="333333"/>
                <w:sz w:val="20"/>
                <w:u w:val="single" w:color="333333"/>
              </w:rPr>
              <w:t>and</w:t>
            </w:r>
            <w:r>
              <w:rPr>
                <w:rFonts w:ascii="Arial"/>
                <w:color w:val="333333"/>
                <w:spacing w:val="-1"/>
                <w:sz w:val="20"/>
                <w:u w:val="single" w:color="333333"/>
              </w:rPr>
              <w:t xml:space="preserve"> </w:t>
            </w:r>
            <w:r>
              <w:rPr>
                <w:rFonts w:ascii="Arial"/>
                <w:color w:val="333333"/>
                <w:sz w:val="20"/>
                <w:u w:val="single" w:color="333333"/>
              </w:rPr>
              <w:t>possible</w:t>
            </w:r>
            <w:r>
              <w:rPr>
                <w:rFonts w:ascii="Arial"/>
                <w:color w:val="333333"/>
                <w:spacing w:val="-1"/>
                <w:sz w:val="20"/>
                <w:u w:val="single" w:color="333333"/>
              </w:rPr>
              <w:t xml:space="preserve"> </w:t>
            </w:r>
            <w:r>
              <w:rPr>
                <w:rFonts w:ascii="Arial"/>
                <w:color w:val="333333"/>
                <w:sz w:val="20"/>
                <w:u w:val="single" w:color="333333"/>
              </w:rPr>
              <w:t>risk</w:t>
            </w:r>
            <w:r>
              <w:rPr>
                <w:rFonts w:ascii="Arial"/>
                <w:color w:val="333333"/>
                <w:spacing w:val="-1"/>
                <w:sz w:val="20"/>
                <w:u w:val="single" w:color="333333"/>
              </w:rPr>
              <w:t xml:space="preserve"> </w:t>
            </w:r>
            <w:r>
              <w:rPr>
                <w:rFonts w:ascii="Arial"/>
                <w:color w:val="333333"/>
                <w:sz w:val="20"/>
                <w:u w:val="single" w:color="333333"/>
              </w:rPr>
              <w:t>of</w:t>
            </w:r>
            <w:r>
              <w:rPr>
                <w:rFonts w:ascii="Arial"/>
                <w:color w:val="333333"/>
                <w:spacing w:val="-1"/>
                <w:sz w:val="20"/>
                <w:u w:val="single" w:color="333333"/>
              </w:rPr>
              <w:t xml:space="preserve"> </w:t>
            </w:r>
            <w:r>
              <w:rPr>
                <w:rFonts w:ascii="Arial"/>
                <w:color w:val="333333"/>
                <w:sz w:val="20"/>
                <w:u w:val="single" w:color="333333"/>
              </w:rPr>
              <w:t>breach</w:t>
            </w:r>
            <w:r>
              <w:rPr>
                <w:rFonts w:ascii="Arial"/>
                <w:color w:val="333333"/>
                <w:spacing w:val="-1"/>
                <w:sz w:val="20"/>
                <w:u w:val="single" w:color="333333"/>
              </w:rPr>
              <w:t xml:space="preserve"> </w:t>
            </w:r>
            <w:r>
              <w:rPr>
                <w:rFonts w:ascii="Arial"/>
                <w:color w:val="333333"/>
                <w:sz w:val="20"/>
                <w:u w:val="single" w:color="333333"/>
              </w:rPr>
              <w:t>of</w:t>
            </w:r>
            <w:r>
              <w:rPr>
                <w:rFonts w:ascii="Arial"/>
                <w:color w:val="333333"/>
                <w:spacing w:val="-1"/>
                <w:sz w:val="20"/>
                <w:u w:val="single" w:color="333333"/>
              </w:rPr>
              <w:t xml:space="preserve"> </w:t>
            </w:r>
            <w:r>
              <w:rPr>
                <w:rFonts w:ascii="Arial"/>
                <w:color w:val="333333"/>
                <w:sz w:val="20"/>
                <w:u w:val="single" w:color="333333"/>
              </w:rPr>
              <w:t>confidentiality</w:t>
            </w:r>
            <w:r>
              <w:rPr>
                <w:rFonts w:ascii="Arial"/>
                <w:color w:val="333333"/>
                <w:spacing w:val="-1"/>
                <w:sz w:val="20"/>
                <w:u w:val="single" w:color="333333"/>
              </w:rPr>
              <w:t xml:space="preserve"> </w:t>
            </w:r>
            <w:proofErr w:type="gramStart"/>
            <w:r>
              <w:rPr>
                <w:rFonts w:ascii="Arial"/>
                <w:color w:val="333333"/>
                <w:sz w:val="20"/>
                <w:u w:val="single" w:color="333333"/>
              </w:rPr>
              <w:t>in</w:t>
            </w:r>
            <w:r>
              <w:rPr>
                <w:rFonts w:ascii="Arial"/>
                <w:color w:val="333333"/>
                <w:spacing w:val="-1"/>
                <w:sz w:val="20"/>
                <w:u w:val="single" w:color="333333"/>
              </w:rPr>
              <w:t xml:space="preserve"> </w:t>
            </w:r>
            <w:r>
              <w:rPr>
                <w:rFonts w:ascii="Arial"/>
                <w:color w:val="333333"/>
                <w:sz w:val="20"/>
                <w:u w:val="single" w:color="333333"/>
              </w:rPr>
              <w:t>light</w:t>
            </w:r>
            <w:r>
              <w:rPr>
                <w:rFonts w:ascii="Arial"/>
                <w:color w:val="333333"/>
                <w:spacing w:val="-1"/>
                <w:sz w:val="20"/>
                <w:u w:val="single" w:color="333333"/>
              </w:rPr>
              <w:t xml:space="preserve"> </w:t>
            </w:r>
            <w:r>
              <w:rPr>
                <w:rFonts w:ascii="Arial"/>
                <w:color w:val="333333"/>
                <w:sz w:val="20"/>
                <w:u w:val="single" w:color="333333"/>
              </w:rPr>
              <w:t>of</w:t>
            </w:r>
            <w:proofErr w:type="gramEnd"/>
            <w:r>
              <w:rPr>
                <w:rFonts w:ascii="Arial"/>
                <w:color w:val="333333"/>
                <w:spacing w:val="-1"/>
                <w:sz w:val="20"/>
                <w:u w:val="single" w:color="333333"/>
              </w:rPr>
              <w:t xml:space="preserve"> </w:t>
            </w:r>
            <w:r>
              <w:rPr>
                <w:rFonts w:ascii="Arial"/>
                <w:color w:val="333333"/>
                <w:sz w:val="20"/>
                <w:u w:val="single" w:color="333333"/>
              </w:rPr>
              <w:t>the</w:t>
            </w:r>
            <w:r>
              <w:rPr>
                <w:rFonts w:ascii="Arial"/>
                <w:color w:val="333333"/>
                <w:spacing w:val="-1"/>
                <w:sz w:val="20"/>
                <w:u w:val="single" w:color="333333"/>
              </w:rPr>
              <w:t xml:space="preserve"> </w:t>
            </w:r>
            <w:r>
              <w:rPr>
                <w:rFonts w:ascii="Arial"/>
                <w:color w:val="333333"/>
                <w:sz w:val="20"/>
                <w:u w:val="single" w:color="333333"/>
              </w:rPr>
              <w:t>information</w:t>
            </w:r>
            <w:r>
              <w:rPr>
                <w:rFonts w:ascii="Arial"/>
                <w:color w:val="333333"/>
                <w:spacing w:val="-1"/>
                <w:sz w:val="20"/>
                <w:u w:val="single" w:color="333333"/>
              </w:rPr>
              <w:t xml:space="preserve"> </w:t>
            </w:r>
            <w:r>
              <w:rPr>
                <w:rFonts w:ascii="Arial"/>
                <w:color w:val="333333"/>
                <w:sz w:val="20"/>
                <w:u w:val="single" w:color="333333"/>
              </w:rPr>
              <w:t>you</w:t>
            </w:r>
            <w:r>
              <w:rPr>
                <w:rFonts w:ascii="Arial"/>
                <w:color w:val="333333"/>
                <w:spacing w:val="-1"/>
                <w:sz w:val="20"/>
                <w:u w:val="single" w:color="333333"/>
              </w:rPr>
              <w:t xml:space="preserve"> </w:t>
            </w:r>
            <w:r>
              <w:rPr>
                <w:rFonts w:ascii="Arial"/>
                <w:color w:val="333333"/>
                <w:sz w:val="20"/>
                <w:u w:val="single" w:color="333333"/>
              </w:rPr>
              <w:t>wish</w:t>
            </w:r>
            <w:r>
              <w:rPr>
                <w:rFonts w:ascii="Arial"/>
                <w:color w:val="333333"/>
                <w:spacing w:val="-1"/>
                <w:sz w:val="20"/>
                <w:u w:val="single" w:color="333333"/>
              </w:rPr>
              <w:t xml:space="preserve"> </w:t>
            </w:r>
            <w:r>
              <w:rPr>
                <w:rFonts w:ascii="Arial"/>
                <w:color w:val="333333"/>
                <w:sz w:val="20"/>
                <w:u w:val="single" w:color="333333"/>
              </w:rPr>
              <w:t>to</w:t>
            </w:r>
            <w:r>
              <w:rPr>
                <w:rFonts w:ascii="Arial"/>
                <w:color w:val="333333"/>
                <w:spacing w:val="-1"/>
                <w:sz w:val="20"/>
                <w:u w:val="single" w:color="333333"/>
              </w:rPr>
              <w:t xml:space="preserve"> </w:t>
            </w:r>
            <w:r>
              <w:rPr>
                <w:rFonts w:ascii="Arial"/>
                <w:color w:val="333333"/>
                <w:sz w:val="20"/>
                <w:u w:val="single" w:color="333333"/>
              </w:rPr>
              <w:t>gather.)</w:t>
            </w:r>
            <w:r>
              <w:rPr>
                <w:rFonts w:ascii="Arial"/>
                <w:color w:val="333333"/>
                <w:sz w:val="20"/>
              </w:rPr>
              <w:t xml:space="preserve"> </w:t>
            </w:r>
            <w:r>
              <w:rPr>
                <w:color w:val="333333"/>
                <w:sz w:val="24"/>
              </w:rPr>
              <w:t xml:space="preserve">Information will be reported in aggregate. Information able to be deduced (e.g., if a </w:t>
            </w:r>
            <w:proofErr w:type="gramStart"/>
            <w:r>
              <w:rPr>
                <w:color w:val="333333"/>
                <w:sz w:val="24"/>
              </w:rPr>
              <w:t>county</w:t>
            </w:r>
            <w:proofErr w:type="gramEnd"/>
            <w:r>
              <w:rPr>
                <w:color w:val="333333"/>
                <w:sz w:val="24"/>
              </w:rPr>
              <w:t xml:space="preserve"> has few or </w:t>
            </w:r>
            <w:proofErr w:type="spellStart"/>
            <w:proofErr w:type="gramStart"/>
            <w:r>
              <w:rPr>
                <w:color w:val="333333"/>
                <w:sz w:val="24"/>
              </w:rPr>
              <w:t>n</w:t>
            </w:r>
            <w:proofErr w:type="spellEnd"/>
            <w:r>
              <w:rPr>
                <w:color w:val="333333"/>
                <w:sz w:val="24"/>
              </w:rPr>
              <w:t xml:space="preserve"> other providers</w:t>
            </w:r>
            <w:proofErr w:type="gramEnd"/>
            <w:r>
              <w:rPr>
                <w:color w:val="333333"/>
                <w:sz w:val="24"/>
              </w:rPr>
              <w:t>) is available via other public sources.</w:t>
            </w:r>
          </w:p>
        </w:tc>
      </w:tr>
    </w:tbl>
    <w:p w14:paraId="709C9FEC" w14:textId="77777777" w:rsidR="00814875" w:rsidRDefault="00814875">
      <w:pPr>
        <w:pStyle w:val="TableParagraph"/>
        <w:spacing w:line="242" w:lineRule="auto"/>
        <w:rPr>
          <w:sz w:val="24"/>
        </w:rPr>
        <w:sectPr w:rsidR="00814875">
          <w:pgSz w:w="12240" w:h="15840"/>
          <w:pgMar w:top="580" w:right="720" w:bottom="460" w:left="720" w:header="170" w:footer="270" w:gutter="0"/>
          <w:cols w:space="720"/>
        </w:sectPr>
      </w:pPr>
    </w:p>
    <w:p w14:paraId="43B006DD" w14:textId="77777777" w:rsidR="00814875" w:rsidRDefault="00EA5180">
      <w:pPr>
        <w:pStyle w:val="BodyText"/>
        <w:spacing w:before="10"/>
        <w:rPr>
          <w:rFonts w:ascii="Times New Roman"/>
          <w:sz w:val="9"/>
        </w:rPr>
      </w:pPr>
      <w:r>
        <w:rPr>
          <w:rFonts w:ascii="Times New Roman"/>
          <w:noProof/>
          <w:sz w:val="9"/>
        </w:rPr>
        <w:lastRenderedPageBreak/>
        <mc:AlternateContent>
          <mc:Choice Requires="wps">
            <w:drawing>
              <wp:anchor distT="0" distB="0" distL="0" distR="0" simplePos="0" relativeHeight="15771136" behindDoc="0" locked="0" layoutInCell="1" allowOverlap="1" wp14:anchorId="4E65FBEA" wp14:editId="397E18A6">
                <wp:simplePos x="0" y="0"/>
                <wp:positionH relativeFrom="page">
                  <wp:posOffset>654050</wp:posOffset>
                </wp:positionH>
                <wp:positionV relativeFrom="page">
                  <wp:posOffset>463550</wp:posOffset>
                </wp:positionV>
                <wp:extent cx="5854700" cy="346075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4700" cy="3460750"/>
                        </a:xfrm>
                        <a:prstGeom prst="rect">
                          <a:avLst/>
                        </a:prstGeom>
                      </wps:spPr>
                      <wps:txbx>
                        <w:txbxContent>
                          <w:tbl>
                            <w:tblPr>
                              <w:tblW w:w="0" w:type="auto"/>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E32897A" w14:textId="77777777">
                              <w:trPr>
                                <w:trHeight w:val="1360"/>
                              </w:trPr>
                              <w:tc>
                                <w:tcPr>
                                  <w:tcW w:w="9080" w:type="dxa"/>
                                  <w:tcBorders>
                                    <w:top w:val="nil"/>
                                    <w:bottom w:val="nil"/>
                                  </w:tcBorders>
                                  <w:shd w:val="clear" w:color="auto" w:fill="EEEEEE"/>
                                </w:tcPr>
                                <w:p w14:paraId="732850F6" w14:textId="77777777" w:rsidR="00814875" w:rsidRDefault="00EA5180">
                                  <w:pPr>
                                    <w:pStyle w:val="TableParagraph"/>
                                    <w:spacing w:before="12" w:line="249" w:lineRule="auto"/>
                                    <w:rPr>
                                      <w:rFonts w:ascii="Arial"/>
                                      <w:sz w:val="20"/>
                                    </w:rPr>
                                  </w:pPr>
                                  <w:r>
                                    <w:rPr>
                                      <w:rFonts w:ascii="Arial"/>
                                      <w:color w:val="333333"/>
                                      <w:sz w:val="20"/>
                                      <w:u w:val="single" w:color="333333"/>
                                    </w:rPr>
                                    <w:t>Please</w:t>
                                  </w:r>
                                  <w:r>
                                    <w:rPr>
                                      <w:rFonts w:ascii="Arial"/>
                                      <w:color w:val="333333"/>
                                      <w:spacing w:val="-3"/>
                                      <w:sz w:val="20"/>
                                      <w:u w:val="single" w:color="333333"/>
                                    </w:rPr>
                                    <w:t xml:space="preserve"> </w:t>
                                  </w: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why</w:t>
                                  </w:r>
                                  <w:r>
                                    <w:rPr>
                                      <w:rFonts w:ascii="Arial"/>
                                      <w:color w:val="333333"/>
                                      <w:spacing w:val="-3"/>
                                      <w:sz w:val="20"/>
                                      <w:u w:val="single" w:color="333333"/>
                                    </w:rPr>
                                    <w:t xml:space="preserve"> </w:t>
                                  </w:r>
                                  <w:r>
                                    <w:rPr>
                                      <w:rFonts w:ascii="Arial"/>
                                      <w:color w:val="333333"/>
                                      <w:sz w:val="20"/>
                                      <w:u w:val="single" w:color="333333"/>
                                    </w:rPr>
                                    <w:t>it</w:t>
                                  </w:r>
                                  <w:r>
                                    <w:rPr>
                                      <w:rFonts w:ascii="Arial"/>
                                      <w:color w:val="333333"/>
                                      <w:spacing w:val="-3"/>
                                      <w:sz w:val="20"/>
                                      <w:u w:val="single" w:color="333333"/>
                                    </w:rPr>
                                    <w:t xml:space="preserve"> </w:t>
                                  </w:r>
                                  <w:r>
                                    <w:rPr>
                                      <w:rFonts w:ascii="Arial"/>
                                      <w:color w:val="333333"/>
                                      <w:sz w:val="20"/>
                                      <w:u w:val="single" w:color="333333"/>
                                    </w:rPr>
                                    <w:t>would</w:t>
                                  </w:r>
                                  <w:r>
                                    <w:rPr>
                                      <w:rFonts w:ascii="Arial"/>
                                      <w:color w:val="333333"/>
                                      <w:spacing w:val="-3"/>
                                      <w:sz w:val="20"/>
                                      <w:u w:val="single" w:color="333333"/>
                                    </w:rPr>
                                    <w:t xml:space="preserve"> </w:t>
                                  </w:r>
                                  <w:r>
                                    <w:rPr>
                                      <w:rFonts w:ascii="Arial"/>
                                      <w:color w:val="333333"/>
                                      <w:sz w:val="20"/>
                                      <w:u w:val="single" w:color="333333"/>
                                    </w:rPr>
                                    <w:t>not</w:t>
                                  </w:r>
                                  <w:r>
                                    <w:rPr>
                                      <w:rFonts w:ascii="Arial"/>
                                      <w:color w:val="333333"/>
                                      <w:spacing w:val="-3"/>
                                      <w:sz w:val="20"/>
                                      <w:u w:val="single" w:color="333333"/>
                                    </w:rPr>
                                    <w:t xml:space="preserve"> </w:t>
                                  </w:r>
                                  <w:r>
                                    <w:rPr>
                                      <w:rFonts w:ascii="Arial"/>
                                      <w:color w:val="333333"/>
                                      <w:sz w:val="20"/>
                                      <w:u w:val="single" w:color="333333"/>
                                    </w:rPr>
                                    <w:t>be</w:t>
                                  </w:r>
                                  <w:r>
                                    <w:rPr>
                                      <w:rFonts w:ascii="Arial"/>
                                      <w:color w:val="333333"/>
                                      <w:spacing w:val="-3"/>
                                      <w:sz w:val="20"/>
                                      <w:u w:val="single" w:color="333333"/>
                                    </w:rPr>
                                    <w:t xml:space="preserve"> </w:t>
                                  </w:r>
                                  <w:r>
                                    <w:rPr>
                                      <w:rFonts w:ascii="Arial"/>
                                      <w:color w:val="333333"/>
                                      <w:sz w:val="20"/>
                                      <w:u w:val="single" w:color="333333"/>
                                    </w:rPr>
                                    <w:t>possible</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conduct</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study</w:t>
                                  </w:r>
                                  <w:r>
                                    <w:rPr>
                                      <w:rFonts w:ascii="Arial"/>
                                      <w:color w:val="333333"/>
                                      <w:spacing w:val="-3"/>
                                      <w:sz w:val="20"/>
                                      <w:u w:val="single" w:color="333333"/>
                                    </w:rPr>
                                    <w:t xml:space="preserve"> </w:t>
                                  </w:r>
                                  <w:r>
                                    <w:rPr>
                                      <w:rFonts w:ascii="Arial"/>
                                      <w:color w:val="333333"/>
                                      <w:sz w:val="20"/>
                                      <w:u w:val="single" w:color="333333"/>
                                    </w:rPr>
                                    <w:t>with</w:t>
                                  </w:r>
                                  <w:r>
                                    <w:rPr>
                                      <w:rFonts w:ascii="Arial"/>
                                      <w:color w:val="333333"/>
                                      <w:spacing w:val="-3"/>
                                      <w:sz w:val="20"/>
                                      <w:u w:val="single" w:color="333333"/>
                                    </w:rPr>
                                    <w:t xml:space="preserve"> </w:t>
                                  </w:r>
                                  <w:r>
                                    <w:rPr>
                                      <w:rFonts w:ascii="Arial"/>
                                      <w:color w:val="333333"/>
                                      <w:sz w:val="20"/>
                                      <w:u w:val="single" w:color="333333"/>
                                    </w:rPr>
                                    <w:t>only</w:t>
                                  </w:r>
                                  <w:r>
                                    <w:rPr>
                                      <w:rFonts w:ascii="Arial"/>
                                      <w:color w:val="333333"/>
                                      <w:spacing w:val="-3"/>
                                      <w:sz w:val="20"/>
                                      <w:u w:val="single" w:color="333333"/>
                                    </w:rPr>
                                    <w:t xml:space="preserve"> </w:t>
                                  </w:r>
                                  <w:r>
                                    <w:rPr>
                                      <w:rFonts w:ascii="Arial"/>
                                      <w:color w:val="333333"/>
                                      <w:sz w:val="20"/>
                                      <w:u w:val="single" w:color="333333"/>
                                    </w:rPr>
                                    <w:t>de-identified</w:t>
                                  </w:r>
                                  <w:r>
                                    <w:rPr>
                                      <w:rFonts w:ascii="Arial"/>
                                      <w:color w:val="333333"/>
                                      <w:spacing w:val="-3"/>
                                      <w:sz w:val="20"/>
                                      <w:u w:val="single" w:color="333333"/>
                                    </w:rPr>
                                    <w:t xml:space="preserve"> </w:t>
                                  </w:r>
                                  <w:r>
                                    <w:rPr>
                                      <w:rFonts w:ascii="Arial"/>
                                      <w:color w:val="333333"/>
                                      <w:sz w:val="20"/>
                                      <w:u w:val="single" w:color="333333"/>
                                    </w:rPr>
                                    <w:t>data</w:t>
                                  </w:r>
                                  <w:r>
                                    <w:rPr>
                                      <w:rFonts w:ascii="Arial"/>
                                      <w:color w:val="333333"/>
                                      <w:spacing w:val="-3"/>
                                      <w:sz w:val="20"/>
                                      <w:u w:val="single" w:color="333333"/>
                                    </w:rPr>
                                    <w:t xml:space="preserve"> </w:t>
                                  </w:r>
                                  <w:r>
                                    <w:rPr>
                                      <w:rFonts w:ascii="Arial"/>
                                      <w:color w:val="333333"/>
                                      <w:sz w:val="20"/>
                                      <w:u w:val="single" w:color="333333"/>
                                    </w:rPr>
                                    <w:t>(i.e.</w:t>
                                  </w:r>
                                  <w:r>
                                    <w:rPr>
                                      <w:rFonts w:ascii="Arial"/>
                                      <w:color w:val="333333"/>
                                      <w:sz w:val="20"/>
                                    </w:rPr>
                                    <w:t xml:space="preserve"> </w:t>
                                  </w:r>
                                  <w:r>
                                    <w:rPr>
                                      <w:rFonts w:ascii="Arial"/>
                                      <w:color w:val="333333"/>
                                      <w:sz w:val="20"/>
                                      <w:u w:val="single" w:color="333333"/>
                                    </w:rPr>
                                    <w:t>without any identifiers listed in A.9.)</w:t>
                                  </w:r>
                                </w:p>
                                <w:p w14:paraId="6CB6DC69" w14:textId="77777777" w:rsidR="00814875" w:rsidRDefault="00EA5180">
                                  <w:pPr>
                                    <w:pStyle w:val="TableParagraph"/>
                                    <w:spacing w:line="242" w:lineRule="auto"/>
                                    <w:rPr>
                                      <w:sz w:val="24"/>
                                    </w:rPr>
                                  </w:pPr>
                                  <w:r>
                                    <w:rPr>
                                      <w:color w:val="333333"/>
                                      <w:sz w:val="24"/>
                                    </w:rPr>
                                    <w:t>Providers' names are used to link the licensure data and create a longitudinal file, or employment</w:t>
                                  </w:r>
                                  <w:r>
                                    <w:rPr>
                                      <w:color w:val="333333"/>
                                      <w:spacing w:val="-5"/>
                                      <w:sz w:val="24"/>
                                    </w:rPr>
                                    <w:t xml:space="preserve"> </w:t>
                                  </w:r>
                                  <w:r>
                                    <w:rPr>
                                      <w:color w:val="333333"/>
                                      <w:sz w:val="24"/>
                                    </w:rPr>
                                    <w:t>record.</w:t>
                                  </w:r>
                                  <w:r>
                                    <w:rPr>
                                      <w:color w:val="333333"/>
                                      <w:spacing w:val="-4"/>
                                      <w:sz w:val="24"/>
                                    </w:rPr>
                                    <w:t xml:space="preserve"> </w:t>
                                  </w:r>
                                  <w:r>
                                    <w:rPr>
                                      <w:color w:val="333333"/>
                                      <w:sz w:val="24"/>
                                    </w:rPr>
                                    <w:t>Addresses</w:t>
                                  </w:r>
                                  <w:r>
                                    <w:rPr>
                                      <w:color w:val="333333"/>
                                      <w:spacing w:val="-4"/>
                                      <w:sz w:val="24"/>
                                    </w:rPr>
                                    <w:t xml:space="preserve"> </w:t>
                                  </w:r>
                                  <w:r>
                                    <w:rPr>
                                      <w:color w:val="333333"/>
                                      <w:sz w:val="24"/>
                                    </w:rPr>
                                    <w:t>are</w:t>
                                  </w:r>
                                  <w:r>
                                    <w:rPr>
                                      <w:color w:val="333333"/>
                                      <w:spacing w:val="-5"/>
                                      <w:sz w:val="24"/>
                                    </w:rPr>
                                    <w:t xml:space="preserve"> </w:t>
                                  </w:r>
                                  <w:r>
                                    <w:rPr>
                                      <w:color w:val="333333"/>
                                      <w:sz w:val="24"/>
                                    </w:rPr>
                                    <w:t>used</w:t>
                                  </w:r>
                                  <w:r>
                                    <w:rPr>
                                      <w:color w:val="333333"/>
                                      <w:spacing w:val="-4"/>
                                      <w:sz w:val="24"/>
                                    </w:rPr>
                                    <w:t xml:space="preserve"> </w:t>
                                  </w:r>
                                  <w:r>
                                    <w:rPr>
                                      <w:color w:val="333333"/>
                                      <w:sz w:val="24"/>
                                    </w:rPr>
                                    <w:t>for</w:t>
                                  </w:r>
                                  <w:r>
                                    <w:rPr>
                                      <w:color w:val="333333"/>
                                      <w:spacing w:val="-4"/>
                                      <w:sz w:val="24"/>
                                    </w:rPr>
                                    <w:t xml:space="preserve"> </w:t>
                                  </w:r>
                                  <w:r>
                                    <w:rPr>
                                      <w:color w:val="333333"/>
                                      <w:sz w:val="24"/>
                                    </w:rPr>
                                    <w:t>determining</w:t>
                                  </w:r>
                                  <w:r>
                                    <w:rPr>
                                      <w:color w:val="333333"/>
                                      <w:spacing w:val="-4"/>
                                      <w:sz w:val="24"/>
                                    </w:rPr>
                                    <w:t xml:space="preserve"> </w:t>
                                  </w:r>
                                  <w:r>
                                    <w:rPr>
                                      <w:color w:val="333333"/>
                                      <w:sz w:val="24"/>
                                    </w:rPr>
                                    <w:t>practice</w:t>
                                  </w:r>
                                  <w:r>
                                    <w:rPr>
                                      <w:color w:val="333333"/>
                                      <w:spacing w:val="-5"/>
                                      <w:sz w:val="24"/>
                                    </w:rPr>
                                    <w:t xml:space="preserve"> </w:t>
                                  </w:r>
                                  <w:r>
                                    <w:rPr>
                                      <w:color w:val="333333"/>
                                      <w:sz w:val="24"/>
                                    </w:rPr>
                                    <w:t>location,</w:t>
                                  </w:r>
                                  <w:r>
                                    <w:rPr>
                                      <w:color w:val="333333"/>
                                      <w:spacing w:val="-4"/>
                                      <w:sz w:val="24"/>
                                    </w:rPr>
                                    <w:t xml:space="preserve"> </w:t>
                                  </w:r>
                                  <w:r>
                                    <w:rPr>
                                      <w:color w:val="333333"/>
                                      <w:sz w:val="24"/>
                                    </w:rPr>
                                    <w:t>rurality,</w:t>
                                  </w:r>
                                  <w:r>
                                    <w:rPr>
                                      <w:color w:val="333333"/>
                                      <w:spacing w:val="-4"/>
                                      <w:sz w:val="24"/>
                                    </w:rPr>
                                    <w:t xml:space="preserve"> </w:t>
                                  </w:r>
                                  <w:r>
                                    <w:rPr>
                                      <w:color w:val="333333"/>
                                      <w:sz w:val="24"/>
                                    </w:rPr>
                                    <w:t xml:space="preserve">and </w:t>
                                  </w:r>
                                  <w:r>
                                    <w:rPr>
                                      <w:color w:val="333333"/>
                                      <w:spacing w:val="-2"/>
                                      <w:sz w:val="24"/>
                                    </w:rPr>
                                    <w:t>geocoding.</w:t>
                                  </w:r>
                                </w:p>
                              </w:tc>
                            </w:tr>
                            <w:tr w:rsidR="00814875" w14:paraId="2D8063B1" w14:textId="77777777">
                              <w:trPr>
                                <w:trHeight w:val="1120"/>
                              </w:trPr>
                              <w:tc>
                                <w:tcPr>
                                  <w:tcW w:w="9080" w:type="dxa"/>
                                  <w:tcBorders>
                                    <w:top w:val="nil"/>
                                    <w:bottom w:val="nil"/>
                                  </w:tcBorders>
                                </w:tcPr>
                                <w:p w14:paraId="33D0E55D" w14:textId="77777777" w:rsidR="00814875" w:rsidRDefault="00EA5180">
                                  <w:pPr>
                                    <w:pStyle w:val="TableParagraph"/>
                                    <w:spacing w:before="32" w:line="249" w:lineRule="auto"/>
                                    <w:rPr>
                                      <w:rFonts w:ascii="Arial"/>
                                      <w:sz w:val="20"/>
                                    </w:rPr>
                                  </w:pPr>
                                  <w:r>
                                    <w:rPr>
                                      <w:rFonts w:ascii="Arial"/>
                                      <w:color w:val="333333"/>
                                      <w:sz w:val="20"/>
                                      <w:u w:val="single" w:color="333333"/>
                                    </w:rPr>
                                    <w:t>Explain</w:t>
                                  </w:r>
                                  <w:r>
                                    <w:rPr>
                                      <w:rFonts w:ascii="Arial"/>
                                      <w:color w:val="333333"/>
                                      <w:spacing w:val="-4"/>
                                      <w:sz w:val="20"/>
                                      <w:u w:val="single" w:color="333333"/>
                                    </w:rPr>
                                    <w:t xml:space="preserve"> </w:t>
                                  </w:r>
                                  <w:r>
                                    <w:rPr>
                                      <w:rFonts w:ascii="Arial"/>
                                      <w:color w:val="333333"/>
                                      <w:sz w:val="20"/>
                                      <w:u w:val="single" w:color="333333"/>
                                    </w:rPr>
                                    <w:t>how</w:t>
                                  </w:r>
                                  <w:r>
                                    <w:rPr>
                                      <w:rFonts w:ascii="Arial"/>
                                      <w:color w:val="333333"/>
                                      <w:spacing w:val="-4"/>
                                      <w:sz w:val="20"/>
                                      <w:u w:val="single" w:color="333333"/>
                                    </w:rPr>
                                    <w:t xml:space="preserve"> </w:t>
                                  </w:r>
                                  <w:r>
                                    <w:rPr>
                                      <w:rFonts w:ascii="Arial"/>
                                      <w:color w:val="333333"/>
                                      <w:sz w:val="20"/>
                                      <w:u w:val="single" w:color="333333"/>
                                    </w:rPr>
                                    <w:t>the</w:t>
                                  </w:r>
                                  <w:r>
                                    <w:rPr>
                                      <w:rFonts w:ascii="Arial"/>
                                      <w:color w:val="333333"/>
                                      <w:spacing w:val="-4"/>
                                      <w:sz w:val="20"/>
                                      <w:u w:val="single" w:color="333333"/>
                                    </w:rPr>
                                    <w:t xml:space="preserve"> </w:t>
                                  </w:r>
                                  <w:r>
                                    <w:rPr>
                                      <w:rFonts w:ascii="Arial"/>
                                      <w:color w:val="333333"/>
                                      <w:sz w:val="20"/>
                                      <w:u w:val="single" w:color="333333"/>
                                    </w:rPr>
                                    <w:t>requirement</w:t>
                                  </w:r>
                                  <w:r>
                                    <w:rPr>
                                      <w:rFonts w:ascii="Arial"/>
                                      <w:color w:val="333333"/>
                                      <w:spacing w:val="-4"/>
                                      <w:sz w:val="20"/>
                                      <w:u w:val="single" w:color="333333"/>
                                    </w:rPr>
                                    <w:t xml:space="preserve"> </w:t>
                                  </w:r>
                                  <w:r>
                                    <w:rPr>
                                      <w:rFonts w:ascii="Arial"/>
                                      <w:color w:val="333333"/>
                                      <w:sz w:val="20"/>
                                      <w:u w:val="single" w:color="333333"/>
                                    </w:rPr>
                                    <w:t>to</w:t>
                                  </w:r>
                                  <w:r>
                                    <w:rPr>
                                      <w:rFonts w:ascii="Arial"/>
                                      <w:color w:val="333333"/>
                                      <w:spacing w:val="-4"/>
                                      <w:sz w:val="20"/>
                                      <w:u w:val="single" w:color="333333"/>
                                    </w:rPr>
                                    <w:t xml:space="preserve"> </w:t>
                                  </w:r>
                                  <w:r>
                                    <w:rPr>
                                      <w:rFonts w:ascii="Arial"/>
                                      <w:color w:val="333333"/>
                                      <w:sz w:val="20"/>
                                      <w:u w:val="single" w:color="333333"/>
                                    </w:rPr>
                                    <w:t>obtain</w:t>
                                  </w:r>
                                  <w:r>
                                    <w:rPr>
                                      <w:rFonts w:ascii="Arial"/>
                                      <w:color w:val="333333"/>
                                      <w:spacing w:val="-4"/>
                                      <w:sz w:val="20"/>
                                      <w:u w:val="single" w:color="333333"/>
                                    </w:rPr>
                                    <w:t xml:space="preserve"> </w:t>
                                  </w:r>
                                  <w:r>
                                    <w:rPr>
                                      <w:rFonts w:ascii="Arial"/>
                                      <w:color w:val="333333"/>
                                      <w:sz w:val="20"/>
                                      <w:u w:val="single" w:color="333333"/>
                                    </w:rPr>
                                    <w:t>consent</w:t>
                                  </w:r>
                                  <w:r>
                                    <w:rPr>
                                      <w:rFonts w:ascii="Arial"/>
                                      <w:color w:val="333333"/>
                                      <w:spacing w:val="-4"/>
                                      <w:sz w:val="20"/>
                                      <w:u w:val="single" w:color="333333"/>
                                    </w:rPr>
                                    <w:t xml:space="preserve"> </w:t>
                                  </w:r>
                                  <w:r>
                                    <w:rPr>
                                      <w:rFonts w:ascii="Arial"/>
                                      <w:color w:val="333333"/>
                                      <w:sz w:val="20"/>
                                      <w:u w:val="single" w:color="333333"/>
                                    </w:rPr>
                                    <w:t>would</w:t>
                                  </w:r>
                                  <w:r>
                                    <w:rPr>
                                      <w:rFonts w:ascii="Arial"/>
                                      <w:color w:val="333333"/>
                                      <w:spacing w:val="-4"/>
                                      <w:sz w:val="20"/>
                                      <w:u w:val="single" w:color="333333"/>
                                    </w:rPr>
                                    <w:t xml:space="preserve"> </w:t>
                                  </w:r>
                                  <w:r>
                                    <w:rPr>
                                      <w:rFonts w:ascii="Arial"/>
                                      <w:color w:val="333333"/>
                                      <w:sz w:val="20"/>
                                      <w:u w:val="single" w:color="333333"/>
                                    </w:rPr>
                                    <w:t>make</w:t>
                                  </w:r>
                                  <w:r>
                                    <w:rPr>
                                      <w:rFonts w:ascii="Arial"/>
                                      <w:color w:val="333333"/>
                                      <w:spacing w:val="-4"/>
                                      <w:sz w:val="20"/>
                                      <w:u w:val="single" w:color="333333"/>
                                    </w:rPr>
                                    <w:t xml:space="preserve"> </w:t>
                                  </w:r>
                                  <w:r>
                                    <w:rPr>
                                      <w:rFonts w:ascii="Arial"/>
                                      <w:color w:val="333333"/>
                                      <w:sz w:val="20"/>
                                      <w:u w:val="single" w:color="333333"/>
                                    </w:rPr>
                                    <w:t>the</w:t>
                                  </w:r>
                                  <w:r>
                                    <w:rPr>
                                      <w:rFonts w:ascii="Arial"/>
                                      <w:color w:val="333333"/>
                                      <w:spacing w:val="-4"/>
                                      <w:sz w:val="20"/>
                                      <w:u w:val="single" w:color="333333"/>
                                    </w:rPr>
                                    <w:t xml:space="preserve"> </w:t>
                                  </w:r>
                                  <w:r>
                                    <w:rPr>
                                      <w:rFonts w:ascii="Arial"/>
                                      <w:color w:val="333333"/>
                                      <w:sz w:val="20"/>
                                      <w:u w:val="single" w:color="333333"/>
                                    </w:rPr>
                                    <w:t>research</w:t>
                                  </w:r>
                                  <w:r>
                                    <w:rPr>
                                      <w:rFonts w:ascii="Arial"/>
                                      <w:color w:val="333333"/>
                                      <w:spacing w:val="-4"/>
                                      <w:sz w:val="20"/>
                                      <w:u w:val="single" w:color="333333"/>
                                    </w:rPr>
                                    <w:t xml:space="preserve"> </w:t>
                                  </w:r>
                                  <w:r>
                                    <w:rPr>
                                      <w:rFonts w:ascii="Arial"/>
                                      <w:color w:val="333333"/>
                                      <w:sz w:val="20"/>
                                      <w:u w:val="single" w:color="333333"/>
                                    </w:rPr>
                                    <w:t>impracticable,</w:t>
                                  </w:r>
                                  <w:r>
                                    <w:rPr>
                                      <w:rFonts w:ascii="Arial"/>
                                      <w:color w:val="333333"/>
                                      <w:spacing w:val="-4"/>
                                      <w:sz w:val="20"/>
                                      <w:u w:val="single" w:color="333333"/>
                                    </w:rPr>
                                    <w:t xml:space="preserve"> </w:t>
                                  </w:r>
                                  <w:r>
                                    <w:rPr>
                                      <w:rFonts w:ascii="Arial"/>
                                      <w:color w:val="333333"/>
                                      <w:sz w:val="20"/>
                                      <w:u w:val="single" w:color="333333"/>
                                    </w:rPr>
                                    <w:t>e.g.,</w:t>
                                  </w:r>
                                  <w:r>
                                    <w:rPr>
                                      <w:rFonts w:ascii="Arial"/>
                                      <w:color w:val="333333"/>
                                      <w:spacing w:val="-4"/>
                                      <w:sz w:val="20"/>
                                      <w:u w:val="single" w:color="333333"/>
                                    </w:rPr>
                                    <w:t xml:space="preserve"> </w:t>
                                  </w:r>
                                  <w:r>
                                    <w:rPr>
                                      <w:rFonts w:ascii="Arial"/>
                                      <w:color w:val="333333"/>
                                      <w:sz w:val="20"/>
                                      <w:u w:val="single" w:color="333333"/>
                                    </w:rPr>
                                    <w:t>most</w:t>
                                  </w:r>
                                  <w:r>
                                    <w:rPr>
                                      <w:rFonts w:ascii="Arial"/>
                                      <w:color w:val="333333"/>
                                      <w:spacing w:val="-4"/>
                                      <w:sz w:val="20"/>
                                      <w:u w:val="single" w:color="333333"/>
                                    </w:rPr>
                                    <w:t xml:space="preserve"> </w:t>
                                  </w:r>
                                  <w:r>
                                    <w:rPr>
                                      <w:rFonts w:ascii="Arial"/>
                                      <w:color w:val="333333"/>
                                      <w:sz w:val="20"/>
                                      <w:u w:val="single" w:color="333333"/>
                                    </w:rPr>
                                    <w:t>of</w:t>
                                  </w:r>
                                  <w:r>
                                    <w:rPr>
                                      <w:rFonts w:ascii="Arial"/>
                                      <w:color w:val="333333"/>
                                      <w:sz w:val="20"/>
                                    </w:rPr>
                                    <w:t xml:space="preserve"> </w:t>
                                  </w:r>
                                  <w:r>
                                    <w:rPr>
                                      <w:rFonts w:ascii="Arial"/>
                                      <w:color w:val="333333"/>
                                      <w:sz w:val="20"/>
                                      <w:u w:val="single" w:color="333333"/>
                                    </w:rPr>
                                    <w:t>the subjects are lost to follow-up or are deceased.</w:t>
                                  </w:r>
                                </w:p>
                                <w:p w14:paraId="6FFBE4AB" w14:textId="77777777" w:rsidR="00814875" w:rsidRDefault="00EA5180">
                                  <w:pPr>
                                    <w:pStyle w:val="TableParagraph"/>
                                    <w:spacing w:line="242" w:lineRule="auto"/>
                                    <w:rPr>
                                      <w:sz w:val="24"/>
                                    </w:rPr>
                                  </w:pPr>
                                  <w:r>
                                    <w:rPr>
                                      <w:color w:val="333333"/>
                                      <w:sz w:val="24"/>
                                    </w:rPr>
                                    <w:t>These</w:t>
                                  </w:r>
                                  <w:r>
                                    <w:rPr>
                                      <w:color w:val="333333"/>
                                      <w:spacing w:val="-3"/>
                                      <w:sz w:val="24"/>
                                    </w:rPr>
                                    <w:t xml:space="preserve"> </w:t>
                                  </w:r>
                                  <w:r>
                                    <w:rPr>
                                      <w:color w:val="333333"/>
                                      <w:sz w:val="24"/>
                                    </w:rPr>
                                    <w:t>data</w:t>
                                  </w:r>
                                  <w:r>
                                    <w:rPr>
                                      <w:color w:val="333333"/>
                                      <w:spacing w:val="-3"/>
                                      <w:sz w:val="24"/>
                                    </w:rPr>
                                    <w:t xml:space="preserve"> </w:t>
                                  </w:r>
                                  <w:r>
                                    <w:rPr>
                                      <w:color w:val="333333"/>
                                      <w:sz w:val="24"/>
                                    </w:rPr>
                                    <w:t>are</w:t>
                                  </w:r>
                                  <w:r>
                                    <w:rPr>
                                      <w:color w:val="333333"/>
                                      <w:spacing w:val="-3"/>
                                      <w:sz w:val="24"/>
                                    </w:rPr>
                                    <w:t xml:space="preserve"> </w:t>
                                  </w:r>
                                  <w:r>
                                    <w:rPr>
                                      <w:color w:val="333333"/>
                                      <w:sz w:val="24"/>
                                    </w:rPr>
                                    <w:t>from</w:t>
                                  </w:r>
                                  <w:r>
                                    <w:rPr>
                                      <w:color w:val="333333"/>
                                      <w:spacing w:val="-3"/>
                                      <w:sz w:val="24"/>
                                    </w:rPr>
                                    <w:t xml:space="preserve"> </w:t>
                                  </w:r>
                                  <w:r>
                                    <w:rPr>
                                      <w:color w:val="333333"/>
                                      <w:sz w:val="24"/>
                                    </w:rPr>
                                    <w:t>an</w:t>
                                  </w:r>
                                  <w:r>
                                    <w:rPr>
                                      <w:color w:val="333333"/>
                                      <w:spacing w:val="-3"/>
                                      <w:sz w:val="24"/>
                                    </w:rPr>
                                    <w:t xml:space="preserve"> </w:t>
                                  </w:r>
                                  <w:r>
                                    <w:rPr>
                                      <w:color w:val="333333"/>
                                      <w:sz w:val="24"/>
                                    </w:rPr>
                                    <w:t>administrative</w:t>
                                  </w:r>
                                  <w:r>
                                    <w:rPr>
                                      <w:color w:val="333333"/>
                                      <w:spacing w:val="-3"/>
                                      <w:sz w:val="24"/>
                                    </w:rPr>
                                    <w:t xml:space="preserve"> </w:t>
                                  </w:r>
                                  <w:proofErr w:type="gramStart"/>
                                  <w:r>
                                    <w:rPr>
                                      <w:color w:val="333333"/>
                                      <w:sz w:val="24"/>
                                    </w:rPr>
                                    <w:t>database</w:t>
                                  </w:r>
                                  <w:proofErr w:type="gramEnd"/>
                                  <w:r>
                                    <w:rPr>
                                      <w:color w:val="333333"/>
                                      <w:spacing w:val="-3"/>
                                      <w:sz w:val="24"/>
                                    </w:rPr>
                                    <w:t xml:space="preserve"> </w:t>
                                  </w:r>
                                  <w:r>
                                    <w:rPr>
                                      <w:color w:val="333333"/>
                                      <w:sz w:val="24"/>
                                    </w:rPr>
                                    <w:t>and</w:t>
                                  </w:r>
                                  <w:r>
                                    <w:rPr>
                                      <w:color w:val="333333"/>
                                      <w:spacing w:val="-3"/>
                                      <w:sz w:val="24"/>
                                    </w:rPr>
                                    <w:t xml:space="preserve"> </w:t>
                                  </w:r>
                                  <w:r>
                                    <w:rPr>
                                      <w:color w:val="333333"/>
                                      <w:sz w:val="24"/>
                                    </w:rPr>
                                    <w:t>we</w:t>
                                  </w:r>
                                  <w:r>
                                    <w:rPr>
                                      <w:color w:val="333333"/>
                                      <w:spacing w:val="-3"/>
                                      <w:sz w:val="24"/>
                                    </w:rPr>
                                    <w:t xml:space="preserve"> </w:t>
                                  </w:r>
                                  <w:proofErr w:type="gramStart"/>
                                  <w:r>
                                    <w:rPr>
                                      <w:color w:val="333333"/>
                                      <w:sz w:val="24"/>
                                    </w:rPr>
                                    <w:t>are</w:t>
                                  </w:r>
                                  <w:r>
                                    <w:rPr>
                                      <w:color w:val="333333"/>
                                      <w:spacing w:val="-3"/>
                                      <w:sz w:val="24"/>
                                    </w:rPr>
                                    <w:t xml:space="preserve"> </w:t>
                                  </w:r>
                                  <w:r>
                                    <w:rPr>
                                      <w:color w:val="333333"/>
                                      <w:sz w:val="24"/>
                                    </w:rPr>
                                    <w:t>not</w:t>
                                  </w:r>
                                  <w:r>
                                    <w:rPr>
                                      <w:color w:val="333333"/>
                                      <w:spacing w:val="-3"/>
                                      <w:sz w:val="24"/>
                                    </w:rPr>
                                    <w:t xml:space="preserve"> </w:t>
                                  </w:r>
                                  <w:r>
                                    <w:rPr>
                                      <w:color w:val="333333"/>
                                      <w:sz w:val="24"/>
                                    </w:rPr>
                                    <w:t>able</w:t>
                                  </w:r>
                                  <w:r>
                                    <w:rPr>
                                      <w:color w:val="333333"/>
                                      <w:spacing w:val="-3"/>
                                      <w:sz w:val="24"/>
                                    </w:rPr>
                                    <w:t xml:space="preserve"> </w:t>
                                  </w:r>
                                  <w:r>
                                    <w:rPr>
                                      <w:color w:val="333333"/>
                                      <w:sz w:val="24"/>
                                    </w:rPr>
                                    <w:t>to</w:t>
                                  </w:r>
                                  <w:proofErr w:type="gramEnd"/>
                                  <w:r>
                                    <w:rPr>
                                      <w:color w:val="333333"/>
                                      <w:spacing w:val="-3"/>
                                      <w:sz w:val="24"/>
                                    </w:rPr>
                                    <w:t xml:space="preserve"> </w:t>
                                  </w:r>
                                  <w:r>
                                    <w:rPr>
                                      <w:color w:val="333333"/>
                                      <w:sz w:val="24"/>
                                    </w:rPr>
                                    <w:t>contact</w:t>
                                  </w:r>
                                  <w:r>
                                    <w:rPr>
                                      <w:color w:val="333333"/>
                                      <w:spacing w:val="-3"/>
                                      <w:sz w:val="24"/>
                                    </w:rPr>
                                    <w:t xml:space="preserve"> </w:t>
                                  </w:r>
                                  <w:r>
                                    <w:rPr>
                                      <w:color w:val="333333"/>
                                      <w:sz w:val="24"/>
                                    </w:rPr>
                                    <w:t>all</w:t>
                                  </w:r>
                                  <w:r>
                                    <w:rPr>
                                      <w:color w:val="333333"/>
                                      <w:spacing w:val="-3"/>
                                      <w:sz w:val="24"/>
                                    </w:rPr>
                                    <w:t xml:space="preserve"> </w:t>
                                  </w:r>
                                  <w:r>
                                    <w:rPr>
                                      <w:color w:val="333333"/>
                                      <w:sz w:val="24"/>
                                    </w:rPr>
                                    <w:t>physicians who have ever been licensed in NC to determine participation in the study.</w:t>
                                  </w:r>
                                </w:p>
                              </w:tc>
                            </w:tr>
                            <w:tr w:rsidR="00814875" w14:paraId="6B123618" w14:textId="77777777">
                              <w:trPr>
                                <w:trHeight w:val="1280"/>
                              </w:trPr>
                              <w:tc>
                                <w:tcPr>
                                  <w:tcW w:w="9080" w:type="dxa"/>
                                  <w:tcBorders>
                                    <w:top w:val="nil"/>
                                    <w:bottom w:val="nil"/>
                                  </w:tcBorders>
                                  <w:shd w:val="clear" w:color="auto" w:fill="EEEEEE"/>
                                </w:tcPr>
                                <w:p w14:paraId="317D429C" w14:textId="77777777" w:rsidR="00814875" w:rsidRDefault="00EA5180">
                                  <w:pPr>
                                    <w:pStyle w:val="TableParagraph"/>
                                    <w:spacing w:before="12" w:line="249" w:lineRule="auto"/>
                                    <w:rPr>
                                      <w:rFonts w:ascii="Arial"/>
                                      <w:sz w:val="20"/>
                                    </w:rPr>
                                  </w:pP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(or</w:t>
                                  </w:r>
                                  <w:r>
                                    <w:rPr>
                                      <w:rFonts w:ascii="Arial"/>
                                      <w:color w:val="333333"/>
                                      <w:spacing w:val="-3"/>
                                      <w:sz w:val="20"/>
                                      <w:u w:val="single" w:color="333333"/>
                                    </w:rPr>
                                    <w:t xml:space="preserve"> </w:t>
                                  </w:r>
                                  <w:r>
                                    <w:rPr>
                                      <w:rFonts w:ascii="Arial"/>
                                      <w:color w:val="333333"/>
                                      <w:sz w:val="20"/>
                                      <w:u w:val="single" w:color="333333"/>
                                    </w:rPr>
                                    <w:t>indicate</w:t>
                                  </w:r>
                                  <w:r>
                                    <w:rPr>
                                      <w:rFonts w:ascii="Arial"/>
                                      <w:color w:val="333333"/>
                                      <w:spacing w:val="-3"/>
                                      <w:sz w:val="20"/>
                                      <w:u w:val="single" w:color="333333"/>
                                    </w:rPr>
                                    <w:t xml:space="preserve"> </w:t>
                                  </w:r>
                                  <w:r>
                                    <w:rPr>
                                      <w:rFonts w:ascii="Arial"/>
                                      <w:color w:val="333333"/>
                                      <w:sz w:val="20"/>
                                      <w:u w:val="single" w:color="333333"/>
                                    </w:rPr>
                                    <w:t>if</w:t>
                                  </w:r>
                                  <w:r>
                                    <w:rPr>
                                      <w:rFonts w:ascii="Arial"/>
                                      <w:color w:val="333333"/>
                                      <w:spacing w:val="-3"/>
                                      <w:sz w:val="20"/>
                                      <w:u w:val="single" w:color="333333"/>
                                    </w:rPr>
                                    <w:t xml:space="preserve"> </w:t>
                                  </w:r>
                                  <w:r>
                                    <w:rPr>
                                      <w:rFonts w:ascii="Arial"/>
                                      <w:color w:val="333333"/>
                                      <w:sz w:val="20"/>
                                      <w:u w:val="single" w:color="333333"/>
                                    </w:rPr>
                                    <w:t>not</w:t>
                                  </w:r>
                                  <w:r>
                                    <w:rPr>
                                      <w:rFonts w:ascii="Arial"/>
                                      <w:color w:val="333333"/>
                                      <w:spacing w:val="-3"/>
                                      <w:sz w:val="20"/>
                                      <w:u w:val="single" w:color="333333"/>
                                    </w:rPr>
                                    <w:t xml:space="preserve"> </w:t>
                                  </w:r>
                                  <w:r>
                                    <w:rPr>
                                      <w:rFonts w:ascii="Arial"/>
                                      <w:color w:val="333333"/>
                                      <w:sz w:val="20"/>
                                      <w:u w:val="single" w:color="333333"/>
                                    </w:rPr>
                                    <w:t>applicable)</w:t>
                                  </w:r>
                                  <w:r>
                                    <w:rPr>
                                      <w:rFonts w:ascii="Arial"/>
                                      <w:color w:val="333333"/>
                                      <w:spacing w:val="-3"/>
                                      <w:sz w:val="20"/>
                                      <w:u w:val="single" w:color="333333"/>
                                    </w:rPr>
                                    <w:t xml:space="preserve"> </w:t>
                                  </w:r>
                                  <w:r>
                                    <w:rPr>
                                      <w:rFonts w:ascii="Arial"/>
                                      <w:color w:val="333333"/>
                                      <w:sz w:val="20"/>
                                      <w:u w:val="single" w:color="333333"/>
                                    </w:rPr>
                                    <w:t>how,</w:t>
                                  </w:r>
                                  <w:r>
                                    <w:rPr>
                                      <w:rFonts w:ascii="Arial"/>
                                      <w:color w:val="333333"/>
                                      <w:spacing w:val="-3"/>
                                      <w:sz w:val="20"/>
                                      <w:u w:val="single" w:color="333333"/>
                                    </w:rPr>
                                    <w:t xml:space="preserve"> </w:t>
                                  </w:r>
                                  <w:r>
                                    <w:rPr>
                                      <w:rFonts w:ascii="Arial"/>
                                      <w:color w:val="333333"/>
                                      <w:sz w:val="20"/>
                                      <w:u w:val="single" w:color="333333"/>
                                    </w:rPr>
                                    <w:t>when</w:t>
                                  </w:r>
                                  <w:r>
                                    <w:rPr>
                                      <w:rFonts w:ascii="Arial"/>
                                      <w:color w:val="333333"/>
                                      <w:spacing w:val="-3"/>
                                      <w:sz w:val="20"/>
                                      <w:u w:val="single" w:color="333333"/>
                                    </w:rPr>
                                    <w:t xml:space="preserve"> </w:t>
                                  </w:r>
                                  <w:r>
                                    <w:rPr>
                                      <w:rFonts w:ascii="Arial"/>
                                      <w:color w:val="333333"/>
                                      <w:sz w:val="20"/>
                                      <w:u w:val="single" w:color="333333"/>
                                    </w:rPr>
                                    <w:t>appropriate,</w:t>
                                  </w:r>
                                  <w:r>
                                    <w:rPr>
                                      <w:rFonts w:ascii="Arial"/>
                                      <w:color w:val="333333"/>
                                      <w:spacing w:val="-3"/>
                                      <w:sz w:val="20"/>
                                      <w:u w:val="single" w:color="333333"/>
                                    </w:rPr>
                                    <w:t xml:space="preserve"> </w:t>
                                  </w:r>
                                  <w:r>
                                    <w:rPr>
                                      <w:rFonts w:ascii="Arial"/>
                                      <w:color w:val="333333"/>
                                      <w:sz w:val="20"/>
                                      <w:u w:val="single" w:color="333333"/>
                                    </w:rPr>
                                    <w:t>there</w:t>
                                  </w:r>
                                  <w:r>
                                    <w:rPr>
                                      <w:rFonts w:ascii="Arial"/>
                                      <w:color w:val="333333"/>
                                      <w:spacing w:val="-3"/>
                                      <w:sz w:val="20"/>
                                      <w:u w:val="single" w:color="333333"/>
                                    </w:rPr>
                                    <w:t xml:space="preserve"> </w:t>
                                  </w:r>
                                  <w:r>
                                    <w:rPr>
                                      <w:rFonts w:ascii="Arial"/>
                                      <w:color w:val="333333"/>
                                      <w:sz w:val="20"/>
                                      <w:u w:val="single" w:color="333333"/>
                                    </w:rPr>
                                    <w:t>are</w:t>
                                  </w:r>
                                  <w:r>
                                    <w:rPr>
                                      <w:rFonts w:ascii="Arial"/>
                                      <w:color w:val="333333"/>
                                      <w:spacing w:val="-3"/>
                                      <w:sz w:val="20"/>
                                      <w:u w:val="single" w:color="333333"/>
                                    </w:rPr>
                                    <w:t xml:space="preserve"> </w:t>
                                  </w:r>
                                  <w:r>
                                    <w:rPr>
                                      <w:rFonts w:ascii="Arial"/>
                                      <w:color w:val="333333"/>
                                      <w:sz w:val="20"/>
                                      <w:u w:val="single" w:color="333333"/>
                                    </w:rPr>
                                    <w:t>plans</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provide</w:t>
                                  </w:r>
                                  <w:r>
                                    <w:rPr>
                                      <w:rFonts w:ascii="Arial"/>
                                      <w:color w:val="333333"/>
                                      <w:spacing w:val="-3"/>
                                      <w:sz w:val="20"/>
                                      <w:u w:val="single" w:color="333333"/>
                                    </w:rPr>
                                    <w:t xml:space="preserve"> </w:t>
                                  </w:r>
                                  <w:r>
                                    <w:rPr>
                                      <w:rFonts w:ascii="Arial"/>
                                      <w:color w:val="333333"/>
                                      <w:sz w:val="20"/>
                                      <w:u w:val="single" w:color="333333"/>
                                    </w:rPr>
                                    <w:t>subjects</w:t>
                                  </w:r>
                                  <w:r>
                                    <w:rPr>
                                      <w:rFonts w:ascii="Arial"/>
                                      <w:color w:val="333333"/>
                                      <w:spacing w:val="-3"/>
                                      <w:sz w:val="20"/>
                                      <w:u w:val="single" w:color="333333"/>
                                    </w:rPr>
                                    <w:t xml:space="preserve"> </w:t>
                                  </w:r>
                                  <w:proofErr w:type="gramStart"/>
                                  <w:r>
                                    <w:rPr>
                                      <w:rFonts w:ascii="Arial"/>
                                      <w:color w:val="333333"/>
                                      <w:sz w:val="20"/>
                                      <w:u w:val="single" w:color="333333"/>
                                    </w:rPr>
                                    <w:t>with</w:t>
                                  </w:r>
                                  <w:r>
                                    <w:rPr>
                                      <w:rFonts w:ascii="Arial"/>
                                      <w:color w:val="333333"/>
                                      <w:spacing w:val="30"/>
                                      <w:sz w:val="20"/>
                                      <w:u w:val="single" w:color="333333"/>
                                    </w:rPr>
                                    <w:t xml:space="preserve"> </w:t>
                                  </w:r>
                                  <w:r>
                                    <w:rPr>
                                      <w:rFonts w:ascii="Arial"/>
                                      <w:color w:val="333333"/>
                                      <w:spacing w:val="30"/>
                                      <w:sz w:val="20"/>
                                    </w:rPr>
                                    <w:t xml:space="preserve"> </w:t>
                                  </w:r>
                                  <w:r>
                                    <w:rPr>
                                      <w:rFonts w:ascii="Arial"/>
                                      <w:color w:val="333333"/>
                                      <w:sz w:val="20"/>
                                      <w:u w:val="single" w:color="333333"/>
                                    </w:rPr>
                                    <w:t>pertinent</w:t>
                                  </w:r>
                                  <w:proofErr w:type="gramEnd"/>
                                  <w:r>
                                    <w:rPr>
                                      <w:rFonts w:ascii="Arial"/>
                                      <w:color w:val="333333"/>
                                      <w:sz w:val="20"/>
                                      <w:u w:val="single" w:color="333333"/>
                                    </w:rPr>
                                    <w:t xml:space="preserve"> information after their participation is over. (e.g., Will you provide details withheld </w:t>
                                  </w:r>
                                  <w:proofErr w:type="gramStart"/>
                                  <w:r>
                                    <w:rPr>
                                      <w:rFonts w:ascii="Arial"/>
                                      <w:color w:val="333333"/>
                                      <w:sz w:val="20"/>
                                      <w:u w:val="single" w:color="333333"/>
                                    </w:rPr>
                                    <w:t>during</w:t>
                                  </w:r>
                                  <w:r>
                                    <w:rPr>
                                      <w:rFonts w:ascii="Arial"/>
                                      <w:color w:val="333333"/>
                                      <w:spacing w:val="39"/>
                                      <w:sz w:val="20"/>
                                      <w:u w:val="single" w:color="333333"/>
                                    </w:rPr>
                                    <w:t xml:space="preserve"> </w:t>
                                  </w:r>
                                  <w:r>
                                    <w:rPr>
                                      <w:rFonts w:ascii="Arial"/>
                                      <w:color w:val="333333"/>
                                      <w:spacing w:val="39"/>
                                      <w:sz w:val="20"/>
                                    </w:rPr>
                                    <w:t xml:space="preserve"> </w:t>
                                  </w:r>
                                  <w:r>
                                    <w:rPr>
                                      <w:rFonts w:ascii="Arial"/>
                                      <w:color w:val="333333"/>
                                      <w:sz w:val="20"/>
                                      <w:u w:val="single" w:color="333333"/>
                                    </w:rPr>
                                    <w:t>consent</w:t>
                                  </w:r>
                                  <w:proofErr w:type="gramEnd"/>
                                  <w:r>
                                    <w:rPr>
                                      <w:rFonts w:ascii="Arial"/>
                                      <w:color w:val="333333"/>
                                      <w:sz w:val="20"/>
                                      <w:u w:val="single" w:color="333333"/>
                                    </w:rPr>
                                    <w:t xml:space="preserve">, or tell subjects if you found information with direct clinical relevance? This may be </w:t>
                                  </w:r>
                                  <w:proofErr w:type="gramStart"/>
                                  <w:r>
                                    <w:rPr>
                                      <w:rFonts w:ascii="Arial"/>
                                      <w:color w:val="333333"/>
                                      <w:sz w:val="20"/>
                                      <w:u w:val="single" w:color="333333"/>
                                    </w:rPr>
                                    <w:t>an</w:t>
                                  </w:r>
                                  <w:r>
                                    <w:rPr>
                                      <w:rFonts w:ascii="Arial"/>
                                      <w:color w:val="333333"/>
                                      <w:spacing w:val="40"/>
                                      <w:sz w:val="20"/>
                                      <w:u w:val="single" w:color="333333"/>
                                    </w:rPr>
                                    <w:t xml:space="preserve"> </w:t>
                                  </w:r>
                                  <w:r>
                                    <w:rPr>
                                      <w:rFonts w:ascii="Arial"/>
                                      <w:color w:val="333333"/>
                                      <w:spacing w:val="40"/>
                                      <w:sz w:val="20"/>
                                    </w:rPr>
                                    <w:t xml:space="preserve"> </w:t>
                                  </w:r>
                                  <w:r>
                                    <w:rPr>
                                      <w:rFonts w:ascii="Arial"/>
                                      <w:color w:val="333333"/>
                                      <w:sz w:val="20"/>
                                      <w:u w:val="single" w:color="333333"/>
                                    </w:rPr>
                                    <w:t>uncommon</w:t>
                                  </w:r>
                                  <w:proofErr w:type="gramEnd"/>
                                  <w:r>
                                    <w:rPr>
                                      <w:rFonts w:ascii="Arial"/>
                                      <w:color w:val="333333"/>
                                      <w:sz w:val="20"/>
                                      <w:u w:val="single" w:color="333333"/>
                                    </w:rPr>
                                    <w:t xml:space="preserve"> scenario.)</w:t>
                                  </w:r>
                                </w:p>
                                <w:p w14:paraId="2D713530" w14:textId="77777777" w:rsidR="00814875" w:rsidRDefault="00EA5180">
                                  <w:pPr>
                                    <w:pStyle w:val="TableParagraph"/>
                                    <w:spacing w:line="263" w:lineRule="exact"/>
                                    <w:rPr>
                                      <w:sz w:val="24"/>
                                    </w:rPr>
                                  </w:pPr>
                                  <w:r>
                                    <w:rPr>
                                      <w:color w:val="333333"/>
                                      <w:spacing w:val="-5"/>
                                      <w:sz w:val="24"/>
                                    </w:rPr>
                                    <w:t>N/A</w:t>
                                  </w:r>
                                </w:p>
                              </w:tc>
                            </w:tr>
                            <w:tr w:rsidR="00814875" w14:paraId="1B6E34B6" w14:textId="77777777">
                              <w:trPr>
                                <w:trHeight w:val="1670"/>
                              </w:trPr>
                              <w:tc>
                                <w:tcPr>
                                  <w:tcW w:w="9080" w:type="dxa"/>
                                  <w:tcBorders>
                                    <w:top w:val="nil"/>
                                  </w:tcBorders>
                                </w:tcPr>
                                <w:p w14:paraId="34B237BF" w14:textId="77777777" w:rsidR="00814875" w:rsidRDefault="00EA5180">
                                  <w:pPr>
                                    <w:pStyle w:val="TableParagraph"/>
                                    <w:spacing w:before="32" w:line="249" w:lineRule="auto"/>
                                    <w:rPr>
                                      <w:rFonts w:ascii="Arial"/>
                                      <w:sz w:val="20"/>
                                    </w:rPr>
                                  </w:pP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how</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risk</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privacy</w:t>
                                  </w:r>
                                  <w:r>
                                    <w:rPr>
                                      <w:rFonts w:ascii="Arial"/>
                                      <w:color w:val="333333"/>
                                      <w:spacing w:val="-3"/>
                                      <w:sz w:val="20"/>
                                      <w:u w:val="single" w:color="333333"/>
                                    </w:rPr>
                                    <w:t xml:space="preserve"> </w:t>
                                  </w:r>
                                  <w:r>
                                    <w:rPr>
                                      <w:rFonts w:ascii="Arial"/>
                                      <w:color w:val="333333"/>
                                      <w:sz w:val="20"/>
                                      <w:u w:val="single" w:color="333333"/>
                                    </w:rPr>
                                    <w:t>is</w:t>
                                  </w:r>
                                  <w:r>
                                    <w:rPr>
                                      <w:rFonts w:ascii="Arial"/>
                                      <w:color w:val="333333"/>
                                      <w:spacing w:val="-3"/>
                                      <w:sz w:val="20"/>
                                      <w:u w:val="single" w:color="333333"/>
                                    </w:rPr>
                                    <w:t xml:space="preserve"> </w:t>
                                  </w:r>
                                  <w:r>
                                    <w:rPr>
                                      <w:rFonts w:ascii="Arial"/>
                                      <w:color w:val="333333"/>
                                      <w:sz w:val="20"/>
                                      <w:u w:val="single" w:color="333333"/>
                                    </w:rPr>
                                    <w:t>reasonable</w:t>
                                  </w:r>
                                  <w:r>
                                    <w:rPr>
                                      <w:rFonts w:ascii="Arial"/>
                                      <w:color w:val="333333"/>
                                      <w:spacing w:val="-3"/>
                                      <w:sz w:val="20"/>
                                      <w:u w:val="single" w:color="333333"/>
                                    </w:rPr>
                                    <w:t xml:space="preserve"> </w:t>
                                  </w:r>
                                  <w:r>
                                    <w:rPr>
                                      <w:rFonts w:ascii="Arial"/>
                                      <w:color w:val="333333"/>
                                      <w:sz w:val="20"/>
                                      <w:u w:val="single" w:color="333333"/>
                                    </w:rPr>
                                    <w:t>in</w:t>
                                  </w:r>
                                  <w:r>
                                    <w:rPr>
                                      <w:rFonts w:ascii="Arial"/>
                                      <w:color w:val="333333"/>
                                      <w:spacing w:val="-3"/>
                                      <w:sz w:val="20"/>
                                      <w:u w:val="single" w:color="333333"/>
                                    </w:rPr>
                                    <w:t xml:space="preserve"> </w:t>
                                  </w:r>
                                  <w:r>
                                    <w:rPr>
                                      <w:rFonts w:ascii="Arial"/>
                                      <w:color w:val="333333"/>
                                      <w:sz w:val="20"/>
                                      <w:u w:val="single" w:color="333333"/>
                                    </w:rPr>
                                    <w:t>relation</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importance</w:t>
                                  </w:r>
                                  <w:r>
                                    <w:rPr>
                                      <w:rFonts w:ascii="Arial"/>
                                      <w:color w:val="333333"/>
                                      <w:spacing w:val="-3"/>
                                      <w:sz w:val="20"/>
                                      <w:u w:val="single" w:color="333333"/>
                                    </w:rPr>
                                    <w:t xml:space="preserve"> </w:t>
                                  </w:r>
                                  <w:r>
                                    <w:rPr>
                                      <w:rFonts w:ascii="Arial"/>
                                      <w:color w:val="333333"/>
                                      <w:sz w:val="20"/>
                                      <w:u w:val="single" w:color="333333"/>
                                    </w:rPr>
                                    <w:t>of</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knowledge</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be</w:t>
                                  </w:r>
                                  <w:r>
                                    <w:rPr>
                                      <w:rFonts w:ascii="Arial"/>
                                      <w:color w:val="333333"/>
                                      <w:sz w:val="20"/>
                                    </w:rPr>
                                    <w:t xml:space="preserve"> </w:t>
                                  </w:r>
                                  <w:r>
                                    <w:rPr>
                                      <w:rFonts w:ascii="Arial"/>
                                      <w:color w:val="333333"/>
                                      <w:spacing w:val="-2"/>
                                      <w:sz w:val="20"/>
                                      <w:u w:val="single" w:color="333333"/>
                                    </w:rPr>
                                    <w:t>gained</w:t>
                                  </w:r>
                                </w:p>
                                <w:p w14:paraId="34116C22" w14:textId="77777777" w:rsidR="00814875" w:rsidRDefault="00EA5180">
                                  <w:pPr>
                                    <w:pStyle w:val="TableParagraph"/>
                                    <w:spacing w:line="242" w:lineRule="auto"/>
                                    <w:ind w:right="144"/>
                                    <w:rPr>
                                      <w:sz w:val="24"/>
                                    </w:rPr>
                                  </w:pPr>
                                  <w:r>
                                    <w:rPr>
                                      <w:color w:val="333333"/>
                                      <w:sz w:val="24"/>
                                    </w:rPr>
                                    <w:t>The</w:t>
                                  </w:r>
                                  <w:r>
                                    <w:rPr>
                                      <w:color w:val="333333"/>
                                      <w:spacing w:val="-3"/>
                                      <w:sz w:val="24"/>
                                    </w:rPr>
                                    <w:t xml:space="preserve"> </w:t>
                                  </w:r>
                                  <w:r>
                                    <w:rPr>
                                      <w:color w:val="333333"/>
                                      <w:sz w:val="24"/>
                                    </w:rPr>
                                    <w:t>privacy</w:t>
                                  </w:r>
                                  <w:r>
                                    <w:rPr>
                                      <w:color w:val="333333"/>
                                      <w:spacing w:val="-2"/>
                                      <w:sz w:val="24"/>
                                    </w:rPr>
                                    <w:t xml:space="preserve"> </w:t>
                                  </w:r>
                                  <w:r>
                                    <w:rPr>
                                      <w:color w:val="333333"/>
                                      <w:sz w:val="24"/>
                                    </w:rPr>
                                    <w:t>of</w:t>
                                  </w:r>
                                  <w:r>
                                    <w:rPr>
                                      <w:color w:val="333333"/>
                                      <w:spacing w:val="-2"/>
                                      <w:sz w:val="24"/>
                                    </w:rPr>
                                    <w:t xml:space="preserve"> </w:t>
                                  </w:r>
                                  <w:r>
                                    <w:rPr>
                                      <w:color w:val="333333"/>
                                      <w:sz w:val="24"/>
                                    </w:rPr>
                                    <w:t>the</w:t>
                                  </w:r>
                                  <w:r>
                                    <w:rPr>
                                      <w:color w:val="333333"/>
                                      <w:spacing w:val="-3"/>
                                      <w:sz w:val="24"/>
                                    </w:rPr>
                                    <w:t xml:space="preserve"> </w:t>
                                  </w:r>
                                  <w:r>
                                    <w:rPr>
                                      <w:color w:val="333333"/>
                                      <w:sz w:val="24"/>
                                    </w:rPr>
                                    <w:t>subjects</w:t>
                                  </w:r>
                                  <w:r>
                                    <w:rPr>
                                      <w:color w:val="333333"/>
                                      <w:spacing w:val="-2"/>
                                      <w:sz w:val="24"/>
                                    </w:rPr>
                                    <w:t xml:space="preserve"> </w:t>
                                  </w:r>
                                  <w:r>
                                    <w:rPr>
                                      <w:color w:val="333333"/>
                                      <w:sz w:val="24"/>
                                    </w:rPr>
                                    <w:t>will</w:t>
                                  </w:r>
                                  <w:r>
                                    <w:rPr>
                                      <w:color w:val="333333"/>
                                      <w:spacing w:val="-3"/>
                                      <w:sz w:val="24"/>
                                    </w:rPr>
                                    <w:t xml:space="preserve"> </w:t>
                                  </w:r>
                                  <w:r>
                                    <w:rPr>
                                      <w:color w:val="333333"/>
                                      <w:sz w:val="24"/>
                                    </w:rPr>
                                    <w:t>be</w:t>
                                  </w:r>
                                  <w:r>
                                    <w:rPr>
                                      <w:color w:val="333333"/>
                                      <w:spacing w:val="-3"/>
                                      <w:sz w:val="24"/>
                                    </w:rPr>
                                    <w:t xml:space="preserve"> </w:t>
                                  </w:r>
                                  <w:r>
                                    <w:rPr>
                                      <w:color w:val="333333"/>
                                      <w:sz w:val="24"/>
                                    </w:rPr>
                                    <w:t>protected</w:t>
                                  </w:r>
                                  <w:r>
                                    <w:rPr>
                                      <w:color w:val="333333"/>
                                      <w:spacing w:val="-2"/>
                                      <w:sz w:val="24"/>
                                    </w:rPr>
                                    <w:t xml:space="preserve"> </w:t>
                                  </w:r>
                                  <w:r>
                                    <w:rPr>
                                      <w:color w:val="333333"/>
                                      <w:sz w:val="24"/>
                                    </w:rPr>
                                    <w:t>by</w:t>
                                  </w:r>
                                  <w:r>
                                    <w:rPr>
                                      <w:color w:val="333333"/>
                                      <w:spacing w:val="-2"/>
                                      <w:sz w:val="24"/>
                                    </w:rPr>
                                    <w:t xml:space="preserve"> </w:t>
                                  </w:r>
                                  <w:r>
                                    <w:rPr>
                                      <w:color w:val="333333"/>
                                      <w:sz w:val="24"/>
                                    </w:rPr>
                                    <w:t>storing</w:t>
                                  </w:r>
                                  <w:r>
                                    <w:rPr>
                                      <w:color w:val="333333"/>
                                      <w:spacing w:val="-2"/>
                                      <w:sz w:val="24"/>
                                    </w:rPr>
                                    <w:t xml:space="preserve"> </w:t>
                                  </w:r>
                                  <w:r>
                                    <w:rPr>
                                      <w:color w:val="333333"/>
                                      <w:sz w:val="24"/>
                                    </w:rPr>
                                    <w:t>the</w:t>
                                  </w:r>
                                  <w:r>
                                    <w:rPr>
                                      <w:color w:val="333333"/>
                                      <w:spacing w:val="-3"/>
                                      <w:sz w:val="24"/>
                                    </w:rPr>
                                    <w:t xml:space="preserve"> </w:t>
                                  </w:r>
                                  <w:r>
                                    <w:rPr>
                                      <w:color w:val="333333"/>
                                      <w:sz w:val="24"/>
                                    </w:rPr>
                                    <w:t>data</w:t>
                                  </w:r>
                                  <w:r>
                                    <w:rPr>
                                      <w:color w:val="333333"/>
                                      <w:spacing w:val="-3"/>
                                      <w:sz w:val="24"/>
                                    </w:rPr>
                                    <w:t xml:space="preserve"> </w:t>
                                  </w:r>
                                  <w:r>
                                    <w:rPr>
                                      <w:color w:val="333333"/>
                                      <w:sz w:val="24"/>
                                    </w:rPr>
                                    <w:t>on</w:t>
                                  </w:r>
                                  <w:r>
                                    <w:rPr>
                                      <w:color w:val="333333"/>
                                      <w:spacing w:val="-2"/>
                                      <w:sz w:val="24"/>
                                    </w:rPr>
                                    <w:t xml:space="preserve"> </w:t>
                                  </w:r>
                                  <w:r>
                                    <w:rPr>
                                      <w:color w:val="333333"/>
                                      <w:sz w:val="24"/>
                                    </w:rPr>
                                    <w:t>a</w:t>
                                  </w:r>
                                  <w:r>
                                    <w:rPr>
                                      <w:color w:val="333333"/>
                                      <w:spacing w:val="-3"/>
                                      <w:sz w:val="24"/>
                                    </w:rPr>
                                    <w:t xml:space="preserve"> </w:t>
                                  </w:r>
                                  <w:r>
                                    <w:rPr>
                                      <w:color w:val="333333"/>
                                      <w:sz w:val="24"/>
                                    </w:rPr>
                                    <w:t>secure</w:t>
                                  </w:r>
                                  <w:r>
                                    <w:rPr>
                                      <w:color w:val="333333"/>
                                      <w:spacing w:val="-3"/>
                                      <w:sz w:val="24"/>
                                    </w:rPr>
                                    <w:t xml:space="preserve"> </w:t>
                                  </w:r>
                                  <w:r>
                                    <w:rPr>
                                      <w:color w:val="333333"/>
                                      <w:sz w:val="24"/>
                                    </w:rPr>
                                    <w:t>server.</w:t>
                                  </w:r>
                                  <w:r>
                                    <w:rPr>
                                      <w:color w:val="333333"/>
                                      <w:spacing w:val="-2"/>
                                      <w:sz w:val="24"/>
                                    </w:rPr>
                                    <w:t xml:space="preserve"> </w:t>
                                  </w:r>
                                  <w:r>
                                    <w:rPr>
                                      <w:color w:val="333333"/>
                                      <w:sz w:val="24"/>
                                    </w:rPr>
                                    <w:t>All</w:t>
                                  </w:r>
                                  <w:r>
                                    <w:rPr>
                                      <w:color w:val="333333"/>
                                      <w:spacing w:val="-3"/>
                                      <w:sz w:val="24"/>
                                    </w:rPr>
                                    <w:t xml:space="preserve"> </w:t>
                                  </w:r>
                                  <w:r>
                                    <w:rPr>
                                      <w:color w:val="333333"/>
                                      <w:sz w:val="24"/>
                                    </w:rPr>
                                    <w:t>data will be analyzed and reported in aggregate so that no individually identifying information will be disclosed. The knowledge to be gained from this study can be used to inform future workforce planning and research efforts.</w:t>
                                  </w:r>
                                </w:p>
                              </w:tc>
                            </w:tr>
                          </w:tbl>
                          <w:p w14:paraId="6DE8F438" w14:textId="77777777" w:rsidR="00814875" w:rsidRDefault="00814875">
                            <w:pPr>
                              <w:pStyle w:val="BodyText"/>
                            </w:pPr>
                          </w:p>
                        </w:txbxContent>
                      </wps:txbx>
                      <wps:bodyPr wrap="square" lIns="0" tIns="0" rIns="0" bIns="0" rtlCol="0">
                        <a:noAutofit/>
                      </wps:bodyPr>
                    </wps:wsp>
                  </a:graphicData>
                </a:graphic>
              </wp:anchor>
            </w:drawing>
          </mc:Choice>
          <mc:Fallback>
            <w:pict>
              <v:shape w14:anchorId="4E65FBEA" id="Textbox 288" o:spid="_x0000_s1109" type="#_x0000_t202" style="position:absolute;margin-left:51.5pt;margin-top:36.5pt;width:461pt;height:272.5pt;z-index:1577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" filled="f" stroked="f">
                <v:textbox inset="0,0,0,0">
                  <w:txbxContent>
                    <w:tbl>
                      <w:tblPr>
                        <w:tblW w:w="0" w:type="auto"/>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E32897A" w14:textId="77777777">
                        <w:trPr>
                          <w:trHeight w:val="1360"/>
                        </w:trPr>
                        <w:tc>
                          <w:tcPr>
                            <w:tcW w:w="9080" w:type="dxa"/>
                            <w:tcBorders>
                              <w:top w:val="nil"/>
                              <w:bottom w:val="nil"/>
                            </w:tcBorders>
                            <w:shd w:val="clear" w:color="auto" w:fill="EEEEEE"/>
                          </w:tcPr>
                          <w:p w14:paraId="732850F6" w14:textId="77777777" w:rsidR="00814875" w:rsidRDefault="00EA5180">
                            <w:pPr>
                              <w:pStyle w:val="TableParagraph"/>
                              <w:spacing w:before="12" w:line="249" w:lineRule="auto"/>
                              <w:rPr>
                                <w:rFonts w:ascii="Arial"/>
                                <w:sz w:val="20"/>
                              </w:rPr>
                            </w:pPr>
                            <w:r>
                              <w:rPr>
                                <w:rFonts w:ascii="Arial"/>
                                <w:color w:val="333333"/>
                                <w:sz w:val="20"/>
                                <w:u w:val="single" w:color="333333"/>
                              </w:rPr>
                              <w:t>Please</w:t>
                            </w:r>
                            <w:r>
                              <w:rPr>
                                <w:rFonts w:ascii="Arial"/>
                                <w:color w:val="333333"/>
                                <w:spacing w:val="-3"/>
                                <w:sz w:val="20"/>
                                <w:u w:val="single" w:color="333333"/>
                              </w:rPr>
                              <w:t xml:space="preserve"> </w:t>
                            </w: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why</w:t>
                            </w:r>
                            <w:r>
                              <w:rPr>
                                <w:rFonts w:ascii="Arial"/>
                                <w:color w:val="333333"/>
                                <w:spacing w:val="-3"/>
                                <w:sz w:val="20"/>
                                <w:u w:val="single" w:color="333333"/>
                              </w:rPr>
                              <w:t xml:space="preserve"> </w:t>
                            </w:r>
                            <w:r>
                              <w:rPr>
                                <w:rFonts w:ascii="Arial"/>
                                <w:color w:val="333333"/>
                                <w:sz w:val="20"/>
                                <w:u w:val="single" w:color="333333"/>
                              </w:rPr>
                              <w:t>it</w:t>
                            </w:r>
                            <w:r>
                              <w:rPr>
                                <w:rFonts w:ascii="Arial"/>
                                <w:color w:val="333333"/>
                                <w:spacing w:val="-3"/>
                                <w:sz w:val="20"/>
                                <w:u w:val="single" w:color="333333"/>
                              </w:rPr>
                              <w:t xml:space="preserve"> </w:t>
                            </w:r>
                            <w:r>
                              <w:rPr>
                                <w:rFonts w:ascii="Arial"/>
                                <w:color w:val="333333"/>
                                <w:sz w:val="20"/>
                                <w:u w:val="single" w:color="333333"/>
                              </w:rPr>
                              <w:t>would</w:t>
                            </w:r>
                            <w:r>
                              <w:rPr>
                                <w:rFonts w:ascii="Arial"/>
                                <w:color w:val="333333"/>
                                <w:spacing w:val="-3"/>
                                <w:sz w:val="20"/>
                                <w:u w:val="single" w:color="333333"/>
                              </w:rPr>
                              <w:t xml:space="preserve"> </w:t>
                            </w:r>
                            <w:r>
                              <w:rPr>
                                <w:rFonts w:ascii="Arial"/>
                                <w:color w:val="333333"/>
                                <w:sz w:val="20"/>
                                <w:u w:val="single" w:color="333333"/>
                              </w:rPr>
                              <w:t>not</w:t>
                            </w:r>
                            <w:r>
                              <w:rPr>
                                <w:rFonts w:ascii="Arial"/>
                                <w:color w:val="333333"/>
                                <w:spacing w:val="-3"/>
                                <w:sz w:val="20"/>
                                <w:u w:val="single" w:color="333333"/>
                              </w:rPr>
                              <w:t xml:space="preserve"> </w:t>
                            </w:r>
                            <w:r>
                              <w:rPr>
                                <w:rFonts w:ascii="Arial"/>
                                <w:color w:val="333333"/>
                                <w:sz w:val="20"/>
                                <w:u w:val="single" w:color="333333"/>
                              </w:rPr>
                              <w:t>be</w:t>
                            </w:r>
                            <w:r>
                              <w:rPr>
                                <w:rFonts w:ascii="Arial"/>
                                <w:color w:val="333333"/>
                                <w:spacing w:val="-3"/>
                                <w:sz w:val="20"/>
                                <w:u w:val="single" w:color="333333"/>
                              </w:rPr>
                              <w:t xml:space="preserve"> </w:t>
                            </w:r>
                            <w:r>
                              <w:rPr>
                                <w:rFonts w:ascii="Arial"/>
                                <w:color w:val="333333"/>
                                <w:sz w:val="20"/>
                                <w:u w:val="single" w:color="333333"/>
                              </w:rPr>
                              <w:t>possible</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conduct</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study</w:t>
                            </w:r>
                            <w:r>
                              <w:rPr>
                                <w:rFonts w:ascii="Arial"/>
                                <w:color w:val="333333"/>
                                <w:spacing w:val="-3"/>
                                <w:sz w:val="20"/>
                                <w:u w:val="single" w:color="333333"/>
                              </w:rPr>
                              <w:t xml:space="preserve"> </w:t>
                            </w:r>
                            <w:r>
                              <w:rPr>
                                <w:rFonts w:ascii="Arial"/>
                                <w:color w:val="333333"/>
                                <w:sz w:val="20"/>
                                <w:u w:val="single" w:color="333333"/>
                              </w:rPr>
                              <w:t>with</w:t>
                            </w:r>
                            <w:r>
                              <w:rPr>
                                <w:rFonts w:ascii="Arial"/>
                                <w:color w:val="333333"/>
                                <w:spacing w:val="-3"/>
                                <w:sz w:val="20"/>
                                <w:u w:val="single" w:color="333333"/>
                              </w:rPr>
                              <w:t xml:space="preserve"> </w:t>
                            </w:r>
                            <w:r>
                              <w:rPr>
                                <w:rFonts w:ascii="Arial"/>
                                <w:color w:val="333333"/>
                                <w:sz w:val="20"/>
                                <w:u w:val="single" w:color="333333"/>
                              </w:rPr>
                              <w:t>only</w:t>
                            </w:r>
                            <w:r>
                              <w:rPr>
                                <w:rFonts w:ascii="Arial"/>
                                <w:color w:val="333333"/>
                                <w:spacing w:val="-3"/>
                                <w:sz w:val="20"/>
                                <w:u w:val="single" w:color="333333"/>
                              </w:rPr>
                              <w:t xml:space="preserve"> </w:t>
                            </w:r>
                            <w:r>
                              <w:rPr>
                                <w:rFonts w:ascii="Arial"/>
                                <w:color w:val="333333"/>
                                <w:sz w:val="20"/>
                                <w:u w:val="single" w:color="333333"/>
                              </w:rPr>
                              <w:t>de-identified</w:t>
                            </w:r>
                            <w:r>
                              <w:rPr>
                                <w:rFonts w:ascii="Arial"/>
                                <w:color w:val="333333"/>
                                <w:spacing w:val="-3"/>
                                <w:sz w:val="20"/>
                                <w:u w:val="single" w:color="333333"/>
                              </w:rPr>
                              <w:t xml:space="preserve"> </w:t>
                            </w:r>
                            <w:r>
                              <w:rPr>
                                <w:rFonts w:ascii="Arial"/>
                                <w:color w:val="333333"/>
                                <w:sz w:val="20"/>
                                <w:u w:val="single" w:color="333333"/>
                              </w:rPr>
                              <w:t>data</w:t>
                            </w:r>
                            <w:r>
                              <w:rPr>
                                <w:rFonts w:ascii="Arial"/>
                                <w:color w:val="333333"/>
                                <w:spacing w:val="-3"/>
                                <w:sz w:val="20"/>
                                <w:u w:val="single" w:color="333333"/>
                              </w:rPr>
                              <w:t xml:space="preserve"> </w:t>
                            </w:r>
                            <w:r>
                              <w:rPr>
                                <w:rFonts w:ascii="Arial"/>
                                <w:color w:val="333333"/>
                                <w:sz w:val="20"/>
                                <w:u w:val="single" w:color="333333"/>
                              </w:rPr>
                              <w:t>(i.e.</w:t>
                            </w:r>
                            <w:r>
                              <w:rPr>
                                <w:rFonts w:ascii="Arial"/>
                                <w:color w:val="333333"/>
                                <w:sz w:val="20"/>
                              </w:rPr>
                              <w:t xml:space="preserve"> </w:t>
                            </w:r>
                            <w:r>
                              <w:rPr>
                                <w:rFonts w:ascii="Arial"/>
                                <w:color w:val="333333"/>
                                <w:sz w:val="20"/>
                                <w:u w:val="single" w:color="333333"/>
                              </w:rPr>
                              <w:t>without any identifiers listed in A.9.)</w:t>
                            </w:r>
                          </w:p>
                          <w:p w14:paraId="6CB6DC69" w14:textId="77777777" w:rsidR="00814875" w:rsidRDefault="00EA5180">
                            <w:pPr>
                              <w:pStyle w:val="TableParagraph"/>
                              <w:spacing w:line="242" w:lineRule="auto"/>
                              <w:rPr>
                                <w:sz w:val="24"/>
                              </w:rPr>
                            </w:pPr>
                            <w:r>
                              <w:rPr>
                                <w:color w:val="333333"/>
                                <w:sz w:val="24"/>
                              </w:rPr>
                              <w:t>Providers' names are used to link the licensure data and create a longitudinal file, or employment</w:t>
                            </w:r>
                            <w:r>
                              <w:rPr>
                                <w:color w:val="333333"/>
                                <w:spacing w:val="-5"/>
                                <w:sz w:val="24"/>
                              </w:rPr>
                              <w:t xml:space="preserve"> </w:t>
                            </w:r>
                            <w:r>
                              <w:rPr>
                                <w:color w:val="333333"/>
                                <w:sz w:val="24"/>
                              </w:rPr>
                              <w:t>record.</w:t>
                            </w:r>
                            <w:r>
                              <w:rPr>
                                <w:color w:val="333333"/>
                                <w:spacing w:val="-4"/>
                                <w:sz w:val="24"/>
                              </w:rPr>
                              <w:t xml:space="preserve"> </w:t>
                            </w:r>
                            <w:r>
                              <w:rPr>
                                <w:color w:val="333333"/>
                                <w:sz w:val="24"/>
                              </w:rPr>
                              <w:t>Addresses</w:t>
                            </w:r>
                            <w:r>
                              <w:rPr>
                                <w:color w:val="333333"/>
                                <w:spacing w:val="-4"/>
                                <w:sz w:val="24"/>
                              </w:rPr>
                              <w:t xml:space="preserve"> </w:t>
                            </w:r>
                            <w:r>
                              <w:rPr>
                                <w:color w:val="333333"/>
                                <w:sz w:val="24"/>
                              </w:rPr>
                              <w:t>are</w:t>
                            </w:r>
                            <w:r>
                              <w:rPr>
                                <w:color w:val="333333"/>
                                <w:spacing w:val="-5"/>
                                <w:sz w:val="24"/>
                              </w:rPr>
                              <w:t xml:space="preserve"> </w:t>
                            </w:r>
                            <w:r>
                              <w:rPr>
                                <w:color w:val="333333"/>
                                <w:sz w:val="24"/>
                              </w:rPr>
                              <w:t>used</w:t>
                            </w:r>
                            <w:r>
                              <w:rPr>
                                <w:color w:val="333333"/>
                                <w:spacing w:val="-4"/>
                                <w:sz w:val="24"/>
                              </w:rPr>
                              <w:t xml:space="preserve"> </w:t>
                            </w:r>
                            <w:r>
                              <w:rPr>
                                <w:color w:val="333333"/>
                                <w:sz w:val="24"/>
                              </w:rPr>
                              <w:t>for</w:t>
                            </w:r>
                            <w:r>
                              <w:rPr>
                                <w:color w:val="333333"/>
                                <w:spacing w:val="-4"/>
                                <w:sz w:val="24"/>
                              </w:rPr>
                              <w:t xml:space="preserve"> </w:t>
                            </w:r>
                            <w:r>
                              <w:rPr>
                                <w:color w:val="333333"/>
                                <w:sz w:val="24"/>
                              </w:rPr>
                              <w:t>determining</w:t>
                            </w:r>
                            <w:r>
                              <w:rPr>
                                <w:color w:val="333333"/>
                                <w:spacing w:val="-4"/>
                                <w:sz w:val="24"/>
                              </w:rPr>
                              <w:t xml:space="preserve"> </w:t>
                            </w:r>
                            <w:r>
                              <w:rPr>
                                <w:color w:val="333333"/>
                                <w:sz w:val="24"/>
                              </w:rPr>
                              <w:t>practice</w:t>
                            </w:r>
                            <w:r>
                              <w:rPr>
                                <w:color w:val="333333"/>
                                <w:spacing w:val="-5"/>
                                <w:sz w:val="24"/>
                              </w:rPr>
                              <w:t xml:space="preserve"> </w:t>
                            </w:r>
                            <w:r>
                              <w:rPr>
                                <w:color w:val="333333"/>
                                <w:sz w:val="24"/>
                              </w:rPr>
                              <w:t>location,</w:t>
                            </w:r>
                            <w:r>
                              <w:rPr>
                                <w:color w:val="333333"/>
                                <w:spacing w:val="-4"/>
                                <w:sz w:val="24"/>
                              </w:rPr>
                              <w:t xml:space="preserve"> </w:t>
                            </w:r>
                            <w:r>
                              <w:rPr>
                                <w:color w:val="333333"/>
                                <w:sz w:val="24"/>
                              </w:rPr>
                              <w:t>rurality,</w:t>
                            </w:r>
                            <w:r>
                              <w:rPr>
                                <w:color w:val="333333"/>
                                <w:spacing w:val="-4"/>
                                <w:sz w:val="24"/>
                              </w:rPr>
                              <w:t xml:space="preserve"> </w:t>
                            </w:r>
                            <w:r>
                              <w:rPr>
                                <w:color w:val="333333"/>
                                <w:sz w:val="24"/>
                              </w:rPr>
                              <w:t xml:space="preserve">and </w:t>
                            </w:r>
                            <w:r>
                              <w:rPr>
                                <w:color w:val="333333"/>
                                <w:spacing w:val="-2"/>
                                <w:sz w:val="24"/>
                              </w:rPr>
                              <w:t>geocoding.</w:t>
                            </w:r>
                          </w:p>
                        </w:tc>
                      </w:tr>
                      <w:tr w:rsidR="00814875" w14:paraId="2D8063B1" w14:textId="77777777">
                        <w:trPr>
                          <w:trHeight w:val="1120"/>
                        </w:trPr>
                        <w:tc>
                          <w:tcPr>
                            <w:tcW w:w="9080" w:type="dxa"/>
                            <w:tcBorders>
                              <w:top w:val="nil"/>
                              <w:bottom w:val="nil"/>
                            </w:tcBorders>
                          </w:tcPr>
                          <w:p w14:paraId="33D0E55D" w14:textId="77777777" w:rsidR="00814875" w:rsidRDefault="00EA5180">
                            <w:pPr>
                              <w:pStyle w:val="TableParagraph"/>
                              <w:spacing w:before="32" w:line="249" w:lineRule="auto"/>
                              <w:rPr>
                                <w:rFonts w:ascii="Arial"/>
                                <w:sz w:val="20"/>
                              </w:rPr>
                            </w:pPr>
                            <w:r>
                              <w:rPr>
                                <w:rFonts w:ascii="Arial"/>
                                <w:color w:val="333333"/>
                                <w:sz w:val="20"/>
                                <w:u w:val="single" w:color="333333"/>
                              </w:rPr>
                              <w:t>Explain</w:t>
                            </w:r>
                            <w:r>
                              <w:rPr>
                                <w:rFonts w:ascii="Arial"/>
                                <w:color w:val="333333"/>
                                <w:spacing w:val="-4"/>
                                <w:sz w:val="20"/>
                                <w:u w:val="single" w:color="333333"/>
                              </w:rPr>
                              <w:t xml:space="preserve"> </w:t>
                            </w:r>
                            <w:r>
                              <w:rPr>
                                <w:rFonts w:ascii="Arial"/>
                                <w:color w:val="333333"/>
                                <w:sz w:val="20"/>
                                <w:u w:val="single" w:color="333333"/>
                              </w:rPr>
                              <w:t>how</w:t>
                            </w:r>
                            <w:r>
                              <w:rPr>
                                <w:rFonts w:ascii="Arial"/>
                                <w:color w:val="333333"/>
                                <w:spacing w:val="-4"/>
                                <w:sz w:val="20"/>
                                <w:u w:val="single" w:color="333333"/>
                              </w:rPr>
                              <w:t xml:space="preserve"> </w:t>
                            </w:r>
                            <w:r>
                              <w:rPr>
                                <w:rFonts w:ascii="Arial"/>
                                <w:color w:val="333333"/>
                                <w:sz w:val="20"/>
                                <w:u w:val="single" w:color="333333"/>
                              </w:rPr>
                              <w:t>the</w:t>
                            </w:r>
                            <w:r>
                              <w:rPr>
                                <w:rFonts w:ascii="Arial"/>
                                <w:color w:val="333333"/>
                                <w:spacing w:val="-4"/>
                                <w:sz w:val="20"/>
                                <w:u w:val="single" w:color="333333"/>
                              </w:rPr>
                              <w:t xml:space="preserve"> </w:t>
                            </w:r>
                            <w:r>
                              <w:rPr>
                                <w:rFonts w:ascii="Arial"/>
                                <w:color w:val="333333"/>
                                <w:sz w:val="20"/>
                                <w:u w:val="single" w:color="333333"/>
                              </w:rPr>
                              <w:t>requirement</w:t>
                            </w:r>
                            <w:r>
                              <w:rPr>
                                <w:rFonts w:ascii="Arial"/>
                                <w:color w:val="333333"/>
                                <w:spacing w:val="-4"/>
                                <w:sz w:val="20"/>
                                <w:u w:val="single" w:color="333333"/>
                              </w:rPr>
                              <w:t xml:space="preserve"> </w:t>
                            </w:r>
                            <w:r>
                              <w:rPr>
                                <w:rFonts w:ascii="Arial"/>
                                <w:color w:val="333333"/>
                                <w:sz w:val="20"/>
                                <w:u w:val="single" w:color="333333"/>
                              </w:rPr>
                              <w:t>to</w:t>
                            </w:r>
                            <w:r>
                              <w:rPr>
                                <w:rFonts w:ascii="Arial"/>
                                <w:color w:val="333333"/>
                                <w:spacing w:val="-4"/>
                                <w:sz w:val="20"/>
                                <w:u w:val="single" w:color="333333"/>
                              </w:rPr>
                              <w:t xml:space="preserve"> </w:t>
                            </w:r>
                            <w:r>
                              <w:rPr>
                                <w:rFonts w:ascii="Arial"/>
                                <w:color w:val="333333"/>
                                <w:sz w:val="20"/>
                                <w:u w:val="single" w:color="333333"/>
                              </w:rPr>
                              <w:t>obtain</w:t>
                            </w:r>
                            <w:r>
                              <w:rPr>
                                <w:rFonts w:ascii="Arial"/>
                                <w:color w:val="333333"/>
                                <w:spacing w:val="-4"/>
                                <w:sz w:val="20"/>
                                <w:u w:val="single" w:color="333333"/>
                              </w:rPr>
                              <w:t xml:space="preserve"> </w:t>
                            </w:r>
                            <w:r>
                              <w:rPr>
                                <w:rFonts w:ascii="Arial"/>
                                <w:color w:val="333333"/>
                                <w:sz w:val="20"/>
                                <w:u w:val="single" w:color="333333"/>
                              </w:rPr>
                              <w:t>consent</w:t>
                            </w:r>
                            <w:r>
                              <w:rPr>
                                <w:rFonts w:ascii="Arial"/>
                                <w:color w:val="333333"/>
                                <w:spacing w:val="-4"/>
                                <w:sz w:val="20"/>
                                <w:u w:val="single" w:color="333333"/>
                              </w:rPr>
                              <w:t xml:space="preserve"> </w:t>
                            </w:r>
                            <w:r>
                              <w:rPr>
                                <w:rFonts w:ascii="Arial"/>
                                <w:color w:val="333333"/>
                                <w:sz w:val="20"/>
                                <w:u w:val="single" w:color="333333"/>
                              </w:rPr>
                              <w:t>would</w:t>
                            </w:r>
                            <w:r>
                              <w:rPr>
                                <w:rFonts w:ascii="Arial"/>
                                <w:color w:val="333333"/>
                                <w:spacing w:val="-4"/>
                                <w:sz w:val="20"/>
                                <w:u w:val="single" w:color="333333"/>
                              </w:rPr>
                              <w:t xml:space="preserve"> </w:t>
                            </w:r>
                            <w:r>
                              <w:rPr>
                                <w:rFonts w:ascii="Arial"/>
                                <w:color w:val="333333"/>
                                <w:sz w:val="20"/>
                                <w:u w:val="single" w:color="333333"/>
                              </w:rPr>
                              <w:t>make</w:t>
                            </w:r>
                            <w:r>
                              <w:rPr>
                                <w:rFonts w:ascii="Arial"/>
                                <w:color w:val="333333"/>
                                <w:spacing w:val="-4"/>
                                <w:sz w:val="20"/>
                                <w:u w:val="single" w:color="333333"/>
                              </w:rPr>
                              <w:t xml:space="preserve"> </w:t>
                            </w:r>
                            <w:r>
                              <w:rPr>
                                <w:rFonts w:ascii="Arial"/>
                                <w:color w:val="333333"/>
                                <w:sz w:val="20"/>
                                <w:u w:val="single" w:color="333333"/>
                              </w:rPr>
                              <w:t>the</w:t>
                            </w:r>
                            <w:r>
                              <w:rPr>
                                <w:rFonts w:ascii="Arial"/>
                                <w:color w:val="333333"/>
                                <w:spacing w:val="-4"/>
                                <w:sz w:val="20"/>
                                <w:u w:val="single" w:color="333333"/>
                              </w:rPr>
                              <w:t xml:space="preserve"> </w:t>
                            </w:r>
                            <w:r>
                              <w:rPr>
                                <w:rFonts w:ascii="Arial"/>
                                <w:color w:val="333333"/>
                                <w:sz w:val="20"/>
                                <w:u w:val="single" w:color="333333"/>
                              </w:rPr>
                              <w:t>research</w:t>
                            </w:r>
                            <w:r>
                              <w:rPr>
                                <w:rFonts w:ascii="Arial"/>
                                <w:color w:val="333333"/>
                                <w:spacing w:val="-4"/>
                                <w:sz w:val="20"/>
                                <w:u w:val="single" w:color="333333"/>
                              </w:rPr>
                              <w:t xml:space="preserve"> </w:t>
                            </w:r>
                            <w:r>
                              <w:rPr>
                                <w:rFonts w:ascii="Arial"/>
                                <w:color w:val="333333"/>
                                <w:sz w:val="20"/>
                                <w:u w:val="single" w:color="333333"/>
                              </w:rPr>
                              <w:t>impracticable,</w:t>
                            </w:r>
                            <w:r>
                              <w:rPr>
                                <w:rFonts w:ascii="Arial"/>
                                <w:color w:val="333333"/>
                                <w:spacing w:val="-4"/>
                                <w:sz w:val="20"/>
                                <w:u w:val="single" w:color="333333"/>
                              </w:rPr>
                              <w:t xml:space="preserve"> </w:t>
                            </w:r>
                            <w:r>
                              <w:rPr>
                                <w:rFonts w:ascii="Arial"/>
                                <w:color w:val="333333"/>
                                <w:sz w:val="20"/>
                                <w:u w:val="single" w:color="333333"/>
                              </w:rPr>
                              <w:t>e.g.,</w:t>
                            </w:r>
                            <w:r>
                              <w:rPr>
                                <w:rFonts w:ascii="Arial"/>
                                <w:color w:val="333333"/>
                                <w:spacing w:val="-4"/>
                                <w:sz w:val="20"/>
                                <w:u w:val="single" w:color="333333"/>
                              </w:rPr>
                              <w:t xml:space="preserve"> </w:t>
                            </w:r>
                            <w:r>
                              <w:rPr>
                                <w:rFonts w:ascii="Arial"/>
                                <w:color w:val="333333"/>
                                <w:sz w:val="20"/>
                                <w:u w:val="single" w:color="333333"/>
                              </w:rPr>
                              <w:t>most</w:t>
                            </w:r>
                            <w:r>
                              <w:rPr>
                                <w:rFonts w:ascii="Arial"/>
                                <w:color w:val="333333"/>
                                <w:spacing w:val="-4"/>
                                <w:sz w:val="20"/>
                                <w:u w:val="single" w:color="333333"/>
                              </w:rPr>
                              <w:t xml:space="preserve"> </w:t>
                            </w:r>
                            <w:r>
                              <w:rPr>
                                <w:rFonts w:ascii="Arial"/>
                                <w:color w:val="333333"/>
                                <w:sz w:val="20"/>
                                <w:u w:val="single" w:color="333333"/>
                              </w:rPr>
                              <w:t>of</w:t>
                            </w:r>
                            <w:r>
                              <w:rPr>
                                <w:rFonts w:ascii="Arial"/>
                                <w:color w:val="333333"/>
                                <w:sz w:val="20"/>
                              </w:rPr>
                              <w:t xml:space="preserve"> </w:t>
                            </w:r>
                            <w:r>
                              <w:rPr>
                                <w:rFonts w:ascii="Arial"/>
                                <w:color w:val="333333"/>
                                <w:sz w:val="20"/>
                                <w:u w:val="single" w:color="333333"/>
                              </w:rPr>
                              <w:t>the subjects are lost to follow-up or are deceased.</w:t>
                            </w:r>
                          </w:p>
                          <w:p w14:paraId="6FFBE4AB" w14:textId="77777777" w:rsidR="00814875" w:rsidRDefault="00EA5180">
                            <w:pPr>
                              <w:pStyle w:val="TableParagraph"/>
                              <w:spacing w:line="242" w:lineRule="auto"/>
                              <w:rPr>
                                <w:sz w:val="24"/>
                              </w:rPr>
                            </w:pPr>
                            <w:r>
                              <w:rPr>
                                <w:color w:val="333333"/>
                                <w:sz w:val="24"/>
                              </w:rPr>
                              <w:t>These</w:t>
                            </w:r>
                            <w:r>
                              <w:rPr>
                                <w:color w:val="333333"/>
                                <w:spacing w:val="-3"/>
                                <w:sz w:val="24"/>
                              </w:rPr>
                              <w:t xml:space="preserve"> </w:t>
                            </w:r>
                            <w:r>
                              <w:rPr>
                                <w:color w:val="333333"/>
                                <w:sz w:val="24"/>
                              </w:rPr>
                              <w:t>data</w:t>
                            </w:r>
                            <w:r>
                              <w:rPr>
                                <w:color w:val="333333"/>
                                <w:spacing w:val="-3"/>
                                <w:sz w:val="24"/>
                              </w:rPr>
                              <w:t xml:space="preserve"> </w:t>
                            </w:r>
                            <w:r>
                              <w:rPr>
                                <w:color w:val="333333"/>
                                <w:sz w:val="24"/>
                              </w:rPr>
                              <w:t>are</w:t>
                            </w:r>
                            <w:r>
                              <w:rPr>
                                <w:color w:val="333333"/>
                                <w:spacing w:val="-3"/>
                                <w:sz w:val="24"/>
                              </w:rPr>
                              <w:t xml:space="preserve"> </w:t>
                            </w:r>
                            <w:r>
                              <w:rPr>
                                <w:color w:val="333333"/>
                                <w:sz w:val="24"/>
                              </w:rPr>
                              <w:t>from</w:t>
                            </w:r>
                            <w:r>
                              <w:rPr>
                                <w:color w:val="333333"/>
                                <w:spacing w:val="-3"/>
                                <w:sz w:val="24"/>
                              </w:rPr>
                              <w:t xml:space="preserve"> </w:t>
                            </w:r>
                            <w:r>
                              <w:rPr>
                                <w:color w:val="333333"/>
                                <w:sz w:val="24"/>
                              </w:rPr>
                              <w:t>an</w:t>
                            </w:r>
                            <w:r>
                              <w:rPr>
                                <w:color w:val="333333"/>
                                <w:spacing w:val="-3"/>
                                <w:sz w:val="24"/>
                              </w:rPr>
                              <w:t xml:space="preserve"> </w:t>
                            </w:r>
                            <w:r>
                              <w:rPr>
                                <w:color w:val="333333"/>
                                <w:sz w:val="24"/>
                              </w:rPr>
                              <w:t>administrative</w:t>
                            </w:r>
                            <w:r>
                              <w:rPr>
                                <w:color w:val="333333"/>
                                <w:spacing w:val="-3"/>
                                <w:sz w:val="24"/>
                              </w:rPr>
                              <w:t xml:space="preserve"> </w:t>
                            </w:r>
                            <w:proofErr w:type="gramStart"/>
                            <w:r>
                              <w:rPr>
                                <w:color w:val="333333"/>
                                <w:sz w:val="24"/>
                              </w:rPr>
                              <w:t>database</w:t>
                            </w:r>
                            <w:proofErr w:type="gramEnd"/>
                            <w:r>
                              <w:rPr>
                                <w:color w:val="333333"/>
                                <w:spacing w:val="-3"/>
                                <w:sz w:val="24"/>
                              </w:rPr>
                              <w:t xml:space="preserve"> </w:t>
                            </w:r>
                            <w:r>
                              <w:rPr>
                                <w:color w:val="333333"/>
                                <w:sz w:val="24"/>
                              </w:rPr>
                              <w:t>and</w:t>
                            </w:r>
                            <w:r>
                              <w:rPr>
                                <w:color w:val="333333"/>
                                <w:spacing w:val="-3"/>
                                <w:sz w:val="24"/>
                              </w:rPr>
                              <w:t xml:space="preserve"> </w:t>
                            </w:r>
                            <w:r>
                              <w:rPr>
                                <w:color w:val="333333"/>
                                <w:sz w:val="24"/>
                              </w:rPr>
                              <w:t>we</w:t>
                            </w:r>
                            <w:r>
                              <w:rPr>
                                <w:color w:val="333333"/>
                                <w:spacing w:val="-3"/>
                                <w:sz w:val="24"/>
                              </w:rPr>
                              <w:t xml:space="preserve"> </w:t>
                            </w:r>
                            <w:proofErr w:type="gramStart"/>
                            <w:r>
                              <w:rPr>
                                <w:color w:val="333333"/>
                                <w:sz w:val="24"/>
                              </w:rPr>
                              <w:t>are</w:t>
                            </w:r>
                            <w:r>
                              <w:rPr>
                                <w:color w:val="333333"/>
                                <w:spacing w:val="-3"/>
                                <w:sz w:val="24"/>
                              </w:rPr>
                              <w:t xml:space="preserve"> </w:t>
                            </w:r>
                            <w:r>
                              <w:rPr>
                                <w:color w:val="333333"/>
                                <w:sz w:val="24"/>
                              </w:rPr>
                              <w:t>not</w:t>
                            </w:r>
                            <w:r>
                              <w:rPr>
                                <w:color w:val="333333"/>
                                <w:spacing w:val="-3"/>
                                <w:sz w:val="24"/>
                              </w:rPr>
                              <w:t xml:space="preserve"> </w:t>
                            </w:r>
                            <w:r>
                              <w:rPr>
                                <w:color w:val="333333"/>
                                <w:sz w:val="24"/>
                              </w:rPr>
                              <w:t>able</w:t>
                            </w:r>
                            <w:r>
                              <w:rPr>
                                <w:color w:val="333333"/>
                                <w:spacing w:val="-3"/>
                                <w:sz w:val="24"/>
                              </w:rPr>
                              <w:t xml:space="preserve"> </w:t>
                            </w:r>
                            <w:r>
                              <w:rPr>
                                <w:color w:val="333333"/>
                                <w:sz w:val="24"/>
                              </w:rPr>
                              <w:t>to</w:t>
                            </w:r>
                            <w:proofErr w:type="gramEnd"/>
                            <w:r>
                              <w:rPr>
                                <w:color w:val="333333"/>
                                <w:spacing w:val="-3"/>
                                <w:sz w:val="24"/>
                              </w:rPr>
                              <w:t xml:space="preserve"> </w:t>
                            </w:r>
                            <w:r>
                              <w:rPr>
                                <w:color w:val="333333"/>
                                <w:sz w:val="24"/>
                              </w:rPr>
                              <w:t>contact</w:t>
                            </w:r>
                            <w:r>
                              <w:rPr>
                                <w:color w:val="333333"/>
                                <w:spacing w:val="-3"/>
                                <w:sz w:val="24"/>
                              </w:rPr>
                              <w:t xml:space="preserve"> </w:t>
                            </w:r>
                            <w:r>
                              <w:rPr>
                                <w:color w:val="333333"/>
                                <w:sz w:val="24"/>
                              </w:rPr>
                              <w:t>all</w:t>
                            </w:r>
                            <w:r>
                              <w:rPr>
                                <w:color w:val="333333"/>
                                <w:spacing w:val="-3"/>
                                <w:sz w:val="24"/>
                              </w:rPr>
                              <w:t xml:space="preserve"> </w:t>
                            </w:r>
                            <w:r>
                              <w:rPr>
                                <w:color w:val="333333"/>
                                <w:sz w:val="24"/>
                              </w:rPr>
                              <w:t>physicians who have ever been licensed in NC to determine participation in the study.</w:t>
                            </w:r>
                          </w:p>
                        </w:tc>
                      </w:tr>
                      <w:tr w:rsidR="00814875" w14:paraId="6B123618" w14:textId="77777777">
                        <w:trPr>
                          <w:trHeight w:val="1280"/>
                        </w:trPr>
                        <w:tc>
                          <w:tcPr>
                            <w:tcW w:w="9080" w:type="dxa"/>
                            <w:tcBorders>
                              <w:top w:val="nil"/>
                              <w:bottom w:val="nil"/>
                            </w:tcBorders>
                            <w:shd w:val="clear" w:color="auto" w:fill="EEEEEE"/>
                          </w:tcPr>
                          <w:p w14:paraId="317D429C" w14:textId="77777777" w:rsidR="00814875" w:rsidRDefault="00EA5180">
                            <w:pPr>
                              <w:pStyle w:val="TableParagraph"/>
                              <w:spacing w:before="12" w:line="249" w:lineRule="auto"/>
                              <w:rPr>
                                <w:rFonts w:ascii="Arial"/>
                                <w:sz w:val="20"/>
                              </w:rPr>
                            </w:pP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(or</w:t>
                            </w:r>
                            <w:r>
                              <w:rPr>
                                <w:rFonts w:ascii="Arial"/>
                                <w:color w:val="333333"/>
                                <w:spacing w:val="-3"/>
                                <w:sz w:val="20"/>
                                <w:u w:val="single" w:color="333333"/>
                              </w:rPr>
                              <w:t xml:space="preserve"> </w:t>
                            </w:r>
                            <w:r>
                              <w:rPr>
                                <w:rFonts w:ascii="Arial"/>
                                <w:color w:val="333333"/>
                                <w:sz w:val="20"/>
                                <w:u w:val="single" w:color="333333"/>
                              </w:rPr>
                              <w:t>indicate</w:t>
                            </w:r>
                            <w:r>
                              <w:rPr>
                                <w:rFonts w:ascii="Arial"/>
                                <w:color w:val="333333"/>
                                <w:spacing w:val="-3"/>
                                <w:sz w:val="20"/>
                                <w:u w:val="single" w:color="333333"/>
                              </w:rPr>
                              <w:t xml:space="preserve"> </w:t>
                            </w:r>
                            <w:r>
                              <w:rPr>
                                <w:rFonts w:ascii="Arial"/>
                                <w:color w:val="333333"/>
                                <w:sz w:val="20"/>
                                <w:u w:val="single" w:color="333333"/>
                              </w:rPr>
                              <w:t>if</w:t>
                            </w:r>
                            <w:r>
                              <w:rPr>
                                <w:rFonts w:ascii="Arial"/>
                                <w:color w:val="333333"/>
                                <w:spacing w:val="-3"/>
                                <w:sz w:val="20"/>
                                <w:u w:val="single" w:color="333333"/>
                              </w:rPr>
                              <w:t xml:space="preserve"> </w:t>
                            </w:r>
                            <w:r>
                              <w:rPr>
                                <w:rFonts w:ascii="Arial"/>
                                <w:color w:val="333333"/>
                                <w:sz w:val="20"/>
                                <w:u w:val="single" w:color="333333"/>
                              </w:rPr>
                              <w:t>not</w:t>
                            </w:r>
                            <w:r>
                              <w:rPr>
                                <w:rFonts w:ascii="Arial"/>
                                <w:color w:val="333333"/>
                                <w:spacing w:val="-3"/>
                                <w:sz w:val="20"/>
                                <w:u w:val="single" w:color="333333"/>
                              </w:rPr>
                              <w:t xml:space="preserve"> </w:t>
                            </w:r>
                            <w:r>
                              <w:rPr>
                                <w:rFonts w:ascii="Arial"/>
                                <w:color w:val="333333"/>
                                <w:sz w:val="20"/>
                                <w:u w:val="single" w:color="333333"/>
                              </w:rPr>
                              <w:t>applicable)</w:t>
                            </w:r>
                            <w:r>
                              <w:rPr>
                                <w:rFonts w:ascii="Arial"/>
                                <w:color w:val="333333"/>
                                <w:spacing w:val="-3"/>
                                <w:sz w:val="20"/>
                                <w:u w:val="single" w:color="333333"/>
                              </w:rPr>
                              <w:t xml:space="preserve"> </w:t>
                            </w:r>
                            <w:r>
                              <w:rPr>
                                <w:rFonts w:ascii="Arial"/>
                                <w:color w:val="333333"/>
                                <w:sz w:val="20"/>
                                <w:u w:val="single" w:color="333333"/>
                              </w:rPr>
                              <w:t>how,</w:t>
                            </w:r>
                            <w:r>
                              <w:rPr>
                                <w:rFonts w:ascii="Arial"/>
                                <w:color w:val="333333"/>
                                <w:spacing w:val="-3"/>
                                <w:sz w:val="20"/>
                                <w:u w:val="single" w:color="333333"/>
                              </w:rPr>
                              <w:t xml:space="preserve"> </w:t>
                            </w:r>
                            <w:r>
                              <w:rPr>
                                <w:rFonts w:ascii="Arial"/>
                                <w:color w:val="333333"/>
                                <w:sz w:val="20"/>
                                <w:u w:val="single" w:color="333333"/>
                              </w:rPr>
                              <w:t>when</w:t>
                            </w:r>
                            <w:r>
                              <w:rPr>
                                <w:rFonts w:ascii="Arial"/>
                                <w:color w:val="333333"/>
                                <w:spacing w:val="-3"/>
                                <w:sz w:val="20"/>
                                <w:u w:val="single" w:color="333333"/>
                              </w:rPr>
                              <w:t xml:space="preserve"> </w:t>
                            </w:r>
                            <w:r>
                              <w:rPr>
                                <w:rFonts w:ascii="Arial"/>
                                <w:color w:val="333333"/>
                                <w:sz w:val="20"/>
                                <w:u w:val="single" w:color="333333"/>
                              </w:rPr>
                              <w:t>appropriate,</w:t>
                            </w:r>
                            <w:r>
                              <w:rPr>
                                <w:rFonts w:ascii="Arial"/>
                                <w:color w:val="333333"/>
                                <w:spacing w:val="-3"/>
                                <w:sz w:val="20"/>
                                <w:u w:val="single" w:color="333333"/>
                              </w:rPr>
                              <w:t xml:space="preserve"> </w:t>
                            </w:r>
                            <w:r>
                              <w:rPr>
                                <w:rFonts w:ascii="Arial"/>
                                <w:color w:val="333333"/>
                                <w:sz w:val="20"/>
                                <w:u w:val="single" w:color="333333"/>
                              </w:rPr>
                              <w:t>there</w:t>
                            </w:r>
                            <w:r>
                              <w:rPr>
                                <w:rFonts w:ascii="Arial"/>
                                <w:color w:val="333333"/>
                                <w:spacing w:val="-3"/>
                                <w:sz w:val="20"/>
                                <w:u w:val="single" w:color="333333"/>
                              </w:rPr>
                              <w:t xml:space="preserve"> </w:t>
                            </w:r>
                            <w:r>
                              <w:rPr>
                                <w:rFonts w:ascii="Arial"/>
                                <w:color w:val="333333"/>
                                <w:sz w:val="20"/>
                                <w:u w:val="single" w:color="333333"/>
                              </w:rPr>
                              <w:t>are</w:t>
                            </w:r>
                            <w:r>
                              <w:rPr>
                                <w:rFonts w:ascii="Arial"/>
                                <w:color w:val="333333"/>
                                <w:spacing w:val="-3"/>
                                <w:sz w:val="20"/>
                                <w:u w:val="single" w:color="333333"/>
                              </w:rPr>
                              <w:t xml:space="preserve"> </w:t>
                            </w:r>
                            <w:r>
                              <w:rPr>
                                <w:rFonts w:ascii="Arial"/>
                                <w:color w:val="333333"/>
                                <w:sz w:val="20"/>
                                <w:u w:val="single" w:color="333333"/>
                              </w:rPr>
                              <w:t>plans</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provide</w:t>
                            </w:r>
                            <w:r>
                              <w:rPr>
                                <w:rFonts w:ascii="Arial"/>
                                <w:color w:val="333333"/>
                                <w:spacing w:val="-3"/>
                                <w:sz w:val="20"/>
                                <w:u w:val="single" w:color="333333"/>
                              </w:rPr>
                              <w:t xml:space="preserve"> </w:t>
                            </w:r>
                            <w:r>
                              <w:rPr>
                                <w:rFonts w:ascii="Arial"/>
                                <w:color w:val="333333"/>
                                <w:sz w:val="20"/>
                                <w:u w:val="single" w:color="333333"/>
                              </w:rPr>
                              <w:t>subjects</w:t>
                            </w:r>
                            <w:r>
                              <w:rPr>
                                <w:rFonts w:ascii="Arial"/>
                                <w:color w:val="333333"/>
                                <w:spacing w:val="-3"/>
                                <w:sz w:val="20"/>
                                <w:u w:val="single" w:color="333333"/>
                              </w:rPr>
                              <w:t xml:space="preserve"> </w:t>
                            </w:r>
                            <w:proofErr w:type="gramStart"/>
                            <w:r>
                              <w:rPr>
                                <w:rFonts w:ascii="Arial"/>
                                <w:color w:val="333333"/>
                                <w:sz w:val="20"/>
                                <w:u w:val="single" w:color="333333"/>
                              </w:rPr>
                              <w:t>with</w:t>
                            </w:r>
                            <w:r>
                              <w:rPr>
                                <w:rFonts w:ascii="Arial"/>
                                <w:color w:val="333333"/>
                                <w:spacing w:val="30"/>
                                <w:sz w:val="20"/>
                                <w:u w:val="single" w:color="333333"/>
                              </w:rPr>
                              <w:t xml:space="preserve"> </w:t>
                            </w:r>
                            <w:r>
                              <w:rPr>
                                <w:rFonts w:ascii="Arial"/>
                                <w:color w:val="333333"/>
                                <w:spacing w:val="30"/>
                                <w:sz w:val="20"/>
                              </w:rPr>
                              <w:t xml:space="preserve"> </w:t>
                            </w:r>
                            <w:r>
                              <w:rPr>
                                <w:rFonts w:ascii="Arial"/>
                                <w:color w:val="333333"/>
                                <w:sz w:val="20"/>
                                <w:u w:val="single" w:color="333333"/>
                              </w:rPr>
                              <w:t>pertinent</w:t>
                            </w:r>
                            <w:proofErr w:type="gramEnd"/>
                            <w:r>
                              <w:rPr>
                                <w:rFonts w:ascii="Arial"/>
                                <w:color w:val="333333"/>
                                <w:sz w:val="20"/>
                                <w:u w:val="single" w:color="333333"/>
                              </w:rPr>
                              <w:t xml:space="preserve"> information after their participation is over. (e.g., Will you provide details withheld </w:t>
                            </w:r>
                            <w:proofErr w:type="gramStart"/>
                            <w:r>
                              <w:rPr>
                                <w:rFonts w:ascii="Arial"/>
                                <w:color w:val="333333"/>
                                <w:sz w:val="20"/>
                                <w:u w:val="single" w:color="333333"/>
                              </w:rPr>
                              <w:t>during</w:t>
                            </w:r>
                            <w:r>
                              <w:rPr>
                                <w:rFonts w:ascii="Arial"/>
                                <w:color w:val="333333"/>
                                <w:spacing w:val="39"/>
                                <w:sz w:val="20"/>
                                <w:u w:val="single" w:color="333333"/>
                              </w:rPr>
                              <w:t xml:space="preserve"> </w:t>
                            </w:r>
                            <w:r>
                              <w:rPr>
                                <w:rFonts w:ascii="Arial"/>
                                <w:color w:val="333333"/>
                                <w:spacing w:val="39"/>
                                <w:sz w:val="20"/>
                              </w:rPr>
                              <w:t xml:space="preserve"> </w:t>
                            </w:r>
                            <w:r>
                              <w:rPr>
                                <w:rFonts w:ascii="Arial"/>
                                <w:color w:val="333333"/>
                                <w:sz w:val="20"/>
                                <w:u w:val="single" w:color="333333"/>
                              </w:rPr>
                              <w:t>consent</w:t>
                            </w:r>
                            <w:proofErr w:type="gramEnd"/>
                            <w:r>
                              <w:rPr>
                                <w:rFonts w:ascii="Arial"/>
                                <w:color w:val="333333"/>
                                <w:sz w:val="20"/>
                                <w:u w:val="single" w:color="333333"/>
                              </w:rPr>
                              <w:t xml:space="preserve">, or tell subjects if you found information with direct clinical relevance? This may be </w:t>
                            </w:r>
                            <w:proofErr w:type="gramStart"/>
                            <w:r>
                              <w:rPr>
                                <w:rFonts w:ascii="Arial"/>
                                <w:color w:val="333333"/>
                                <w:sz w:val="20"/>
                                <w:u w:val="single" w:color="333333"/>
                              </w:rPr>
                              <w:t>an</w:t>
                            </w:r>
                            <w:r>
                              <w:rPr>
                                <w:rFonts w:ascii="Arial"/>
                                <w:color w:val="333333"/>
                                <w:spacing w:val="40"/>
                                <w:sz w:val="20"/>
                                <w:u w:val="single" w:color="333333"/>
                              </w:rPr>
                              <w:t xml:space="preserve"> </w:t>
                            </w:r>
                            <w:r>
                              <w:rPr>
                                <w:rFonts w:ascii="Arial"/>
                                <w:color w:val="333333"/>
                                <w:spacing w:val="40"/>
                                <w:sz w:val="20"/>
                              </w:rPr>
                              <w:t xml:space="preserve"> </w:t>
                            </w:r>
                            <w:r>
                              <w:rPr>
                                <w:rFonts w:ascii="Arial"/>
                                <w:color w:val="333333"/>
                                <w:sz w:val="20"/>
                                <w:u w:val="single" w:color="333333"/>
                              </w:rPr>
                              <w:t>uncommon</w:t>
                            </w:r>
                            <w:proofErr w:type="gramEnd"/>
                            <w:r>
                              <w:rPr>
                                <w:rFonts w:ascii="Arial"/>
                                <w:color w:val="333333"/>
                                <w:sz w:val="20"/>
                                <w:u w:val="single" w:color="333333"/>
                              </w:rPr>
                              <w:t xml:space="preserve"> scenario.)</w:t>
                            </w:r>
                          </w:p>
                          <w:p w14:paraId="2D713530" w14:textId="77777777" w:rsidR="00814875" w:rsidRDefault="00EA5180">
                            <w:pPr>
                              <w:pStyle w:val="TableParagraph"/>
                              <w:spacing w:line="263" w:lineRule="exact"/>
                              <w:rPr>
                                <w:sz w:val="24"/>
                              </w:rPr>
                            </w:pPr>
                            <w:r>
                              <w:rPr>
                                <w:color w:val="333333"/>
                                <w:spacing w:val="-5"/>
                                <w:sz w:val="24"/>
                              </w:rPr>
                              <w:t>N/A</w:t>
                            </w:r>
                          </w:p>
                        </w:tc>
                      </w:tr>
                      <w:tr w:rsidR="00814875" w14:paraId="1B6E34B6" w14:textId="77777777">
                        <w:trPr>
                          <w:trHeight w:val="1670"/>
                        </w:trPr>
                        <w:tc>
                          <w:tcPr>
                            <w:tcW w:w="9080" w:type="dxa"/>
                            <w:tcBorders>
                              <w:top w:val="nil"/>
                            </w:tcBorders>
                          </w:tcPr>
                          <w:p w14:paraId="34B237BF" w14:textId="77777777" w:rsidR="00814875" w:rsidRDefault="00EA5180">
                            <w:pPr>
                              <w:pStyle w:val="TableParagraph"/>
                              <w:spacing w:before="32" w:line="249" w:lineRule="auto"/>
                              <w:rPr>
                                <w:rFonts w:ascii="Arial"/>
                                <w:sz w:val="20"/>
                              </w:rPr>
                            </w:pP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how</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risk</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privacy</w:t>
                            </w:r>
                            <w:r>
                              <w:rPr>
                                <w:rFonts w:ascii="Arial"/>
                                <w:color w:val="333333"/>
                                <w:spacing w:val="-3"/>
                                <w:sz w:val="20"/>
                                <w:u w:val="single" w:color="333333"/>
                              </w:rPr>
                              <w:t xml:space="preserve"> </w:t>
                            </w:r>
                            <w:r>
                              <w:rPr>
                                <w:rFonts w:ascii="Arial"/>
                                <w:color w:val="333333"/>
                                <w:sz w:val="20"/>
                                <w:u w:val="single" w:color="333333"/>
                              </w:rPr>
                              <w:t>is</w:t>
                            </w:r>
                            <w:r>
                              <w:rPr>
                                <w:rFonts w:ascii="Arial"/>
                                <w:color w:val="333333"/>
                                <w:spacing w:val="-3"/>
                                <w:sz w:val="20"/>
                                <w:u w:val="single" w:color="333333"/>
                              </w:rPr>
                              <w:t xml:space="preserve"> </w:t>
                            </w:r>
                            <w:r>
                              <w:rPr>
                                <w:rFonts w:ascii="Arial"/>
                                <w:color w:val="333333"/>
                                <w:sz w:val="20"/>
                                <w:u w:val="single" w:color="333333"/>
                              </w:rPr>
                              <w:t>reasonable</w:t>
                            </w:r>
                            <w:r>
                              <w:rPr>
                                <w:rFonts w:ascii="Arial"/>
                                <w:color w:val="333333"/>
                                <w:spacing w:val="-3"/>
                                <w:sz w:val="20"/>
                                <w:u w:val="single" w:color="333333"/>
                              </w:rPr>
                              <w:t xml:space="preserve"> </w:t>
                            </w:r>
                            <w:r>
                              <w:rPr>
                                <w:rFonts w:ascii="Arial"/>
                                <w:color w:val="333333"/>
                                <w:sz w:val="20"/>
                                <w:u w:val="single" w:color="333333"/>
                              </w:rPr>
                              <w:t>in</w:t>
                            </w:r>
                            <w:r>
                              <w:rPr>
                                <w:rFonts w:ascii="Arial"/>
                                <w:color w:val="333333"/>
                                <w:spacing w:val="-3"/>
                                <w:sz w:val="20"/>
                                <w:u w:val="single" w:color="333333"/>
                              </w:rPr>
                              <w:t xml:space="preserve"> </w:t>
                            </w:r>
                            <w:r>
                              <w:rPr>
                                <w:rFonts w:ascii="Arial"/>
                                <w:color w:val="333333"/>
                                <w:sz w:val="20"/>
                                <w:u w:val="single" w:color="333333"/>
                              </w:rPr>
                              <w:t>relation</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importance</w:t>
                            </w:r>
                            <w:r>
                              <w:rPr>
                                <w:rFonts w:ascii="Arial"/>
                                <w:color w:val="333333"/>
                                <w:spacing w:val="-3"/>
                                <w:sz w:val="20"/>
                                <w:u w:val="single" w:color="333333"/>
                              </w:rPr>
                              <w:t xml:space="preserve"> </w:t>
                            </w:r>
                            <w:r>
                              <w:rPr>
                                <w:rFonts w:ascii="Arial"/>
                                <w:color w:val="333333"/>
                                <w:sz w:val="20"/>
                                <w:u w:val="single" w:color="333333"/>
                              </w:rPr>
                              <w:t>of</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knowledge</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be</w:t>
                            </w:r>
                            <w:r>
                              <w:rPr>
                                <w:rFonts w:ascii="Arial"/>
                                <w:color w:val="333333"/>
                                <w:sz w:val="20"/>
                              </w:rPr>
                              <w:t xml:space="preserve"> </w:t>
                            </w:r>
                            <w:r>
                              <w:rPr>
                                <w:rFonts w:ascii="Arial"/>
                                <w:color w:val="333333"/>
                                <w:spacing w:val="-2"/>
                                <w:sz w:val="20"/>
                                <w:u w:val="single" w:color="333333"/>
                              </w:rPr>
                              <w:t>gained</w:t>
                            </w:r>
                          </w:p>
                          <w:p w14:paraId="34116C22" w14:textId="77777777" w:rsidR="00814875" w:rsidRDefault="00EA5180">
                            <w:pPr>
                              <w:pStyle w:val="TableParagraph"/>
                              <w:spacing w:line="242" w:lineRule="auto"/>
                              <w:ind w:right="144"/>
                              <w:rPr>
                                <w:sz w:val="24"/>
                              </w:rPr>
                            </w:pPr>
                            <w:r>
                              <w:rPr>
                                <w:color w:val="333333"/>
                                <w:sz w:val="24"/>
                              </w:rPr>
                              <w:t>The</w:t>
                            </w:r>
                            <w:r>
                              <w:rPr>
                                <w:color w:val="333333"/>
                                <w:spacing w:val="-3"/>
                                <w:sz w:val="24"/>
                              </w:rPr>
                              <w:t xml:space="preserve"> </w:t>
                            </w:r>
                            <w:r>
                              <w:rPr>
                                <w:color w:val="333333"/>
                                <w:sz w:val="24"/>
                              </w:rPr>
                              <w:t>privacy</w:t>
                            </w:r>
                            <w:r>
                              <w:rPr>
                                <w:color w:val="333333"/>
                                <w:spacing w:val="-2"/>
                                <w:sz w:val="24"/>
                              </w:rPr>
                              <w:t xml:space="preserve"> </w:t>
                            </w:r>
                            <w:r>
                              <w:rPr>
                                <w:color w:val="333333"/>
                                <w:sz w:val="24"/>
                              </w:rPr>
                              <w:t>of</w:t>
                            </w:r>
                            <w:r>
                              <w:rPr>
                                <w:color w:val="333333"/>
                                <w:spacing w:val="-2"/>
                                <w:sz w:val="24"/>
                              </w:rPr>
                              <w:t xml:space="preserve"> </w:t>
                            </w:r>
                            <w:r>
                              <w:rPr>
                                <w:color w:val="333333"/>
                                <w:sz w:val="24"/>
                              </w:rPr>
                              <w:t>the</w:t>
                            </w:r>
                            <w:r>
                              <w:rPr>
                                <w:color w:val="333333"/>
                                <w:spacing w:val="-3"/>
                                <w:sz w:val="24"/>
                              </w:rPr>
                              <w:t xml:space="preserve"> </w:t>
                            </w:r>
                            <w:r>
                              <w:rPr>
                                <w:color w:val="333333"/>
                                <w:sz w:val="24"/>
                              </w:rPr>
                              <w:t>subjects</w:t>
                            </w:r>
                            <w:r>
                              <w:rPr>
                                <w:color w:val="333333"/>
                                <w:spacing w:val="-2"/>
                                <w:sz w:val="24"/>
                              </w:rPr>
                              <w:t xml:space="preserve"> </w:t>
                            </w:r>
                            <w:r>
                              <w:rPr>
                                <w:color w:val="333333"/>
                                <w:sz w:val="24"/>
                              </w:rPr>
                              <w:t>will</w:t>
                            </w:r>
                            <w:r>
                              <w:rPr>
                                <w:color w:val="333333"/>
                                <w:spacing w:val="-3"/>
                                <w:sz w:val="24"/>
                              </w:rPr>
                              <w:t xml:space="preserve"> </w:t>
                            </w:r>
                            <w:r>
                              <w:rPr>
                                <w:color w:val="333333"/>
                                <w:sz w:val="24"/>
                              </w:rPr>
                              <w:t>be</w:t>
                            </w:r>
                            <w:r>
                              <w:rPr>
                                <w:color w:val="333333"/>
                                <w:spacing w:val="-3"/>
                                <w:sz w:val="24"/>
                              </w:rPr>
                              <w:t xml:space="preserve"> </w:t>
                            </w:r>
                            <w:r>
                              <w:rPr>
                                <w:color w:val="333333"/>
                                <w:sz w:val="24"/>
                              </w:rPr>
                              <w:t>protected</w:t>
                            </w:r>
                            <w:r>
                              <w:rPr>
                                <w:color w:val="333333"/>
                                <w:spacing w:val="-2"/>
                                <w:sz w:val="24"/>
                              </w:rPr>
                              <w:t xml:space="preserve"> </w:t>
                            </w:r>
                            <w:r>
                              <w:rPr>
                                <w:color w:val="333333"/>
                                <w:sz w:val="24"/>
                              </w:rPr>
                              <w:t>by</w:t>
                            </w:r>
                            <w:r>
                              <w:rPr>
                                <w:color w:val="333333"/>
                                <w:spacing w:val="-2"/>
                                <w:sz w:val="24"/>
                              </w:rPr>
                              <w:t xml:space="preserve"> </w:t>
                            </w:r>
                            <w:r>
                              <w:rPr>
                                <w:color w:val="333333"/>
                                <w:sz w:val="24"/>
                              </w:rPr>
                              <w:t>storing</w:t>
                            </w:r>
                            <w:r>
                              <w:rPr>
                                <w:color w:val="333333"/>
                                <w:spacing w:val="-2"/>
                                <w:sz w:val="24"/>
                              </w:rPr>
                              <w:t xml:space="preserve"> </w:t>
                            </w:r>
                            <w:r>
                              <w:rPr>
                                <w:color w:val="333333"/>
                                <w:sz w:val="24"/>
                              </w:rPr>
                              <w:t>the</w:t>
                            </w:r>
                            <w:r>
                              <w:rPr>
                                <w:color w:val="333333"/>
                                <w:spacing w:val="-3"/>
                                <w:sz w:val="24"/>
                              </w:rPr>
                              <w:t xml:space="preserve"> </w:t>
                            </w:r>
                            <w:r>
                              <w:rPr>
                                <w:color w:val="333333"/>
                                <w:sz w:val="24"/>
                              </w:rPr>
                              <w:t>data</w:t>
                            </w:r>
                            <w:r>
                              <w:rPr>
                                <w:color w:val="333333"/>
                                <w:spacing w:val="-3"/>
                                <w:sz w:val="24"/>
                              </w:rPr>
                              <w:t xml:space="preserve"> </w:t>
                            </w:r>
                            <w:r>
                              <w:rPr>
                                <w:color w:val="333333"/>
                                <w:sz w:val="24"/>
                              </w:rPr>
                              <w:t>on</w:t>
                            </w:r>
                            <w:r>
                              <w:rPr>
                                <w:color w:val="333333"/>
                                <w:spacing w:val="-2"/>
                                <w:sz w:val="24"/>
                              </w:rPr>
                              <w:t xml:space="preserve"> </w:t>
                            </w:r>
                            <w:r>
                              <w:rPr>
                                <w:color w:val="333333"/>
                                <w:sz w:val="24"/>
                              </w:rPr>
                              <w:t>a</w:t>
                            </w:r>
                            <w:r>
                              <w:rPr>
                                <w:color w:val="333333"/>
                                <w:spacing w:val="-3"/>
                                <w:sz w:val="24"/>
                              </w:rPr>
                              <w:t xml:space="preserve"> </w:t>
                            </w:r>
                            <w:r>
                              <w:rPr>
                                <w:color w:val="333333"/>
                                <w:sz w:val="24"/>
                              </w:rPr>
                              <w:t>secure</w:t>
                            </w:r>
                            <w:r>
                              <w:rPr>
                                <w:color w:val="333333"/>
                                <w:spacing w:val="-3"/>
                                <w:sz w:val="24"/>
                              </w:rPr>
                              <w:t xml:space="preserve"> </w:t>
                            </w:r>
                            <w:r>
                              <w:rPr>
                                <w:color w:val="333333"/>
                                <w:sz w:val="24"/>
                              </w:rPr>
                              <w:t>server.</w:t>
                            </w:r>
                            <w:r>
                              <w:rPr>
                                <w:color w:val="333333"/>
                                <w:spacing w:val="-2"/>
                                <w:sz w:val="24"/>
                              </w:rPr>
                              <w:t xml:space="preserve"> </w:t>
                            </w:r>
                            <w:r>
                              <w:rPr>
                                <w:color w:val="333333"/>
                                <w:sz w:val="24"/>
                              </w:rPr>
                              <w:t>All</w:t>
                            </w:r>
                            <w:r>
                              <w:rPr>
                                <w:color w:val="333333"/>
                                <w:spacing w:val="-3"/>
                                <w:sz w:val="24"/>
                              </w:rPr>
                              <w:t xml:space="preserve"> </w:t>
                            </w:r>
                            <w:r>
                              <w:rPr>
                                <w:color w:val="333333"/>
                                <w:sz w:val="24"/>
                              </w:rPr>
                              <w:t>data will be analyzed and reported in aggregate so that no individually identifying information will be disclosed. The knowledge to be gained from this study can be used to inform future workforce planning and research efforts.</w:t>
                            </w:r>
                          </w:p>
                        </w:tc>
                      </w:tr>
                    </w:tbl>
                    <w:p w14:paraId="6DE8F438" w14:textId="77777777" w:rsidR="00814875" w:rsidRDefault="00814875">
                      <w:pPr>
                        <w:pStyle w:val="BodyText"/>
                      </w:pPr>
                    </w:p>
                  </w:txbxContent>
                </v:textbox>
                <w10:wrap anchorx="page" anchory="page"/>
              </v:shape>
            </w:pict>
          </mc:Fallback>
        </mc:AlternateContent>
      </w:r>
    </w:p>
    <w:tbl>
      <w:tblPr>
        <w:tblW w:w="0" w:type="auto"/>
        <w:tblInd w:w="13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0540"/>
      </w:tblGrid>
      <w:tr w:rsidR="00814875" w14:paraId="08417313" w14:textId="77777777">
        <w:trPr>
          <w:trHeight w:val="7830"/>
        </w:trPr>
        <w:tc>
          <w:tcPr>
            <w:tcW w:w="10540" w:type="dxa"/>
            <w:tcBorders>
              <w:top w:val="nil"/>
            </w:tcBorders>
          </w:tcPr>
          <w:p w14:paraId="530415F0" w14:textId="77777777" w:rsidR="00814875" w:rsidRDefault="00814875">
            <w:pPr>
              <w:pStyle w:val="TableParagraph"/>
              <w:ind w:left="0"/>
              <w:rPr>
                <w:sz w:val="20"/>
              </w:rPr>
            </w:pPr>
          </w:p>
          <w:p w14:paraId="5ECA873B" w14:textId="77777777" w:rsidR="00814875" w:rsidRDefault="00814875">
            <w:pPr>
              <w:pStyle w:val="TableParagraph"/>
              <w:ind w:left="0"/>
              <w:rPr>
                <w:sz w:val="20"/>
              </w:rPr>
            </w:pPr>
          </w:p>
          <w:p w14:paraId="1AB2C39E" w14:textId="77777777" w:rsidR="00814875" w:rsidRDefault="00814875">
            <w:pPr>
              <w:pStyle w:val="TableParagraph"/>
              <w:ind w:left="0"/>
              <w:rPr>
                <w:sz w:val="20"/>
              </w:rPr>
            </w:pPr>
          </w:p>
          <w:p w14:paraId="57074E6D" w14:textId="77777777" w:rsidR="00814875" w:rsidRDefault="00814875">
            <w:pPr>
              <w:pStyle w:val="TableParagraph"/>
              <w:ind w:left="0"/>
              <w:rPr>
                <w:sz w:val="20"/>
              </w:rPr>
            </w:pPr>
          </w:p>
          <w:p w14:paraId="4E58971F" w14:textId="77777777" w:rsidR="00814875" w:rsidRDefault="00814875">
            <w:pPr>
              <w:pStyle w:val="TableParagraph"/>
              <w:ind w:left="0"/>
              <w:rPr>
                <w:sz w:val="20"/>
              </w:rPr>
            </w:pPr>
          </w:p>
          <w:p w14:paraId="37AA4CD7" w14:textId="77777777" w:rsidR="00814875" w:rsidRDefault="00814875">
            <w:pPr>
              <w:pStyle w:val="TableParagraph"/>
              <w:ind w:left="0"/>
              <w:rPr>
                <w:sz w:val="20"/>
              </w:rPr>
            </w:pPr>
          </w:p>
          <w:p w14:paraId="1B52A003" w14:textId="77777777" w:rsidR="00814875" w:rsidRDefault="00814875">
            <w:pPr>
              <w:pStyle w:val="TableParagraph"/>
              <w:ind w:left="0"/>
              <w:rPr>
                <w:sz w:val="20"/>
              </w:rPr>
            </w:pPr>
          </w:p>
          <w:p w14:paraId="4BD146A4" w14:textId="77777777" w:rsidR="00814875" w:rsidRDefault="00814875">
            <w:pPr>
              <w:pStyle w:val="TableParagraph"/>
              <w:ind w:left="0"/>
              <w:rPr>
                <w:sz w:val="20"/>
              </w:rPr>
            </w:pPr>
          </w:p>
          <w:p w14:paraId="368FDA38" w14:textId="77777777" w:rsidR="00814875" w:rsidRDefault="00814875">
            <w:pPr>
              <w:pStyle w:val="TableParagraph"/>
              <w:ind w:left="0"/>
              <w:rPr>
                <w:sz w:val="20"/>
              </w:rPr>
            </w:pPr>
          </w:p>
          <w:p w14:paraId="47B36B9D" w14:textId="77777777" w:rsidR="00814875" w:rsidRDefault="00814875">
            <w:pPr>
              <w:pStyle w:val="TableParagraph"/>
              <w:ind w:left="0"/>
              <w:rPr>
                <w:sz w:val="20"/>
              </w:rPr>
            </w:pPr>
          </w:p>
          <w:p w14:paraId="493434A2" w14:textId="77777777" w:rsidR="00814875" w:rsidRDefault="00814875">
            <w:pPr>
              <w:pStyle w:val="TableParagraph"/>
              <w:ind w:left="0"/>
              <w:rPr>
                <w:sz w:val="20"/>
              </w:rPr>
            </w:pPr>
          </w:p>
          <w:p w14:paraId="72D41971" w14:textId="77777777" w:rsidR="00814875" w:rsidRDefault="00814875">
            <w:pPr>
              <w:pStyle w:val="TableParagraph"/>
              <w:ind w:left="0"/>
              <w:rPr>
                <w:sz w:val="20"/>
              </w:rPr>
            </w:pPr>
          </w:p>
          <w:p w14:paraId="4DE10826" w14:textId="77777777" w:rsidR="00814875" w:rsidRDefault="00814875">
            <w:pPr>
              <w:pStyle w:val="TableParagraph"/>
              <w:ind w:left="0"/>
              <w:rPr>
                <w:sz w:val="20"/>
              </w:rPr>
            </w:pPr>
          </w:p>
          <w:p w14:paraId="4D027CA2" w14:textId="77777777" w:rsidR="00814875" w:rsidRDefault="00814875">
            <w:pPr>
              <w:pStyle w:val="TableParagraph"/>
              <w:ind w:left="0"/>
              <w:rPr>
                <w:sz w:val="20"/>
              </w:rPr>
            </w:pPr>
          </w:p>
          <w:p w14:paraId="73744317" w14:textId="77777777" w:rsidR="00814875" w:rsidRDefault="00814875">
            <w:pPr>
              <w:pStyle w:val="TableParagraph"/>
              <w:ind w:left="0"/>
              <w:rPr>
                <w:sz w:val="20"/>
              </w:rPr>
            </w:pPr>
          </w:p>
          <w:p w14:paraId="4E3ECD4E" w14:textId="77777777" w:rsidR="00814875" w:rsidRDefault="00814875">
            <w:pPr>
              <w:pStyle w:val="TableParagraph"/>
              <w:ind w:left="0"/>
              <w:rPr>
                <w:sz w:val="20"/>
              </w:rPr>
            </w:pPr>
          </w:p>
          <w:p w14:paraId="5A56FE3A" w14:textId="77777777" w:rsidR="00814875" w:rsidRDefault="00814875">
            <w:pPr>
              <w:pStyle w:val="TableParagraph"/>
              <w:ind w:left="0"/>
              <w:rPr>
                <w:sz w:val="20"/>
              </w:rPr>
            </w:pPr>
          </w:p>
          <w:p w14:paraId="5663EF8E" w14:textId="77777777" w:rsidR="00814875" w:rsidRDefault="00814875">
            <w:pPr>
              <w:pStyle w:val="TableParagraph"/>
              <w:ind w:left="0"/>
              <w:rPr>
                <w:sz w:val="20"/>
              </w:rPr>
            </w:pPr>
          </w:p>
          <w:p w14:paraId="52E9F76C" w14:textId="77777777" w:rsidR="00814875" w:rsidRDefault="00814875">
            <w:pPr>
              <w:pStyle w:val="TableParagraph"/>
              <w:ind w:left="0"/>
              <w:rPr>
                <w:sz w:val="20"/>
              </w:rPr>
            </w:pPr>
          </w:p>
          <w:p w14:paraId="74C5C618" w14:textId="77777777" w:rsidR="00814875" w:rsidRDefault="00814875">
            <w:pPr>
              <w:pStyle w:val="TableParagraph"/>
              <w:ind w:left="0"/>
              <w:rPr>
                <w:sz w:val="20"/>
              </w:rPr>
            </w:pPr>
          </w:p>
          <w:p w14:paraId="624D7B15" w14:textId="77777777" w:rsidR="00814875" w:rsidRDefault="00814875">
            <w:pPr>
              <w:pStyle w:val="TableParagraph"/>
              <w:ind w:left="0"/>
              <w:rPr>
                <w:sz w:val="20"/>
              </w:rPr>
            </w:pPr>
          </w:p>
          <w:p w14:paraId="5177B1EA" w14:textId="77777777" w:rsidR="00814875" w:rsidRDefault="00814875">
            <w:pPr>
              <w:pStyle w:val="TableParagraph"/>
              <w:ind w:left="0"/>
              <w:rPr>
                <w:sz w:val="20"/>
              </w:rPr>
            </w:pPr>
          </w:p>
          <w:p w14:paraId="77F13D50" w14:textId="77777777" w:rsidR="00814875" w:rsidRDefault="00814875">
            <w:pPr>
              <w:pStyle w:val="TableParagraph"/>
              <w:ind w:left="0"/>
              <w:rPr>
                <w:sz w:val="20"/>
              </w:rPr>
            </w:pPr>
          </w:p>
          <w:p w14:paraId="7CCA280F" w14:textId="77777777" w:rsidR="00814875" w:rsidRDefault="00814875">
            <w:pPr>
              <w:pStyle w:val="TableParagraph"/>
              <w:ind w:left="0"/>
              <w:rPr>
                <w:sz w:val="20"/>
              </w:rPr>
            </w:pPr>
          </w:p>
          <w:p w14:paraId="726FCD58" w14:textId="77777777" w:rsidR="00814875" w:rsidRDefault="00814875">
            <w:pPr>
              <w:pStyle w:val="TableParagraph"/>
              <w:spacing w:before="30"/>
              <w:ind w:left="0"/>
              <w:rPr>
                <w:sz w:val="20"/>
              </w:rPr>
            </w:pPr>
          </w:p>
          <w:p w14:paraId="46259996" w14:textId="77777777" w:rsidR="00814875" w:rsidRDefault="00EA5180">
            <w:pPr>
              <w:pStyle w:val="TableParagraph"/>
              <w:numPr>
                <w:ilvl w:val="2"/>
                <w:numId w:val="2"/>
              </w:numPr>
              <w:tabs>
                <w:tab w:val="left" w:pos="874"/>
                <w:tab w:val="left" w:pos="880"/>
              </w:tabs>
              <w:spacing w:line="230" w:lineRule="auto"/>
              <w:ind w:right="880"/>
              <w:rPr>
                <w:rFonts w:ascii="Arial"/>
                <w:sz w:val="20"/>
              </w:rPr>
            </w:pPr>
            <w:r>
              <w:rPr>
                <w:rFonts w:ascii="Arial"/>
                <w:color w:val="333333"/>
                <w:sz w:val="20"/>
              </w:rPr>
              <w:t>If</w:t>
            </w:r>
            <w:r>
              <w:rPr>
                <w:rFonts w:ascii="Arial"/>
                <w:color w:val="333333"/>
                <w:spacing w:val="-2"/>
                <w:sz w:val="20"/>
              </w:rPr>
              <w:t xml:space="preserve"> </w:t>
            </w:r>
            <w:r>
              <w:rPr>
                <w:rFonts w:ascii="Arial"/>
                <w:color w:val="333333"/>
                <w:sz w:val="20"/>
              </w:rPr>
              <w:t>your</w:t>
            </w:r>
            <w:r>
              <w:rPr>
                <w:rFonts w:ascii="Arial"/>
                <w:color w:val="333333"/>
                <w:spacing w:val="-2"/>
                <w:sz w:val="20"/>
              </w:rPr>
              <w:t xml:space="preserve"> </w:t>
            </w:r>
            <w:r>
              <w:rPr>
                <w:rFonts w:ascii="Arial"/>
                <w:color w:val="333333"/>
                <w:sz w:val="20"/>
              </w:rPr>
              <w:t>request</w:t>
            </w:r>
            <w:r>
              <w:rPr>
                <w:rFonts w:ascii="Arial"/>
                <w:color w:val="333333"/>
                <w:spacing w:val="-2"/>
                <w:sz w:val="20"/>
              </w:rPr>
              <w:t xml:space="preserve"> </w:t>
            </w:r>
            <w:r>
              <w:rPr>
                <w:rFonts w:ascii="Arial"/>
                <w:color w:val="333333"/>
                <w:sz w:val="20"/>
              </w:rPr>
              <w:t>for</w:t>
            </w:r>
            <w:r>
              <w:rPr>
                <w:rFonts w:ascii="Arial"/>
                <w:color w:val="333333"/>
                <w:spacing w:val="-2"/>
                <w:sz w:val="20"/>
              </w:rPr>
              <w:t xml:space="preserve"> </w:t>
            </w:r>
            <w:r>
              <w:rPr>
                <w:rFonts w:ascii="Arial"/>
                <w:color w:val="333333"/>
                <w:sz w:val="20"/>
              </w:rPr>
              <w:t>a</w:t>
            </w:r>
            <w:r>
              <w:rPr>
                <w:rFonts w:ascii="Arial"/>
                <w:color w:val="333333"/>
                <w:spacing w:val="-2"/>
                <w:sz w:val="20"/>
              </w:rPr>
              <w:t xml:space="preserve"> </w:t>
            </w:r>
            <w:r>
              <w:rPr>
                <w:rFonts w:ascii="Arial"/>
                <w:color w:val="333333"/>
                <w:sz w:val="20"/>
              </w:rPr>
              <w:t>waiver</w:t>
            </w:r>
            <w:r>
              <w:rPr>
                <w:rFonts w:ascii="Arial"/>
                <w:color w:val="333333"/>
                <w:spacing w:val="-2"/>
                <w:sz w:val="20"/>
              </w:rPr>
              <w:t xml:space="preserve"> </w:t>
            </w:r>
            <w:r>
              <w:rPr>
                <w:rFonts w:ascii="Arial"/>
                <w:color w:val="333333"/>
                <w:sz w:val="20"/>
              </w:rPr>
              <w:t>applies</w:t>
            </w:r>
            <w:r>
              <w:rPr>
                <w:rFonts w:ascii="Arial"/>
                <w:color w:val="333333"/>
                <w:spacing w:val="-2"/>
                <w:sz w:val="20"/>
              </w:rPr>
              <w:t xml:space="preserve"> </w:t>
            </w:r>
            <w:r>
              <w:rPr>
                <w:rFonts w:ascii="Arial"/>
                <w:color w:val="333333"/>
                <w:sz w:val="20"/>
              </w:rPr>
              <w:t>to</w:t>
            </w:r>
            <w:r>
              <w:rPr>
                <w:rFonts w:ascii="Arial"/>
                <w:color w:val="333333"/>
                <w:spacing w:val="-2"/>
                <w:sz w:val="20"/>
              </w:rPr>
              <w:t xml:space="preserve"> </w:t>
            </w:r>
            <w:r>
              <w:rPr>
                <w:rFonts w:ascii="Arial"/>
                <w:color w:val="333333"/>
                <w:sz w:val="20"/>
              </w:rPr>
              <w:t>some</w:t>
            </w:r>
            <w:r>
              <w:rPr>
                <w:rFonts w:ascii="Arial"/>
                <w:color w:val="333333"/>
                <w:spacing w:val="-2"/>
                <w:sz w:val="20"/>
              </w:rPr>
              <w:t xml:space="preserve"> </w:t>
            </w:r>
            <w:r>
              <w:rPr>
                <w:rFonts w:ascii="Arial"/>
                <w:color w:val="333333"/>
                <w:sz w:val="20"/>
              </w:rPr>
              <w:t>but</w:t>
            </w:r>
            <w:r>
              <w:rPr>
                <w:rFonts w:ascii="Arial"/>
                <w:color w:val="333333"/>
                <w:spacing w:val="-2"/>
                <w:sz w:val="20"/>
              </w:rPr>
              <w:t xml:space="preserve"> </w:t>
            </w:r>
            <w:r>
              <w:rPr>
                <w:rFonts w:ascii="Arial"/>
                <w:color w:val="333333"/>
                <w:sz w:val="20"/>
              </w:rPr>
              <w:t>not</w:t>
            </w:r>
            <w:r>
              <w:rPr>
                <w:rFonts w:ascii="Arial"/>
                <w:color w:val="333333"/>
                <w:spacing w:val="-2"/>
                <w:sz w:val="20"/>
              </w:rPr>
              <w:t xml:space="preserve"> </w:t>
            </w:r>
            <w:proofErr w:type="gramStart"/>
            <w:r>
              <w:rPr>
                <w:rFonts w:ascii="Arial"/>
                <w:color w:val="333333"/>
                <w:sz w:val="20"/>
              </w:rPr>
              <w:t>all</w:t>
            </w:r>
            <w:r>
              <w:rPr>
                <w:rFonts w:ascii="Arial"/>
                <w:color w:val="333333"/>
                <w:spacing w:val="-2"/>
                <w:sz w:val="20"/>
              </w:rPr>
              <w:t xml:space="preserve"> </w:t>
            </w:r>
            <w:r>
              <w:rPr>
                <w:rFonts w:ascii="Arial"/>
                <w:color w:val="333333"/>
                <w:sz w:val="20"/>
              </w:rPr>
              <w:t>of</w:t>
            </w:r>
            <w:proofErr w:type="gramEnd"/>
            <w:r>
              <w:rPr>
                <w:rFonts w:ascii="Arial"/>
                <w:color w:val="333333"/>
                <w:spacing w:val="-2"/>
                <w:sz w:val="20"/>
              </w:rPr>
              <w:t xml:space="preserve"> </w:t>
            </w:r>
            <w:r>
              <w:rPr>
                <w:rFonts w:ascii="Arial"/>
                <w:color w:val="333333"/>
                <w:sz w:val="20"/>
              </w:rPr>
              <w:t>your</w:t>
            </w:r>
            <w:r>
              <w:rPr>
                <w:rFonts w:ascii="Arial"/>
                <w:color w:val="333333"/>
                <w:spacing w:val="-2"/>
                <w:sz w:val="20"/>
              </w:rPr>
              <w:t xml:space="preserve"> </w:t>
            </w:r>
            <w:r>
              <w:rPr>
                <w:rFonts w:ascii="Arial"/>
                <w:color w:val="333333"/>
                <w:sz w:val="20"/>
              </w:rPr>
              <w:t>subject</w:t>
            </w:r>
            <w:r>
              <w:rPr>
                <w:rFonts w:ascii="Arial"/>
                <w:color w:val="333333"/>
                <w:spacing w:val="-2"/>
                <w:sz w:val="20"/>
              </w:rPr>
              <w:t xml:space="preserve"> </w:t>
            </w:r>
            <w:r>
              <w:rPr>
                <w:rFonts w:ascii="Arial"/>
                <w:color w:val="333333"/>
                <w:sz w:val="20"/>
              </w:rPr>
              <w:t>groups</w:t>
            </w:r>
            <w:r>
              <w:rPr>
                <w:rFonts w:ascii="Arial"/>
                <w:color w:val="333333"/>
                <w:spacing w:val="-2"/>
                <w:sz w:val="20"/>
              </w:rPr>
              <w:t xml:space="preserve"> </w:t>
            </w:r>
            <w:r>
              <w:rPr>
                <w:rFonts w:ascii="Arial"/>
                <w:color w:val="333333"/>
                <w:sz w:val="20"/>
              </w:rPr>
              <w:t>and/or</w:t>
            </w:r>
            <w:r>
              <w:rPr>
                <w:rFonts w:ascii="Arial"/>
                <w:color w:val="333333"/>
                <w:spacing w:val="-2"/>
                <w:sz w:val="20"/>
              </w:rPr>
              <w:t xml:space="preserve"> </w:t>
            </w:r>
            <w:r>
              <w:rPr>
                <w:rFonts w:ascii="Arial"/>
                <w:color w:val="333333"/>
                <w:sz w:val="20"/>
              </w:rPr>
              <w:t>consent</w:t>
            </w:r>
            <w:r>
              <w:rPr>
                <w:rFonts w:ascii="Arial"/>
                <w:color w:val="333333"/>
                <w:spacing w:val="-2"/>
                <w:sz w:val="20"/>
              </w:rPr>
              <w:t xml:space="preserve"> </w:t>
            </w:r>
            <w:r>
              <w:rPr>
                <w:rFonts w:ascii="Arial"/>
                <w:color w:val="333333"/>
                <w:sz w:val="20"/>
              </w:rPr>
              <w:t>forms, please describe and justify</w:t>
            </w:r>
          </w:p>
          <w:p w14:paraId="2B81E9A2" w14:textId="77777777" w:rsidR="00814875" w:rsidRDefault="00EA5180">
            <w:pPr>
              <w:pStyle w:val="TableParagraph"/>
              <w:spacing w:before="55"/>
              <w:ind w:left="560"/>
              <w:rPr>
                <w:sz w:val="24"/>
              </w:rPr>
            </w:pPr>
            <w:r>
              <w:rPr>
                <w:noProof/>
                <w:sz w:val="24"/>
              </w:rPr>
              <mc:AlternateContent>
                <mc:Choice Requires="wpg">
                  <w:drawing>
                    <wp:anchor distT="0" distB="0" distL="0" distR="0" simplePos="0" relativeHeight="486653952" behindDoc="1" locked="0" layoutInCell="1" allowOverlap="1" wp14:anchorId="35846D93" wp14:editId="346C6F01">
                      <wp:simplePos x="0" y="0"/>
                      <wp:positionH relativeFrom="column">
                        <wp:posOffset>558800</wp:posOffset>
                      </wp:positionH>
                      <wp:positionV relativeFrom="paragraph">
                        <wp:posOffset>-267295</wp:posOffset>
                      </wp:positionV>
                      <wp:extent cx="5778500" cy="279400"/>
                      <wp:effectExtent l="0" t="0" r="0" b="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79400"/>
                                <a:chOff x="0" y="0"/>
                                <a:chExt cx="5778500" cy="279400"/>
                              </a:xfrm>
                            </wpg:grpSpPr>
                            <wps:wsp>
                              <wps:cNvPr id="290" name="Graphic 290"/>
                              <wps:cNvSpPr/>
                              <wps:spPr>
                                <a:xfrm>
                                  <a:off x="0" y="0"/>
                                  <a:ext cx="5778500" cy="279400"/>
                                </a:xfrm>
                                <a:custGeom>
                                  <a:avLst/>
                                  <a:gdLst/>
                                  <a:ahLst/>
                                  <a:cxnLst/>
                                  <a:rect l="l" t="t" r="r" b="b"/>
                                  <a:pathLst>
                                    <a:path w="5778500" h="279400">
                                      <a:moveTo>
                                        <a:pt x="5778500" y="0"/>
                                      </a:moveTo>
                                      <a:lnTo>
                                        <a:pt x="0" y="0"/>
                                      </a:lnTo>
                                      <a:lnTo>
                                        <a:pt x="0" y="279400"/>
                                      </a:lnTo>
                                      <a:lnTo>
                                        <a:pt x="5778500" y="2794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52C4B954" id="Group 289" o:spid="_x0000_s1026" style="position:absolute;margin-left:44pt;margin-top:-21.05pt;width:455pt;height:22pt;z-index:-16662528;mso-wrap-distance-left:0;mso-wrap-distance-right:0" coordsize="57785,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">
                      <v:shape id="Graphic 290" o:spid="_x0000_s1027" style="position:absolute;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" path="m5778500,l,,,279400r5778500,l5778500,xe" fillcolor="#dfebf4" stroked="f">
                        <v:path arrowok="t"/>
                      </v:shape>
                    </v:group>
                  </w:pict>
                </mc:Fallback>
              </mc:AlternateContent>
            </w:r>
            <w:r>
              <w:rPr>
                <w:color w:val="999999"/>
                <w:sz w:val="24"/>
              </w:rPr>
              <w:t xml:space="preserve">No Answer </w:t>
            </w:r>
            <w:r>
              <w:rPr>
                <w:color w:val="999999"/>
                <w:spacing w:val="-2"/>
                <w:sz w:val="24"/>
              </w:rPr>
              <w:t>Provided</w:t>
            </w:r>
          </w:p>
          <w:p w14:paraId="31ECB309" w14:textId="77777777" w:rsidR="00814875" w:rsidRDefault="00EA5180">
            <w:pPr>
              <w:pStyle w:val="TableParagraph"/>
              <w:numPr>
                <w:ilvl w:val="2"/>
                <w:numId w:val="2"/>
              </w:numPr>
              <w:tabs>
                <w:tab w:val="left" w:pos="874"/>
                <w:tab w:val="left" w:pos="880"/>
              </w:tabs>
              <w:spacing w:before="248" w:line="230" w:lineRule="auto"/>
              <w:ind w:right="1489"/>
              <w:rPr>
                <w:rFonts w:ascii="Arial"/>
                <w:sz w:val="20"/>
              </w:rPr>
            </w:pPr>
            <w:r>
              <w:rPr>
                <w:rFonts w:ascii="Arial"/>
                <w:color w:val="333333"/>
                <w:sz w:val="20"/>
              </w:rPr>
              <w:t>Does</w:t>
            </w:r>
            <w:r>
              <w:rPr>
                <w:rFonts w:ascii="Arial"/>
                <w:color w:val="333333"/>
                <w:spacing w:val="-3"/>
                <w:sz w:val="20"/>
              </w:rPr>
              <w:t xml:space="preserve"> </w:t>
            </w:r>
            <w:r>
              <w:rPr>
                <w:rFonts w:ascii="Arial"/>
                <w:color w:val="333333"/>
                <w:sz w:val="20"/>
              </w:rPr>
              <w:t>this</w:t>
            </w:r>
            <w:r>
              <w:rPr>
                <w:rFonts w:ascii="Arial"/>
                <w:color w:val="333333"/>
                <w:spacing w:val="-3"/>
                <w:sz w:val="20"/>
              </w:rPr>
              <w:t xml:space="preserve"> </w:t>
            </w:r>
            <w:r>
              <w:rPr>
                <w:rFonts w:ascii="Arial"/>
                <w:color w:val="333333"/>
                <w:sz w:val="20"/>
              </w:rPr>
              <w:t>request</w:t>
            </w:r>
            <w:r>
              <w:rPr>
                <w:rFonts w:ascii="Arial"/>
                <w:color w:val="333333"/>
                <w:spacing w:val="-3"/>
                <w:sz w:val="20"/>
              </w:rPr>
              <w:t xml:space="preserve"> </w:t>
            </w:r>
            <w:r>
              <w:rPr>
                <w:rFonts w:ascii="Arial"/>
                <w:color w:val="333333"/>
                <w:sz w:val="20"/>
              </w:rPr>
              <w:t>for</w:t>
            </w:r>
            <w:r>
              <w:rPr>
                <w:rFonts w:ascii="Arial"/>
                <w:color w:val="333333"/>
                <w:spacing w:val="-3"/>
                <w:sz w:val="20"/>
              </w:rPr>
              <w:t xml:space="preserve"> </w:t>
            </w:r>
            <w:proofErr w:type="gramStart"/>
            <w:r>
              <w:rPr>
                <w:rFonts w:ascii="Arial"/>
                <w:color w:val="333333"/>
                <w:sz w:val="20"/>
              </w:rPr>
              <w:t>waiver</w:t>
            </w:r>
            <w:proofErr w:type="gramEnd"/>
            <w:r>
              <w:rPr>
                <w:rFonts w:ascii="Arial"/>
                <w:color w:val="333333"/>
                <w:spacing w:val="-3"/>
                <w:sz w:val="20"/>
              </w:rPr>
              <w:t xml:space="preserve"> </w:t>
            </w:r>
            <w:r>
              <w:rPr>
                <w:rFonts w:ascii="Arial"/>
                <w:color w:val="333333"/>
                <w:sz w:val="20"/>
              </w:rPr>
              <w:t>support</w:t>
            </w:r>
            <w:r>
              <w:rPr>
                <w:rFonts w:ascii="Arial"/>
                <w:color w:val="333333"/>
                <w:spacing w:val="-3"/>
                <w:sz w:val="20"/>
              </w:rPr>
              <w:t xml:space="preserve"> </w:t>
            </w:r>
            <w:r>
              <w:rPr>
                <w:rFonts w:ascii="Arial"/>
                <w:color w:val="333333"/>
                <w:sz w:val="20"/>
              </w:rPr>
              <w:t>a</w:t>
            </w:r>
            <w:r>
              <w:rPr>
                <w:rFonts w:ascii="Arial"/>
                <w:color w:val="333333"/>
                <w:spacing w:val="-3"/>
                <w:sz w:val="20"/>
              </w:rPr>
              <w:t xml:space="preserve"> </w:t>
            </w:r>
            <w:r>
              <w:rPr>
                <w:rFonts w:ascii="Arial"/>
                <w:color w:val="333333"/>
                <w:sz w:val="20"/>
              </w:rPr>
              <w:t>study</w:t>
            </w:r>
            <w:r>
              <w:rPr>
                <w:rFonts w:ascii="Arial"/>
                <w:color w:val="333333"/>
                <w:spacing w:val="-3"/>
                <w:sz w:val="20"/>
              </w:rPr>
              <w:t xml:space="preserve"> </w:t>
            </w:r>
            <w:r>
              <w:rPr>
                <w:rFonts w:ascii="Arial"/>
                <w:color w:val="333333"/>
                <w:sz w:val="20"/>
              </w:rPr>
              <w:t>design</w:t>
            </w:r>
            <w:r>
              <w:rPr>
                <w:rFonts w:ascii="Arial"/>
                <w:color w:val="333333"/>
                <w:spacing w:val="-3"/>
                <w:sz w:val="20"/>
              </w:rPr>
              <w:t xml:space="preserve"> </w:t>
            </w:r>
            <w:r>
              <w:rPr>
                <w:rFonts w:ascii="Arial"/>
                <w:color w:val="333333"/>
                <w:sz w:val="20"/>
              </w:rPr>
              <w:t>that</w:t>
            </w:r>
            <w:r>
              <w:rPr>
                <w:rFonts w:ascii="Arial"/>
                <w:color w:val="333333"/>
                <w:spacing w:val="-3"/>
                <w:sz w:val="20"/>
              </w:rPr>
              <w:t xml:space="preserve"> </w:t>
            </w:r>
            <w:r>
              <w:rPr>
                <w:rFonts w:ascii="Arial"/>
                <w:color w:val="333333"/>
                <w:sz w:val="20"/>
              </w:rPr>
              <w:t>involves</w:t>
            </w:r>
            <w:r>
              <w:rPr>
                <w:rFonts w:ascii="Arial"/>
                <w:color w:val="333333"/>
                <w:spacing w:val="-3"/>
                <w:sz w:val="20"/>
              </w:rPr>
              <w:t xml:space="preserve"> </w:t>
            </w:r>
            <w:r>
              <w:rPr>
                <w:rFonts w:ascii="Arial"/>
                <w:color w:val="333333"/>
                <w:sz w:val="20"/>
              </w:rPr>
              <w:t>deception</w:t>
            </w:r>
            <w:r>
              <w:rPr>
                <w:rFonts w:ascii="Arial"/>
                <w:color w:val="333333"/>
                <w:spacing w:val="-3"/>
                <w:sz w:val="20"/>
              </w:rPr>
              <w:t xml:space="preserve"> </w:t>
            </w:r>
            <w:r>
              <w:rPr>
                <w:rFonts w:ascii="Arial"/>
                <w:color w:val="333333"/>
                <w:sz w:val="20"/>
              </w:rPr>
              <w:t>or</w:t>
            </w:r>
            <w:r>
              <w:rPr>
                <w:rFonts w:ascii="Arial"/>
                <w:color w:val="333333"/>
                <w:spacing w:val="-3"/>
                <w:sz w:val="20"/>
              </w:rPr>
              <w:t xml:space="preserve"> </w:t>
            </w:r>
            <w:r>
              <w:rPr>
                <w:rFonts w:ascii="Arial"/>
                <w:color w:val="333333"/>
                <w:sz w:val="20"/>
              </w:rPr>
              <w:t>withholding</w:t>
            </w:r>
            <w:r>
              <w:rPr>
                <w:rFonts w:ascii="Arial"/>
                <w:color w:val="333333"/>
                <w:spacing w:val="-3"/>
                <w:sz w:val="20"/>
              </w:rPr>
              <w:t xml:space="preserve"> </w:t>
            </w:r>
            <w:r>
              <w:rPr>
                <w:rFonts w:ascii="Arial"/>
                <w:color w:val="333333"/>
                <w:sz w:val="20"/>
              </w:rPr>
              <w:t xml:space="preserve">of </w:t>
            </w:r>
            <w:r>
              <w:rPr>
                <w:rFonts w:ascii="Arial"/>
                <w:color w:val="333333"/>
                <w:spacing w:val="-2"/>
                <w:sz w:val="20"/>
              </w:rPr>
              <w:t>information?</w:t>
            </w:r>
          </w:p>
          <w:p w14:paraId="609D292C" w14:textId="77777777" w:rsidR="00814875" w:rsidRDefault="00EA5180">
            <w:pPr>
              <w:pStyle w:val="TableParagraph"/>
              <w:spacing w:before="54"/>
              <w:ind w:left="560"/>
              <w:rPr>
                <w:sz w:val="24"/>
              </w:rPr>
            </w:pPr>
            <w:r>
              <w:rPr>
                <w:noProof/>
                <w:sz w:val="24"/>
              </w:rPr>
              <mc:AlternateContent>
                <mc:Choice Requires="wpg">
                  <w:drawing>
                    <wp:anchor distT="0" distB="0" distL="0" distR="0" simplePos="0" relativeHeight="486654464" behindDoc="1" locked="0" layoutInCell="1" allowOverlap="1" wp14:anchorId="3EEB4198" wp14:editId="624041F4">
                      <wp:simplePos x="0" y="0"/>
                      <wp:positionH relativeFrom="column">
                        <wp:posOffset>558800</wp:posOffset>
                      </wp:positionH>
                      <wp:positionV relativeFrom="paragraph">
                        <wp:posOffset>-267930</wp:posOffset>
                      </wp:positionV>
                      <wp:extent cx="5778500" cy="279400"/>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79400"/>
                                <a:chOff x="0" y="0"/>
                                <a:chExt cx="5778500" cy="279400"/>
                              </a:xfrm>
                            </wpg:grpSpPr>
                            <wps:wsp>
                              <wps:cNvPr id="292" name="Graphic 292"/>
                              <wps:cNvSpPr/>
                              <wps:spPr>
                                <a:xfrm>
                                  <a:off x="0" y="0"/>
                                  <a:ext cx="5778500" cy="279400"/>
                                </a:xfrm>
                                <a:custGeom>
                                  <a:avLst/>
                                  <a:gdLst/>
                                  <a:ahLst/>
                                  <a:cxnLst/>
                                  <a:rect l="l" t="t" r="r" b="b"/>
                                  <a:pathLst>
                                    <a:path w="5778500" h="279400">
                                      <a:moveTo>
                                        <a:pt x="5778500" y="0"/>
                                      </a:moveTo>
                                      <a:lnTo>
                                        <a:pt x="0" y="0"/>
                                      </a:lnTo>
                                      <a:lnTo>
                                        <a:pt x="0" y="279400"/>
                                      </a:lnTo>
                                      <a:lnTo>
                                        <a:pt x="5778500" y="2794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2C1C8319" id="Group 291" o:spid="_x0000_s1026" style="position:absolute;margin-left:44pt;margin-top:-21.1pt;width:455pt;height:22pt;z-index:-16662016;mso-wrap-distance-left:0;mso-wrap-distance-right:0" coordsize="57785,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">
                      <v:shape id="Graphic 292" o:spid="_x0000_s1027" style="position:absolute;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" path="m5778500,l,,,279400r5778500,l5778500,xe" fillcolor="#dfebf4" stroked="f">
                        <v:path arrowok="t"/>
                      </v:shape>
                    </v:group>
                  </w:pict>
                </mc:Fallback>
              </mc:AlternateContent>
            </w:r>
            <w:r>
              <w:rPr>
                <w:color w:val="333333"/>
                <w:spacing w:val="-5"/>
                <w:sz w:val="24"/>
              </w:rPr>
              <w:t>No</w:t>
            </w:r>
          </w:p>
        </w:tc>
      </w:tr>
    </w:tbl>
    <w:p w14:paraId="51E85D91" w14:textId="77777777" w:rsidR="00814875" w:rsidRDefault="00814875">
      <w:pPr>
        <w:pStyle w:val="BodyText"/>
        <w:spacing w:before="9"/>
        <w:rPr>
          <w:rFonts w:ascii="Times New Roman"/>
          <w:sz w:val="14"/>
        </w:rPr>
      </w:pPr>
    </w:p>
    <w:tbl>
      <w:tblPr>
        <w:tblW w:w="0" w:type="auto"/>
        <w:tblInd w:w="13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10540"/>
      </w:tblGrid>
      <w:tr w:rsidR="00814875" w14:paraId="5A93E22A" w14:textId="77777777">
        <w:trPr>
          <w:trHeight w:val="337"/>
        </w:trPr>
        <w:tc>
          <w:tcPr>
            <w:tcW w:w="10540" w:type="dxa"/>
            <w:tcBorders>
              <w:bottom w:val="single" w:sz="18" w:space="0" w:color="CCCCCC"/>
            </w:tcBorders>
            <w:shd w:val="clear" w:color="auto" w:fill="F8F8F8"/>
          </w:tcPr>
          <w:p w14:paraId="5A5A7052" w14:textId="77777777" w:rsidR="00814875" w:rsidRDefault="00EA5180">
            <w:pPr>
              <w:pStyle w:val="TableParagraph"/>
              <w:spacing w:before="5"/>
              <w:rPr>
                <w:rFonts w:ascii="Arial"/>
                <w:b/>
                <w:sz w:val="24"/>
              </w:rPr>
            </w:pPr>
            <w:r>
              <w:rPr>
                <w:rFonts w:ascii="Arial"/>
                <w:b/>
                <w:color w:val="31659B"/>
                <w:spacing w:val="-2"/>
                <w:sz w:val="24"/>
              </w:rPr>
              <w:t>Addenda</w:t>
            </w:r>
          </w:p>
        </w:tc>
      </w:tr>
      <w:tr w:rsidR="00814875" w14:paraId="329ED213" w14:textId="77777777">
        <w:trPr>
          <w:trHeight w:val="557"/>
        </w:trPr>
        <w:tc>
          <w:tcPr>
            <w:tcW w:w="10540" w:type="dxa"/>
            <w:tcBorders>
              <w:top w:val="single" w:sz="18" w:space="0" w:color="CCCCCC"/>
              <w:left w:val="single" w:sz="8" w:space="0" w:color="CCCCCC"/>
              <w:bottom w:val="single" w:sz="8" w:space="0" w:color="CCCCCC"/>
              <w:right w:val="single" w:sz="8" w:space="0" w:color="CCCCCC"/>
            </w:tcBorders>
          </w:tcPr>
          <w:p w14:paraId="76584011" w14:textId="77777777" w:rsidR="00814875" w:rsidRDefault="00EA5180">
            <w:pPr>
              <w:pStyle w:val="TableParagraph"/>
              <w:spacing w:before="87"/>
              <w:ind w:left="100"/>
              <w:rPr>
                <w:rFonts w:ascii="Arial"/>
                <w:sz w:val="24"/>
              </w:rPr>
            </w:pPr>
            <w:r>
              <w:rPr>
                <w:noProof/>
              </w:rPr>
              <w:drawing>
                <wp:inline distT="0" distB="0" distL="0" distR="0" wp14:anchorId="562F1065" wp14:editId="6694DBF7">
                  <wp:extent cx="152400" cy="152400"/>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59" cstate="print"/>
                          <a:stretch>
                            <a:fillRect/>
                          </a:stretch>
                        </pic:blipFill>
                        <pic:spPr>
                          <a:xfrm>
                            <a:off x="0" y="0"/>
                            <a:ext cx="152400" cy="152400"/>
                          </a:xfrm>
                          <a:prstGeom prst="rect">
                            <a:avLst/>
                          </a:prstGeom>
                        </pic:spPr>
                      </pic:pic>
                    </a:graphicData>
                  </a:graphic>
                </wp:inline>
              </w:drawing>
            </w:r>
            <w:r>
              <w:rPr>
                <w:spacing w:val="24"/>
                <w:sz w:val="20"/>
              </w:rPr>
              <w:t xml:space="preserve"> </w:t>
            </w:r>
            <w:r>
              <w:rPr>
                <w:rFonts w:ascii="Arial"/>
                <w:sz w:val="24"/>
              </w:rPr>
              <w:t>Data Security Requirements</w:t>
            </w:r>
          </w:p>
        </w:tc>
      </w:tr>
    </w:tbl>
    <w:p w14:paraId="11EDED29" w14:textId="77777777" w:rsidR="00814875" w:rsidRDefault="00EA5180">
      <w:pPr>
        <w:pStyle w:val="BodyText"/>
        <w:ind w:right="183"/>
        <w:jc w:val="right"/>
      </w:pPr>
      <w:hyperlink r:id="rId60">
        <w:r>
          <w:rPr>
            <w:color w:val="0000FF"/>
            <w:u w:val="single" w:color="0000FF"/>
          </w:rPr>
          <w:t>view</w:t>
        </w:r>
        <w:r>
          <w:rPr>
            <w:color w:val="0000FF"/>
            <w:spacing w:val="-1"/>
            <w:u w:val="single" w:color="0000FF"/>
          </w:rPr>
          <w:t xml:space="preserve"> </w:t>
        </w:r>
        <w:r>
          <w:rPr>
            <w:color w:val="0000FF"/>
            <w:spacing w:val="-2"/>
            <w:u w:val="single" w:color="0000FF"/>
          </w:rPr>
          <w:t>addenda</w:t>
        </w:r>
      </w:hyperlink>
    </w:p>
    <w:p w14:paraId="6FAFF198" w14:textId="77777777" w:rsidR="00814875" w:rsidRDefault="00814875">
      <w:pPr>
        <w:pStyle w:val="BodyText"/>
        <w:jc w:val="right"/>
        <w:sectPr w:rsidR="00814875">
          <w:pgSz w:w="12240" w:h="15840"/>
          <w:pgMar w:top="580" w:right="720" w:bottom="460" w:left="720" w:header="170" w:footer="270" w:gutter="0"/>
          <w:cols w:space="720"/>
        </w:sectPr>
      </w:pPr>
    </w:p>
    <w:p w14:paraId="4BD43ACC" w14:textId="77777777" w:rsidR="00814875" w:rsidRDefault="00814875">
      <w:pPr>
        <w:pStyle w:val="BodyText"/>
      </w:pPr>
    </w:p>
    <w:p w14:paraId="27E07136" w14:textId="77777777" w:rsidR="00814875" w:rsidRDefault="00814875">
      <w:pPr>
        <w:pStyle w:val="BodyText"/>
      </w:pPr>
    </w:p>
    <w:p w14:paraId="6863FAEF" w14:textId="77777777" w:rsidR="00814875" w:rsidRDefault="00814875">
      <w:pPr>
        <w:pStyle w:val="BodyText"/>
        <w:spacing w:before="87"/>
      </w:pPr>
    </w:p>
    <w:p w14:paraId="5E9E8641" w14:textId="77777777" w:rsidR="00814875" w:rsidRDefault="00EA5180">
      <w:pPr>
        <w:pStyle w:val="Heading3"/>
      </w:pPr>
      <w:r>
        <w:rPr>
          <w:color w:val="333333"/>
        </w:rPr>
        <w:t>If</w:t>
      </w:r>
      <w:r>
        <w:rPr>
          <w:color w:val="333333"/>
          <w:spacing w:val="-5"/>
        </w:rPr>
        <w:t xml:space="preserve"> </w:t>
      </w:r>
      <w:r>
        <w:rPr>
          <w:color w:val="333333"/>
        </w:rPr>
        <w:t>Principal</w:t>
      </w:r>
      <w:r>
        <w:rPr>
          <w:color w:val="333333"/>
          <w:spacing w:val="-3"/>
        </w:rPr>
        <w:t xml:space="preserve"> </w:t>
      </w:r>
      <w:r>
        <w:rPr>
          <w:color w:val="333333"/>
        </w:rPr>
        <w:t>Investigator</w:t>
      </w:r>
      <w:r>
        <w:rPr>
          <w:color w:val="333333"/>
          <w:spacing w:val="-3"/>
        </w:rPr>
        <w:t xml:space="preserve"> </w:t>
      </w:r>
      <w:r>
        <w:rPr>
          <w:color w:val="333333"/>
        </w:rPr>
        <w:t>of</w:t>
      </w:r>
      <w:r>
        <w:rPr>
          <w:color w:val="333333"/>
          <w:spacing w:val="-2"/>
        </w:rPr>
        <w:t xml:space="preserve"> </w:t>
      </w:r>
      <w:r>
        <w:rPr>
          <w:color w:val="333333"/>
        </w:rPr>
        <w:t>this</w:t>
      </w:r>
      <w:r>
        <w:rPr>
          <w:color w:val="333333"/>
          <w:spacing w:val="-2"/>
        </w:rPr>
        <w:t xml:space="preserve"> </w:t>
      </w:r>
      <w:r>
        <w:rPr>
          <w:color w:val="333333"/>
        </w:rPr>
        <w:t>study</w:t>
      </w:r>
      <w:r>
        <w:rPr>
          <w:color w:val="333333"/>
          <w:spacing w:val="-2"/>
        </w:rPr>
        <w:t xml:space="preserve"> </w:t>
      </w:r>
      <w:r>
        <w:rPr>
          <w:color w:val="333333"/>
        </w:rPr>
        <w:t>is</w:t>
      </w:r>
      <w:r>
        <w:rPr>
          <w:color w:val="333333"/>
          <w:spacing w:val="-2"/>
        </w:rPr>
        <w:t xml:space="preserve"> </w:t>
      </w:r>
      <w:r>
        <w:rPr>
          <w:color w:val="333333"/>
        </w:rPr>
        <w:t>a</w:t>
      </w:r>
      <w:r>
        <w:rPr>
          <w:color w:val="333333"/>
          <w:spacing w:val="-2"/>
        </w:rPr>
        <w:t xml:space="preserve"> </w:t>
      </w:r>
      <w:proofErr w:type="gramStart"/>
      <w:r>
        <w:rPr>
          <w:color w:val="333333"/>
        </w:rPr>
        <w:t>Student</w:t>
      </w:r>
      <w:proofErr w:type="gramEnd"/>
      <w:r>
        <w:rPr>
          <w:color w:val="333333"/>
          <w:spacing w:val="-3"/>
        </w:rPr>
        <w:t xml:space="preserve"> </w:t>
      </w:r>
      <w:r>
        <w:rPr>
          <w:color w:val="333333"/>
        </w:rPr>
        <w:t>or</w:t>
      </w:r>
      <w:r>
        <w:rPr>
          <w:color w:val="333333"/>
          <w:spacing w:val="-3"/>
        </w:rPr>
        <w:t xml:space="preserve"> </w:t>
      </w:r>
      <w:r>
        <w:rPr>
          <w:color w:val="333333"/>
        </w:rPr>
        <w:t>Trainee</w:t>
      </w:r>
      <w:r>
        <w:rPr>
          <w:color w:val="333333"/>
          <w:spacing w:val="-3"/>
        </w:rPr>
        <w:t xml:space="preserve"> </w:t>
      </w:r>
      <w:r>
        <w:rPr>
          <w:color w:val="333333"/>
        </w:rPr>
        <w:t>Investigator,</w:t>
      </w:r>
      <w:r>
        <w:rPr>
          <w:color w:val="333333"/>
          <w:spacing w:val="-2"/>
        </w:rPr>
        <w:t xml:space="preserve"> </w:t>
      </w:r>
      <w:r>
        <w:rPr>
          <w:color w:val="333333"/>
        </w:rPr>
        <w:t>the</w:t>
      </w:r>
      <w:r>
        <w:rPr>
          <w:color w:val="333333"/>
          <w:spacing w:val="-3"/>
        </w:rPr>
        <w:t xml:space="preserve"> </w:t>
      </w:r>
      <w:r>
        <w:rPr>
          <w:color w:val="333333"/>
        </w:rPr>
        <w:t>Faculty</w:t>
      </w:r>
      <w:r>
        <w:rPr>
          <w:color w:val="333333"/>
          <w:spacing w:val="-2"/>
        </w:rPr>
        <w:t xml:space="preserve"> </w:t>
      </w:r>
      <w:r>
        <w:rPr>
          <w:color w:val="333333"/>
        </w:rPr>
        <w:t>Advisor</w:t>
      </w:r>
      <w:r>
        <w:rPr>
          <w:color w:val="333333"/>
          <w:spacing w:val="-3"/>
        </w:rPr>
        <w:t xml:space="preserve"> </w:t>
      </w:r>
      <w:r>
        <w:rPr>
          <w:color w:val="333333"/>
        </w:rPr>
        <w:t>certifies</w:t>
      </w:r>
      <w:r>
        <w:rPr>
          <w:color w:val="333333"/>
          <w:spacing w:val="-2"/>
        </w:rPr>
        <w:t xml:space="preserve"> </w:t>
      </w:r>
      <w:r>
        <w:rPr>
          <w:color w:val="333333"/>
        </w:rPr>
        <w:t>the</w:t>
      </w:r>
      <w:r>
        <w:rPr>
          <w:color w:val="333333"/>
          <w:spacing w:val="-3"/>
        </w:rPr>
        <w:t xml:space="preserve"> </w:t>
      </w:r>
      <w:r>
        <w:rPr>
          <w:color w:val="333333"/>
          <w:spacing w:val="-2"/>
        </w:rPr>
        <w:t>following:</w:t>
      </w:r>
    </w:p>
    <w:p w14:paraId="029146E1" w14:textId="77777777" w:rsidR="00814875" w:rsidRDefault="00EA5180">
      <w:pPr>
        <w:pStyle w:val="BodyText"/>
        <w:spacing w:before="130"/>
        <w:ind w:left="120"/>
        <w:rPr>
          <w:rFonts w:ascii="Times New Roman"/>
        </w:rPr>
      </w:pPr>
      <w:r>
        <w:rPr>
          <w:rFonts w:ascii="Times New Roman"/>
          <w:color w:val="333333"/>
        </w:rPr>
        <w:t>I</w:t>
      </w:r>
      <w:r>
        <w:rPr>
          <w:rFonts w:ascii="Times New Roman"/>
          <w:color w:val="333333"/>
          <w:spacing w:val="-2"/>
        </w:rPr>
        <w:t xml:space="preserve"> </w:t>
      </w:r>
      <w:r>
        <w:rPr>
          <w:rFonts w:ascii="Times New Roman"/>
          <w:color w:val="333333"/>
        </w:rPr>
        <w:t>accept</w:t>
      </w:r>
      <w:r>
        <w:rPr>
          <w:rFonts w:ascii="Times New Roman"/>
          <w:color w:val="333333"/>
          <w:spacing w:val="-2"/>
        </w:rPr>
        <w:t xml:space="preserve"> </w:t>
      </w:r>
      <w:r>
        <w:rPr>
          <w:rFonts w:ascii="Times New Roman"/>
          <w:color w:val="333333"/>
        </w:rPr>
        <w:t>ultimate</w:t>
      </w:r>
      <w:r>
        <w:rPr>
          <w:rFonts w:ascii="Times New Roman"/>
          <w:color w:val="333333"/>
          <w:spacing w:val="-3"/>
        </w:rPr>
        <w:t xml:space="preserve"> </w:t>
      </w:r>
      <w:r>
        <w:rPr>
          <w:rFonts w:ascii="Times New Roman"/>
          <w:color w:val="333333"/>
        </w:rPr>
        <w:t>responsibility</w:t>
      </w:r>
      <w:r>
        <w:rPr>
          <w:rFonts w:ascii="Times New Roman"/>
          <w:color w:val="333333"/>
          <w:spacing w:val="-1"/>
        </w:rPr>
        <w:t xml:space="preserve"> </w:t>
      </w:r>
      <w:r>
        <w:rPr>
          <w:rFonts w:ascii="Times New Roman"/>
          <w:color w:val="333333"/>
        </w:rPr>
        <w:t>for</w:t>
      </w:r>
      <w:r>
        <w:rPr>
          <w:rFonts w:ascii="Times New Roman"/>
          <w:color w:val="333333"/>
          <w:spacing w:val="-1"/>
        </w:rPr>
        <w:t xml:space="preserve"> </w:t>
      </w:r>
      <w:r>
        <w:rPr>
          <w:rFonts w:ascii="Times New Roman"/>
          <w:color w:val="333333"/>
        </w:rPr>
        <w:t>ensuring</w:t>
      </w:r>
      <w:r>
        <w:rPr>
          <w:rFonts w:ascii="Times New Roman"/>
          <w:color w:val="333333"/>
          <w:spacing w:val="-2"/>
        </w:rPr>
        <w:t xml:space="preserve"> </w:t>
      </w:r>
      <w:r>
        <w:rPr>
          <w:rFonts w:ascii="Times New Roman"/>
          <w:color w:val="333333"/>
        </w:rPr>
        <w:t>that</w:t>
      </w:r>
      <w:r>
        <w:rPr>
          <w:rFonts w:ascii="Times New Roman"/>
          <w:color w:val="333333"/>
          <w:spacing w:val="-2"/>
        </w:rPr>
        <w:t xml:space="preserve"> </w:t>
      </w:r>
      <w:r>
        <w:rPr>
          <w:rFonts w:ascii="Times New Roman"/>
          <w:color w:val="333333"/>
        </w:rPr>
        <w:t>this</w:t>
      </w:r>
      <w:r>
        <w:rPr>
          <w:rFonts w:ascii="Times New Roman"/>
          <w:color w:val="333333"/>
          <w:spacing w:val="-2"/>
        </w:rPr>
        <w:t xml:space="preserve"> </w:t>
      </w:r>
      <w:r>
        <w:rPr>
          <w:rFonts w:ascii="Times New Roman"/>
          <w:color w:val="333333"/>
        </w:rPr>
        <w:t>study</w:t>
      </w:r>
      <w:r>
        <w:rPr>
          <w:rFonts w:ascii="Times New Roman"/>
          <w:color w:val="333333"/>
          <w:spacing w:val="-1"/>
        </w:rPr>
        <w:t xml:space="preserve"> </w:t>
      </w:r>
      <w:r>
        <w:rPr>
          <w:rFonts w:ascii="Times New Roman"/>
          <w:color w:val="333333"/>
        </w:rPr>
        <w:t>complies</w:t>
      </w:r>
      <w:r>
        <w:rPr>
          <w:rFonts w:ascii="Times New Roman"/>
          <w:color w:val="333333"/>
          <w:spacing w:val="-1"/>
        </w:rPr>
        <w:t xml:space="preserve"> </w:t>
      </w:r>
      <w:r>
        <w:rPr>
          <w:rFonts w:ascii="Times New Roman"/>
          <w:color w:val="333333"/>
        </w:rPr>
        <w:t>with</w:t>
      </w:r>
      <w:r>
        <w:rPr>
          <w:rFonts w:ascii="Times New Roman"/>
          <w:color w:val="333333"/>
          <w:spacing w:val="-2"/>
        </w:rPr>
        <w:t xml:space="preserve"> </w:t>
      </w:r>
      <w:r>
        <w:rPr>
          <w:rFonts w:ascii="Times New Roman"/>
          <w:color w:val="333333"/>
        </w:rPr>
        <w:t>all</w:t>
      </w:r>
      <w:r>
        <w:rPr>
          <w:rFonts w:ascii="Times New Roman"/>
          <w:color w:val="333333"/>
          <w:spacing w:val="-2"/>
        </w:rPr>
        <w:t xml:space="preserve"> </w:t>
      </w:r>
      <w:r>
        <w:rPr>
          <w:rFonts w:ascii="Times New Roman"/>
          <w:color w:val="333333"/>
        </w:rPr>
        <w:t>the</w:t>
      </w:r>
      <w:r>
        <w:rPr>
          <w:rFonts w:ascii="Times New Roman"/>
          <w:color w:val="333333"/>
          <w:spacing w:val="-3"/>
        </w:rPr>
        <w:t xml:space="preserve"> </w:t>
      </w:r>
      <w:r>
        <w:rPr>
          <w:rFonts w:ascii="Times New Roman"/>
          <w:color w:val="333333"/>
        </w:rPr>
        <w:t>obligations</w:t>
      </w:r>
      <w:r>
        <w:rPr>
          <w:rFonts w:ascii="Times New Roman"/>
          <w:color w:val="333333"/>
          <w:spacing w:val="-1"/>
        </w:rPr>
        <w:t xml:space="preserve"> </w:t>
      </w:r>
      <w:r>
        <w:rPr>
          <w:rFonts w:ascii="Times New Roman"/>
          <w:color w:val="333333"/>
        </w:rPr>
        <w:t>listed</w:t>
      </w:r>
      <w:r>
        <w:rPr>
          <w:rFonts w:ascii="Times New Roman"/>
          <w:color w:val="333333"/>
          <w:spacing w:val="-1"/>
        </w:rPr>
        <w:t xml:space="preserve"> </w:t>
      </w:r>
      <w:r>
        <w:rPr>
          <w:rFonts w:ascii="Times New Roman"/>
          <w:color w:val="333333"/>
        </w:rPr>
        <w:t>above</w:t>
      </w:r>
      <w:r>
        <w:rPr>
          <w:rFonts w:ascii="Times New Roman"/>
          <w:color w:val="333333"/>
          <w:spacing w:val="-3"/>
        </w:rPr>
        <w:t xml:space="preserve"> </w:t>
      </w:r>
      <w:r>
        <w:rPr>
          <w:rFonts w:ascii="Times New Roman"/>
          <w:color w:val="333333"/>
        </w:rPr>
        <w:t>for</w:t>
      </w:r>
      <w:r>
        <w:rPr>
          <w:rFonts w:ascii="Times New Roman"/>
          <w:color w:val="333333"/>
          <w:spacing w:val="-1"/>
        </w:rPr>
        <w:t xml:space="preserve"> </w:t>
      </w:r>
      <w:r>
        <w:rPr>
          <w:rFonts w:ascii="Times New Roman"/>
          <w:color w:val="333333"/>
        </w:rPr>
        <w:t>the</w:t>
      </w:r>
      <w:r>
        <w:rPr>
          <w:rFonts w:ascii="Times New Roman"/>
          <w:color w:val="333333"/>
          <w:spacing w:val="-2"/>
        </w:rPr>
        <w:t xml:space="preserve"> </w:t>
      </w:r>
      <w:r>
        <w:rPr>
          <w:rFonts w:ascii="Times New Roman"/>
          <w:color w:val="333333"/>
          <w:spacing w:val="-5"/>
        </w:rPr>
        <w:t>PI.</w:t>
      </w:r>
    </w:p>
    <w:p w14:paraId="1A58E25C" w14:textId="77777777" w:rsidR="00814875" w:rsidRDefault="00EA5180">
      <w:pPr>
        <w:pStyle w:val="Heading3"/>
        <w:spacing w:before="130"/>
      </w:pPr>
      <w:r>
        <w:rPr>
          <w:color w:val="333333"/>
        </w:rPr>
        <w:t>By</w:t>
      </w:r>
      <w:r>
        <w:rPr>
          <w:color w:val="333333"/>
          <w:spacing w:val="-3"/>
        </w:rPr>
        <w:t xml:space="preserve"> </w:t>
      </w:r>
      <w:r>
        <w:rPr>
          <w:color w:val="333333"/>
        </w:rPr>
        <w:t>certifying</w:t>
      </w:r>
      <w:r>
        <w:rPr>
          <w:color w:val="333333"/>
          <w:spacing w:val="-3"/>
        </w:rPr>
        <w:t xml:space="preserve"> </w:t>
      </w:r>
      <w:r>
        <w:rPr>
          <w:color w:val="333333"/>
        </w:rPr>
        <w:t>below,</w:t>
      </w:r>
      <w:r>
        <w:rPr>
          <w:color w:val="333333"/>
          <w:spacing w:val="-3"/>
        </w:rPr>
        <w:t xml:space="preserve"> </w:t>
      </w:r>
      <w:r>
        <w:rPr>
          <w:color w:val="333333"/>
        </w:rPr>
        <w:t>the</w:t>
      </w:r>
      <w:r>
        <w:rPr>
          <w:color w:val="333333"/>
          <w:spacing w:val="-4"/>
        </w:rPr>
        <w:t xml:space="preserve"> </w:t>
      </w:r>
      <w:r>
        <w:rPr>
          <w:color w:val="333333"/>
        </w:rPr>
        <w:t>Principal</w:t>
      </w:r>
      <w:r>
        <w:rPr>
          <w:color w:val="333333"/>
          <w:spacing w:val="-4"/>
        </w:rPr>
        <w:t xml:space="preserve"> </w:t>
      </w:r>
      <w:r>
        <w:rPr>
          <w:color w:val="333333"/>
        </w:rPr>
        <w:t>Investigator</w:t>
      </w:r>
      <w:r>
        <w:rPr>
          <w:color w:val="333333"/>
          <w:spacing w:val="-4"/>
        </w:rPr>
        <w:t xml:space="preserve"> </w:t>
      </w:r>
      <w:r>
        <w:rPr>
          <w:color w:val="333333"/>
        </w:rPr>
        <w:t>affirms</w:t>
      </w:r>
      <w:r>
        <w:rPr>
          <w:color w:val="333333"/>
          <w:spacing w:val="-3"/>
        </w:rPr>
        <w:t xml:space="preserve"> </w:t>
      </w:r>
      <w:r>
        <w:rPr>
          <w:color w:val="333333"/>
        </w:rPr>
        <w:t>the</w:t>
      </w:r>
      <w:r>
        <w:rPr>
          <w:color w:val="333333"/>
          <w:spacing w:val="-3"/>
        </w:rPr>
        <w:t xml:space="preserve"> </w:t>
      </w:r>
      <w:r>
        <w:rPr>
          <w:color w:val="333333"/>
          <w:spacing w:val="-2"/>
        </w:rPr>
        <w:t>following:</w:t>
      </w:r>
    </w:p>
    <w:p w14:paraId="5EF094E0" w14:textId="77777777" w:rsidR="00814875" w:rsidRDefault="00EA5180">
      <w:pPr>
        <w:pStyle w:val="BodyText"/>
        <w:spacing w:before="137" w:line="230" w:lineRule="auto"/>
        <w:ind w:left="120" w:right="189"/>
        <w:rPr>
          <w:rFonts w:ascii="Times New Roman"/>
        </w:rPr>
      </w:pPr>
      <w:r>
        <w:rPr>
          <w:rFonts w:ascii="Times New Roman"/>
          <w:color w:val="333333"/>
        </w:rPr>
        <w:t xml:space="preserve">I will personally conduct or supervise this research study. I will ensure that this study is performed in compliance with all applicable laws, regulations and University policies regarding human </w:t>
      </w:r>
      <w:proofErr w:type="gramStart"/>
      <w:r>
        <w:rPr>
          <w:rFonts w:ascii="Times New Roman"/>
          <w:color w:val="333333"/>
        </w:rPr>
        <w:t>subjects</w:t>
      </w:r>
      <w:proofErr w:type="gramEnd"/>
      <w:r>
        <w:rPr>
          <w:rFonts w:ascii="Times New Roman"/>
          <w:color w:val="333333"/>
        </w:rPr>
        <w:t xml:space="preserve"> research. I will obtain IRB approval before making any</w:t>
      </w:r>
      <w:r>
        <w:rPr>
          <w:rFonts w:ascii="Times New Roman"/>
          <w:color w:val="333333"/>
          <w:spacing w:val="-2"/>
        </w:rPr>
        <w:t xml:space="preserve"> </w:t>
      </w:r>
      <w:r>
        <w:rPr>
          <w:rFonts w:ascii="Times New Roman"/>
          <w:color w:val="333333"/>
        </w:rPr>
        <w:t>changes</w:t>
      </w:r>
      <w:r>
        <w:rPr>
          <w:rFonts w:ascii="Times New Roman"/>
          <w:color w:val="333333"/>
          <w:spacing w:val="-2"/>
        </w:rPr>
        <w:t xml:space="preserve"> </w:t>
      </w:r>
      <w:r>
        <w:rPr>
          <w:rFonts w:ascii="Times New Roman"/>
          <w:color w:val="333333"/>
        </w:rPr>
        <w:t>or</w:t>
      </w:r>
      <w:r>
        <w:rPr>
          <w:rFonts w:ascii="Times New Roman"/>
          <w:color w:val="333333"/>
          <w:spacing w:val="-2"/>
        </w:rPr>
        <w:t xml:space="preserve"> </w:t>
      </w:r>
      <w:r>
        <w:rPr>
          <w:rFonts w:ascii="Times New Roman"/>
          <w:color w:val="333333"/>
        </w:rPr>
        <w:t>additions</w:t>
      </w:r>
      <w:r>
        <w:rPr>
          <w:rFonts w:ascii="Times New Roman"/>
          <w:color w:val="333333"/>
          <w:spacing w:val="-2"/>
        </w:rPr>
        <w:t xml:space="preserve"> </w:t>
      </w:r>
      <w:r>
        <w:rPr>
          <w:rFonts w:ascii="Times New Roman"/>
          <w:color w:val="333333"/>
        </w:rPr>
        <w:t>to</w:t>
      </w:r>
      <w:r>
        <w:rPr>
          <w:rFonts w:ascii="Times New Roman"/>
          <w:color w:val="333333"/>
          <w:spacing w:val="-2"/>
        </w:rPr>
        <w:t xml:space="preserve"> </w:t>
      </w:r>
      <w:r>
        <w:rPr>
          <w:rFonts w:ascii="Times New Roman"/>
          <w:color w:val="333333"/>
        </w:rPr>
        <w:t>the</w:t>
      </w:r>
      <w:r>
        <w:rPr>
          <w:rFonts w:ascii="Times New Roman"/>
          <w:color w:val="333333"/>
          <w:spacing w:val="-3"/>
        </w:rPr>
        <w:t xml:space="preserve"> </w:t>
      </w:r>
      <w:r>
        <w:rPr>
          <w:rFonts w:ascii="Times New Roman"/>
          <w:color w:val="333333"/>
        </w:rPr>
        <w:t>project.</w:t>
      </w:r>
      <w:r>
        <w:rPr>
          <w:rFonts w:ascii="Times New Roman"/>
          <w:color w:val="333333"/>
          <w:spacing w:val="-2"/>
        </w:rPr>
        <w:t xml:space="preserve"> </w:t>
      </w:r>
      <w:r>
        <w:rPr>
          <w:rFonts w:ascii="Times New Roman"/>
          <w:color w:val="333333"/>
        </w:rPr>
        <w:t>I</w:t>
      </w:r>
      <w:r>
        <w:rPr>
          <w:rFonts w:ascii="Times New Roman"/>
          <w:color w:val="333333"/>
          <w:spacing w:val="-2"/>
        </w:rPr>
        <w:t xml:space="preserve"> </w:t>
      </w:r>
      <w:r>
        <w:rPr>
          <w:rFonts w:ascii="Times New Roman"/>
          <w:color w:val="333333"/>
        </w:rPr>
        <w:t>will</w:t>
      </w:r>
      <w:r>
        <w:rPr>
          <w:rFonts w:ascii="Times New Roman"/>
          <w:color w:val="333333"/>
          <w:spacing w:val="-3"/>
        </w:rPr>
        <w:t xml:space="preserve"> </w:t>
      </w:r>
      <w:r>
        <w:rPr>
          <w:rFonts w:ascii="Times New Roman"/>
          <w:color w:val="333333"/>
        </w:rPr>
        <w:t>notify</w:t>
      </w:r>
      <w:r>
        <w:rPr>
          <w:rFonts w:ascii="Times New Roman"/>
          <w:color w:val="333333"/>
          <w:spacing w:val="-2"/>
        </w:rPr>
        <w:t xml:space="preserve"> </w:t>
      </w:r>
      <w:r>
        <w:rPr>
          <w:rFonts w:ascii="Times New Roman"/>
          <w:color w:val="333333"/>
        </w:rPr>
        <w:t>the</w:t>
      </w:r>
      <w:r>
        <w:rPr>
          <w:rFonts w:ascii="Times New Roman"/>
          <w:color w:val="333333"/>
          <w:spacing w:val="-3"/>
        </w:rPr>
        <w:t xml:space="preserve"> </w:t>
      </w:r>
      <w:r>
        <w:rPr>
          <w:rFonts w:ascii="Times New Roman"/>
          <w:color w:val="333333"/>
        </w:rPr>
        <w:t>IRB</w:t>
      </w:r>
      <w:r>
        <w:rPr>
          <w:rFonts w:ascii="Times New Roman"/>
          <w:color w:val="333333"/>
          <w:spacing w:val="-3"/>
        </w:rPr>
        <w:t xml:space="preserve"> </w:t>
      </w:r>
      <w:r>
        <w:rPr>
          <w:rFonts w:ascii="Times New Roman"/>
          <w:color w:val="333333"/>
        </w:rPr>
        <w:t>of</w:t>
      </w:r>
      <w:r>
        <w:rPr>
          <w:rFonts w:ascii="Times New Roman"/>
          <w:color w:val="333333"/>
          <w:spacing w:val="-2"/>
        </w:rPr>
        <w:t xml:space="preserve"> </w:t>
      </w:r>
      <w:r>
        <w:rPr>
          <w:rFonts w:ascii="Times New Roman"/>
          <w:color w:val="333333"/>
        </w:rPr>
        <w:t>any</w:t>
      </w:r>
      <w:r>
        <w:rPr>
          <w:rFonts w:ascii="Times New Roman"/>
          <w:color w:val="333333"/>
          <w:spacing w:val="-2"/>
        </w:rPr>
        <w:t xml:space="preserve"> </w:t>
      </w:r>
      <w:r>
        <w:rPr>
          <w:rFonts w:ascii="Times New Roman"/>
          <w:color w:val="333333"/>
        </w:rPr>
        <w:t>other</w:t>
      </w:r>
      <w:r>
        <w:rPr>
          <w:rFonts w:ascii="Times New Roman"/>
          <w:color w:val="333333"/>
          <w:spacing w:val="-2"/>
        </w:rPr>
        <w:t xml:space="preserve"> </w:t>
      </w:r>
      <w:r>
        <w:rPr>
          <w:rFonts w:ascii="Times New Roman"/>
          <w:color w:val="333333"/>
        </w:rPr>
        <w:t>changes</w:t>
      </w:r>
      <w:r>
        <w:rPr>
          <w:rFonts w:ascii="Times New Roman"/>
          <w:color w:val="333333"/>
          <w:spacing w:val="-2"/>
        </w:rPr>
        <w:t xml:space="preserve"> </w:t>
      </w:r>
      <w:r>
        <w:rPr>
          <w:rFonts w:ascii="Times New Roman"/>
          <w:color w:val="333333"/>
        </w:rPr>
        <w:t>in</w:t>
      </w:r>
      <w:r>
        <w:rPr>
          <w:rFonts w:ascii="Times New Roman"/>
          <w:color w:val="333333"/>
          <w:spacing w:val="-2"/>
        </w:rPr>
        <w:t xml:space="preserve"> </w:t>
      </w:r>
      <w:r>
        <w:rPr>
          <w:rFonts w:ascii="Times New Roman"/>
          <w:color w:val="333333"/>
        </w:rPr>
        <w:t>the</w:t>
      </w:r>
      <w:r>
        <w:rPr>
          <w:rFonts w:ascii="Times New Roman"/>
          <w:color w:val="333333"/>
          <w:spacing w:val="-3"/>
        </w:rPr>
        <w:t xml:space="preserve"> </w:t>
      </w:r>
      <w:r>
        <w:rPr>
          <w:rFonts w:ascii="Times New Roman"/>
          <w:color w:val="333333"/>
        </w:rPr>
        <w:t>information</w:t>
      </w:r>
      <w:r>
        <w:rPr>
          <w:rFonts w:ascii="Times New Roman"/>
          <w:color w:val="333333"/>
          <w:spacing w:val="-2"/>
        </w:rPr>
        <w:t xml:space="preserve"> </w:t>
      </w:r>
      <w:r>
        <w:rPr>
          <w:rFonts w:ascii="Times New Roman"/>
          <w:color w:val="333333"/>
        </w:rPr>
        <w:t>provided</w:t>
      </w:r>
      <w:r>
        <w:rPr>
          <w:rFonts w:ascii="Times New Roman"/>
          <w:color w:val="333333"/>
          <w:spacing w:val="-2"/>
        </w:rPr>
        <w:t xml:space="preserve"> </w:t>
      </w:r>
      <w:r>
        <w:rPr>
          <w:rFonts w:ascii="Times New Roman"/>
          <w:color w:val="333333"/>
        </w:rPr>
        <w:t>in</w:t>
      </w:r>
      <w:r>
        <w:rPr>
          <w:rFonts w:ascii="Times New Roman"/>
          <w:color w:val="333333"/>
          <w:spacing w:val="-2"/>
        </w:rPr>
        <w:t xml:space="preserve"> </w:t>
      </w:r>
      <w:r>
        <w:rPr>
          <w:rFonts w:ascii="Times New Roman"/>
          <w:color w:val="333333"/>
        </w:rPr>
        <w:t>this</w:t>
      </w:r>
      <w:r>
        <w:rPr>
          <w:rFonts w:ascii="Times New Roman"/>
          <w:color w:val="333333"/>
          <w:spacing w:val="-2"/>
        </w:rPr>
        <w:t xml:space="preserve"> </w:t>
      </w:r>
      <w:r>
        <w:rPr>
          <w:rFonts w:ascii="Times New Roman"/>
          <w:color w:val="333333"/>
        </w:rPr>
        <w:t>application.</w:t>
      </w:r>
      <w:r>
        <w:rPr>
          <w:rFonts w:ascii="Times New Roman"/>
          <w:color w:val="333333"/>
          <w:spacing w:val="-2"/>
        </w:rPr>
        <w:t xml:space="preserve"> </w:t>
      </w:r>
      <w:r>
        <w:rPr>
          <w:rFonts w:ascii="Times New Roman"/>
          <w:color w:val="333333"/>
        </w:rPr>
        <w:t>I will provide progress reports to the IRB at least annually, or as requested. I will report promptly to the IRB all unanticipated problems or serious adverse events involving risk to human subjects. I will follow the IRB approved consent process for all subjects. I will ensure that all collaborators, students and employees assisting in this research study are informed about these obligations. All information given in this form is accurate and complete.</w:t>
      </w:r>
    </w:p>
    <w:p w14:paraId="4E8C41B9" w14:textId="77777777" w:rsidR="00814875" w:rsidRDefault="00EA5180">
      <w:pPr>
        <w:pStyle w:val="BodyText"/>
        <w:spacing w:before="135" w:line="230" w:lineRule="auto"/>
        <w:ind w:left="120"/>
        <w:rPr>
          <w:rFonts w:ascii="Times New Roman"/>
        </w:rPr>
      </w:pPr>
      <w:r>
        <w:rPr>
          <w:rFonts w:ascii="Times New Roman"/>
          <w:color w:val="333333"/>
        </w:rPr>
        <w:t>This study proposes research that has been determined to include Security Level 2 data security requirements. I agree to accept responsibility</w:t>
      </w:r>
      <w:r>
        <w:rPr>
          <w:rFonts w:ascii="Times New Roman"/>
          <w:color w:val="333333"/>
          <w:spacing w:val="-2"/>
        </w:rPr>
        <w:t xml:space="preserve"> </w:t>
      </w:r>
      <w:r>
        <w:rPr>
          <w:rFonts w:ascii="Times New Roman"/>
          <w:color w:val="333333"/>
        </w:rPr>
        <w:t>for</w:t>
      </w:r>
      <w:r>
        <w:rPr>
          <w:rFonts w:ascii="Times New Roman"/>
          <w:color w:val="333333"/>
          <w:spacing w:val="-2"/>
        </w:rPr>
        <w:t xml:space="preserve"> </w:t>
      </w:r>
      <w:r>
        <w:rPr>
          <w:rFonts w:ascii="Times New Roman"/>
          <w:color w:val="333333"/>
        </w:rPr>
        <w:t>managing</w:t>
      </w:r>
      <w:r>
        <w:rPr>
          <w:rFonts w:ascii="Times New Roman"/>
          <w:color w:val="333333"/>
          <w:spacing w:val="-2"/>
        </w:rPr>
        <w:t xml:space="preserve"> </w:t>
      </w:r>
      <w:r>
        <w:rPr>
          <w:rFonts w:ascii="Times New Roman"/>
          <w:color w:val="333333"/>
        </w:rPr>
        <w:t>these</w:t>
      </w:r>
      <w:r>
        <w:rPr>
          <w:rFonts w:ascii="Times New Roman"/>
          <w:color w:val="333333"/>
          <w:spacing w:val="-3"/>
        </w:rPr>
        <w:t xml:space="preserve"> </w:t>
      </w:r>
      <w:r>
        <w:rPr>
          <w:rFonts w:ascii="Times New Roman"/>
          <w:color w:val="333333"/>
        </w:rPr>
        <w:t>risks</w:t>
      </w:r>
      <w:r>
        <w:rPr>
          <w:rFonts w:ascii="Times New Roman"/>
          <w:color w:val="333333"/>
          <w:spacing w:val="-2"/>
        </w:rPr>
        <w:t xml:space="preserve"> </w:t>
      </w:r>
      <w:r>
        <w:rPr>
          <w:rFonts w:ascii="Times New Roman"/>
          <w:color w:val="333333"/>
        </w:rPr>
        <w:t>appropriately</w:t>
      </w:r>
      <w:r>
        <w:rPr>
          <w:rFonts w:ascii="Times New Roman"/>
          <w:color w:val="333333"/>
          <w:spacing w:val="-2"/>
        </w:rPr>
        <w:t xml:space="preserve"> </w:t>
      </w:r>
      <w:r>
        <w:rPr>
          <w:rFonts w:ascii="Times New Roman"/>
          <w:color w:val="333333"/>
        </w:rPr>
        <w:t>in</w:t>
      </w:r>
      <w:r>
        <w:rPr>
          <w:rFonts w:ascii="Times New Roman"/>
          <w:color w:val="333333"/>
          <w:spacing w:val="-2"/>
        </w:rPr>
        <w:t xml:space="preserve"> </w:t>
      </w:r>
      <w:r>
        <w:rPr>
          <w:rFonts w:ascii="Times New Roman"/>
          <w:color w:val="333333"/>
        </w:rPr>
        <w:t>consultation</w:t>
      </w:r>
      <w:r>
        <w:rPr>
          <w:rFonts w:ascii="Times New Roman"/>
          <w:color w:val="333333"/>
          <w:spacing w:val="-2"/>
        </w:rPr>
        <w:t xml:space="preserve"> </w:t>
      </w:r>
      <w:r>
        <w:rPr>
          <w:rFonts w:ascii="Times New Roman"/>
          <w:color w:val="333333"/>
        </w:rPr>
        <w:t>with</w:t>
      </w:r>
      <w:r>
        <w:rPr>
          <w:rFonts w:ascii="Times New Roman"/>
          <w:color w:val="333333"/>
          <w:spacing w:val="-2"/>
        </w:rPr>
        <w:t xml:space="preserve"> </w:t>
      </w:r>
      <w:r>
        <w:rPr>
          <w:rFonts w:ascii="Times New Roman"/>
          <w:color w:val="333333"/>
        </w:rPr>
        <w:t>departmental</w:t>
      </w:r>
      <w:r>
        <w:rPr>
          <w:rFonts w:ascii="Times New Roman"/>
          <w:color w:val="333333"/>
          <w:spacing w:val="-3"/>
        </w:rPr>
        <w:t xml:space="preserve"> </w:t>
      </w:r>
      <w:r>
        <w:rPr>
          <w:rFonts w:ascii="Times New Roman"/>
          <w:color w:val="333333"/>
        </w:rPr>
        <w:t>and/or</w:t>
      </w:r>
      <w:r>
        <w:rPr>
          <w:rFonts w:ascii="Times New Roman"/>
          <w:color w:val="333333"/>
          <w:spacing w:val="-2"/>
        </w:rPr>
        <w:t xml:space="preserve"> </w:t>
      </w:r>
      <w:r>
        <w:rPr>
          <w:rFonts w:ascii="Times New Roman"/>
          <w:color w:val="333333"/>
        </w:rPr>
        <w:t>campus</w:t>
      </w:r>
      <w:r>
        <w:rPr>
          <w:rFonts w:ascii="Times New Roman"/>
          <w:color w:val="333333"/>
          <w:spacing w:val="-2"/>
        </w:rPr>
        <w:t xml:space="preserve"> </w:t>
      </w:r>
      <w:r>
        <w:rPr>
          <w:rFonts w:ascii="Times New Roman"/>
          <w:color w:val="333333"/>
        </w:rPr>
        <w:t>security</w:t>
      </w:r>
      <w:r>
        <w:rPr>
          <w:rFonts w:ascii="Times New Roman"/>
          <w:color w:val="333333"/>
          <w:spacing w:val="-2"/>
        </w:rPr>
        <w:t xml:space="preserve"> </w:t>
      </w:r>
      <w:r>
        <w:rPr>
          <w:rFonts w:ascii="Times New Roman"/>
          <w:color w:val="333333"/>
        </w:rPr>
        <w:t>personnel.</w:t>
      </w:r>
      <w:r>
        <w:rPr>
          <w:rFonts w:ascii="Times New Roman"/>
          <w:color w:val="333333"/>
          <w:spacing w:val="-2"/>
        </w:rPr>
        <w:t xml:space="preserve"> </w:t>
      </w:r>
      <w:r>
        <w:rPr>
          <w:rFonts w:ascii="Times New Roman"/>
          <w:color w:val="333333"/>
        </w:rPr>
        <w:t>The</w:t>
      </w:r>
      <w:r>
        <w:rPr>
          <w:rFonts w:ascii="Times New Roman"/>
          <w:color w:val="333333"/>
          <w:spacing w:val="-3"/>
        </w:rPr>
        <w:t xml:space="preserve"> </w:t>
      </w:r>
      <w:r>
        <w:rPr>
          <w:rFonts w:ascii="Times New Roman"/>
          <w:color w:val="333333"/>
        </w:rPr>
        <w:t>Data Security Requirements addendum can be reviewed</w:t>
      </w:r>
      <w:r>
        <w:rPr>
          <w:rFonts w:ascii="Times New Roman"/>
          <w:color w:val="333333"/>
          <w:spacing w:val="40"/>
        </w:rPr>
        <w:t xml:space="preserve"> </w:t>
      </w:r>
      <w:r>
        <w:rPr>
          <w:rFonts w:ascii="Times New Roman"/>
          <w:color w:val="0000FF"/>
          <w:u w:val="single" w:color="0000FF"/>
        </w:rPr>
        <w:t>here</w:t>
      </w:r>
      <w:r>
        <w:rPr>
          <w:rFonts w:ascii="Times New Roman"/>
          <w:color w:val="333333"/>
        </w:rPr>
        <w:t>.</w:t>
      </w:r>
    </w:p>
    <w:p w14:paraId="75C222B5" w14:textId="77777777" w:rsidR="00814875" w:rsidRDefault="00814875">
      <w:pPr>
        <w:pStyle w:val="BodyText"/>
        <w:spacing w:before="9"/>
        <w:rPr>
          <w:rFonts w:ascii="Times New Roman"/>
          <w:sz w:val="12"/>
        </w:rPr>
      </w:pPr>
    </w:p>
    <w:tbl>
      <w:tblPr>
        <w:tblW w:w="0" w:type="auto"/>
        <w:tblInd w:w="13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10540"/>
      </w:tblGrid>
      <w:tr w:rsidR="00814875" w14:paraId="70DC9CD0" w14:textId="77777777">
        <w:trPr>
          <w:trHeight w:val="1360"/>
        </w:trPr>
        <w:tc>
          <w:tcPr>
            <w:tcW w:w="10540" w:type="dxa"/>
          </w:tcPr>
          <w:p w14:paraId="33BA650D" w14:textId="77777777" w:rsidR="00814875" w:rsidRDefault="00EA5180">
            <w:pPr>
              <w:pStyle w:val="TableParagraph"/>
              <w:spacing w:before="66"/>
              <w:ind w:left="180"/>
              <w:rPr>
                <w:b/>
                <w:sz w:val="24"/>
              </w:rPr>
            </w:pPr>
            <w:r>
              <w:rPr>
                <w:b/>
                <w:noProof/>
                <w:sz w:val="24"/>
              </w:rPr>
              <mc:AlternateContent>
                <mc:Choice Requires="wpg">
                  <w:drawing>
                    <wp:anchor distT="0" distB="0" distL="0" distR="0" simplePos="0" relativeHeight="486655488" behindDoc="1" locked="0" layoutInCell="1" allowOverlap="1" wp14:anchorId="77C7746F" wp14:editId="39CAC122">
                      <wp:simplePos x="0" y="0"/>
                      <wp:positionH relativeFrom="column">
                        <wp:posOffset>0</wp:posOffset>
                      </wp:positionH>
                      <wp:positionV relativeFrom="paragraph">
                        <wp:posOffset>-6310</wp:posOffset>
                      </wp:positionV>
                      <wp:extent cx="6705600" cy="889000"/>
                      <wp:effectExtent l="0" t="0" r="0" b="0"/>
                      <wp:wrapNone/>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89000"/>
                                <a:chOff x="0" y="0"/>
                                <a:chExt cx="6705600" cy="889000"/>
                              </a:xfrm>
                            </wpg:grpSpPr>
                            <wps:wsp>
                              <wps:cNvPr id="295" name="Graphic 295"/>
                              <wps:cNvSpPr/>
                              <wps:spPr>
                                <a:xfrm>
                                  <a:off x="0" y="0"/>
                                  <a:ext cx="6705600" cy="889000"/>
                                </a:xfrm>
                                <a:custGeom>
                                  <a:avLst/>
                                  <a:gdLst/>
                                  <a:ahLst/>
                                  <a:cxnLst/>
                                  <a:rect l="l" t="t" r="r" b="b"/>
                                  <a:pathLst>
                                    <a:path w="6705600" h="889000">
                                      <a:moveTo>
                                        <a:pt x="6705600" y="0"/>
                                      </a:moveTo>
                                      <a:lnTo>
                                        <a:pt x="0" y="0"/>
                                      </a:lnTo>
                                      <a:lnTo>
                                        <a:pt x="0" y="889000"/>
                                      </a:lnTo>
                                      <a:lnTo>
                                        <a:pt x="6705600" y="889000"/>
                                      </a:lnTo>
                                      <a:lnTo>
                                        <a:pt x="6705600" y="0"/>
                                      </a:lnTo>
                                      <a:close/>
                                    </a:path>
                                  </a:pathLst>
                                </a:custGeom>
                                <a:solidFill>
                                  <a:srgbClr val="F8F8F8"/>
                                </a:solidFill>
                              </wps:spPr>
                              <wps:bodyPr wrap="square" lIns="0" tIns="0" rIns="0" bIns="0" rtlCol="0">
                                <a:prstTxWarp prst="textNoShape">
                                  <a:avLst/>
                                </a:prstTxWarp>
                                <a:noAutofit/>
                              </wps:bodyPr>
                            </wps:wsp>
                            <wps:wsp>
                              <wps:cNvPr id="296" name="Graphic 296"/>
                              <wps:cNvSpPr/>
                              <wps:spPr>
                                <a:xfrm>
                                  <a:off x="901700" y="520700"/>
                                  <a:ext cx="5295900" cy="1270"/>
                                </a:xfrm>
                                <a:custGeom>
                                  <a:avLst/>
                                  <a:gdLst/>
                                  <a:ahLst/>
                                  <a:cxnLst/>
                                  <a:rect l="l" t="t" r="r" b="b"/>
                                  <a:pathLst>
                                    <a:path w="5295900">
                                      <a:moveTo>
                                        <a:pt x="0" y="0"/>
                                      </a:moveTo>
                                      <a:lnTo>
                                        <a:pt x="2921000" y="0"/>
                                      </a:lnTo>
                                    </a:path>
                                    <a:path w="5295900">
                                      <a:moveTo>
                                        <a:pt x="3314700" y="0"/>
                                      </a:moveTo>
                                      <a:lnTo>
                                        <a:pt x="5295900" y="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0054D3C1" id="Group 294" o:spid="_x0000_s1026" style="position:absolute;margin-left:0;margin-top:-.5pt;width:528pt;height:70pt;z-index:-16660992;mso-wrap-distance-left:0;mso-wrap-distance-right:0" coordsize="67056,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">
                      <v:shape id="Graphic 295" o:spid="_x0000_s1027" style="position:absolute;width:67056;height:8890;visibility:visible;mso-wrap-style:square;v-text-anchor:top" coordsize="67056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" path="m6705600,l,,,889000r6705600,l6705600,xe" fillcolor="#f8f8f8" stroked="f">
                        <v:path arrowok="t"/>
                      </v:shape>
                      <v:shape id="Graphic 296" o:spid="_x0000_s1028" style="position:absolute;left:9017;top:5207;width:52959;height:12;visibility:visible;mso-wrap-style:square;v-text-anchor:top" coordsize="5295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" path="m,l2921000,em3314700,l5295900,e" filled="f" strokecolor="#ccc" strokeweight="1pt">
                        <v:path arrowok="t"/>
                      </v:shape>
                    </v:group>
                  </w:pict>
                </mc:Fallback>
              </mc:AlternateContent>
            </w:r>
            <w:r>
              <w:rPr>
                <w:b/>
                <w:color w:val="31659B"/>
                <w:sz w:val="24"/>
              </w:rPr>
              <w:t xml:space="preserve">Certifying </w:t>
            </w:r>
            <w:r>
              <w:rPr>
                <w:b/>
                <w:color w:val="31659B"/>
                <w:spacing w:val="-2"/>
                <w:sz w:val="24"/>
              </w:rPr>
              <w:t>Signatures:</w:t>
            </w:r>
          </w:p>
          <w:p w14:paraId="10C381C3" w14:textId="77777777" w:rsidR="00814875" w:rsidRDefault="00EA5180">
            <w:pPr>
              <w:pStyle w:val="TableParagraph"/>
              <w:tabs>
                <w:tab w:val="left" w:pos="6059"/>
              </w:tabs>
              <w:spacing w:before="182"/>
              <w:ind w:left="360"/>
              <w:rPr>
                <w:b/>
              </w:rPr>
            </w:pPr>
            <w:r>
              <w:rPr>
                <w:b/>
                <w:color w:val="666666"/>
                <w:spacing w:val="-2"/>
              </w:rPr>
              <w:t>Signature:</w:t>
            </w:r>
            <w:r>
              <w:rPr>
                <w:b/>
                <w:color w:val="666666"/>
              </w:rPr>
              <w:tab/>
            </w:r>
            <w:r>
              <w:rPr>
                <w:b/>
                <w:color w:val="666666"/>
                <w:spacing w:val="-2"/>
              </w:rPr>
              <w:t>Date:</w:t>
            </w:r>
          </w:p>
          <w:p w14:paraId="3755C7BE" w14:textId="77777777" w:rsidR="00814875" w:rsidRDefault="00EA5180">
            <w:pPr>
              <w:pStyle w:val="TableParagraph"/>
              <w:spacing w:before="67"/>
              <w:ind w:left="1440"/>
            </w:pPr>
            <w:r>
              <w:rPr>
                <w:color w:val="333333"/>
              </w:rPr>
              <w:t xml:space="preserve">Erin </w:t>
            </w:r>
            <w:r>
              <w:rPr>
                <w:color w:val="333333"/>
                <w:spacing w:val="-2"/>
              </w:rPr>
              <w:t>Fraher</w:t>
            </w:r>
          </w:p>
        </w:tc>
      </w:tr>
    </w:tbl>
    <w:p w14:paraId="5A78BAC4" w14:textId="77777777" w:rsidR="00814875" w:rsidRDefault="00814875">
      <w:pPr>
        <w:pStyle w:val="BodyText"/>
        <w:spacing w:before="200"/>
        <w:rPr>
          <w:rFonts w:ascii="Times New Roman"/>
        </w:rPr>
      </w:pPr>
    </w:p>
    <w:p w14:paraId="64A1DDEC" w14:textId="77777777" w:rsidR="00814875" w:rsidRDefault="00EA5180">
      <w:pPr>
        <w:pStyle w:val="Heading3"/>
        <w:spacing w:line="230" w:lineRule="auto"/>
        <w:ind w:right="189"/>
      </w:pPr>
      <w:r>
        <w:rPr>
          <w:color w:val="333333"/>
        </w:rPr>
        <w:t>The expectation is that this approval is being given on behalf of the head of the Department, Division, or Center. If the chair or director is an investigator on this project or otherwise conflicted in approving it, the Vice-Chair or Chair’s designee</w:t>
      </w:r>
      <w:r>
        <w:rPr>
          <w:color w:val="333333"/>
          <w:spacing w:val="-3"/>
        </w:rPr>
        <w:t xml:space="preserve"> </w:t>
      </w:r>
      <w:r>
        <w:rPr>
          <w:color w:val="333333"/>
        </w:rPr>
        <w:t>should</w:t>
      </w:r>
      <w:r>
        <w:rPr>
          <w:color w:val="333333"/>
          <w:spacing w:val="-2"/>
        </w:rPr>
        <w:t xml:space="preserve"> </w:t>
      </w:r>
      <w:r>
        <w:rPr>
          <w:color w:val="333333"/>
        </w:rPr>
        <w:t>review</w:t>
      </w:r>
      <w:r>
        <w:rPr>
          <w:color w:val="333333"/>
          <w:spacing w:val="-2"/>
        </w:rPr>
        <w:t xml:space="preserve"> </w:t>
      </w:r>
      <w:r>
        <w:rPr>
          <w:color w:val="333333"/>
        </w:rPr>
        <w:t>it.</w:t>
      </w:r>
      <w:r>
        <w:rPr>
          <w:color w:val="333333"/>
          <w:spacing w:val="-2"/>
        </w:rPr>
        <w:t xml:space="preserve"> </w:t>
      </w:r>
      <w:r>
        <w:rPr>
          <w:color w:val="333333"/>
        </w:rPr>
        <w:t>By</w:t>
      </w:r>
      <w:r>
        <w:rPr>
          <w:color w:val="333333"/>
          <w:spacing w:val="-2"/>
        </w:rPr>
        <w:t xml:space="preserve"> </w:t>
      </w:r>
      <w:r>
        <w:rPr>
          <w:color w:val="333333"/>
        </w:rPr>
        <w:t>approving,</w:t>
      </w:r>
      <w:r>
        <w:rPr>
          <w:color w:val="333333"/>
          <w:spacing w:val="-2"/>
        </w:rPr>
        <w:t xml:space="preserve"> </w:t>
      </w:r>
      <w:r>
        <w:rPr>
          <w:color w:val="333333"/>
        </w:rPr>
        <w:t>you</w:t>
      </w:r>
      <w:r>
        <w:rPr>
          <w:color w:val="333333"/>
          <w:spacing w:val="-2"/>
        </w:rPr>
        <w:t xml:space="preserve"> </w:t>
      </w:r>
      <w:r>
        <w:rPr>
          <w:color w:val="333333"/>
        </w:rPr>
        <w:t>are</w:t>
      </w:r>
      <w:r>
        <w:rPr>
          <w:color w:val="333333"/>
          <w:spacing w:val="-3"/>
        </w:rPr>
        <w:t xml:space="preserve"> </w:t>
      </w:r>
      <w:r>
        <w:rPr>
          <w:color w:val="333333"/>
        </w:rPr>
        <w:t>certifying</w:t>
      </w:r>
      <w:r>
        <w:rPr>
          <w:color w:val="333333"/>
          <w:spacing w:val="-2"/>
        </w:rPr>
        <w:t xml:space="preserve"> </w:t>
      </w:r>
      <w:r>
        <w:rPr>
          <w:color w:val="333333"/>
        </w:rPr>
        <w:t>the</w:t>
      </w:r>
      <w:r>
        <w:rPr>
          <w:color w:val="333333"/>
          <w:spacing w:val="-3"/>
        </w:rPr>
        <w:t xml:space="preserve"> </w:t>
      </w:r>
      <w:r>
        <w:rPr>
          <w:color w:val="333333"/>
        </w:rPr>
        <w:t>following</w:t>
      </w:r>
      <w:r>
        <w:rPr>
          <w:color w:val="333333"/>
          <w:spacing w:val="-2"/>
        </w:rPr>
        <w:t xml:space="preserve"> </w:t>
      </w:r>
      <w:r>
        <w:rPr>
          <w:color w:val="333333"/>
        </w:rPr>
        <w:t>on</w:t>
      </w:r>
      <w:r>
        <w:rPr>
          <w:color w:val="333333"/>
          <w:spacing w:val="-2"/>
        </w:rPr>
        <w:t xml:space="preserve"> </w:t>
      </w:r>
      <w:r>
        <w:rPr>
          <w:color w:val="333333"/>
        </w:rPr>
        <w:t>behalf</w:t>
      </w:r>
      <w:r>
        <w:rPr>
          <w:color w:val="333333"/>
          <w:spacing w:val="-2"/>
        </w:rPr>
        <w:t xml:space="preserve"> </w:t>
      </w:r>
      <w:r>
        <w:rPr>
          <w:color w:val="333333"/>
        </w:rPr>
        <w:t>of</w:t>
      </w:r>
      <w:r>
        <w:rPr>
          <w:color w:val="333333"/>
          <w:spacing w:val="-2"/>
        </w:rPr>
        <w:t xml:space="preserve"> </w:t>
      </w:r>
      <w:r>
        <w:rPr>
          <w:color w:val="333333"/>
        </w:rPr>
        <w:t>your</w:t>
      </w:r>
      <w:r>
        <w:rPr>
          <w:color w:val="333333"/>
          <w:spacing w:val="-3"/>
        </w:rPr>
        <w:t xml:space="preserve"> </w:t>
      </w:r>
      <w:r>
        <w:rPr>
          <w:color w:val="333333"/>
        </w:rPr>
        <w:t>department,</w:t>
      </w:r>
      <w:r>
        <w:rPr>
          <w:color w:val="333333"/>
          <w:spacing w:val="-2"/>
        </w:rPr>
        <w:t xml:space="preserve"> </w:t>
      </w:r>
      <w:r>
        <w:rPr>
          <w:color w:val="333333"/>
        </w:rPr>
        <w:t>division</w:t>
      </w:r>
      <w:r>
        <w:rPr>
          <w:color w:val="333333"/>
          <w:spacing w:val="-2"/>
        </w:rPr>
        <w:t xml:space="preserve"> </w:t>
      </w:r>
      <w:r>
        <w:rPr>
          <w:color w:val="333333"/>
        </w:rPr>
        <w:t>or</w:t>
      </w:r>
      <w:r>
        <w:rPr>
          <w:color w:val="333333"/>
          <w:spacing w:val="-3"/>
        </w:rPr>
        <w:t xml:space="preserve"> </w:t>
      </w:r>
      <w:r>
        <w:rPr>
          <w:color w:val="333333"/>
        </w:rPr>
        <w:t>center:</w:t>
      </w:r>
    </w:p>
    <w:p w14:paraId="30CB9614" w14:textId="77777777" w:rsidR="00814875" w:rsidRDefault="00EA5180">
      <w:pPr>
        <w:pStyle w:val="BodyText"/>
        <w:spacing w:before="138" w:line="230" w:lineRule="auto"/>
        <w:ind w:left="600" w:right="4598"/>
        <w:rPr>
          <w:rFonts w:ascii="Times New Roman"/>
        </w:rPr>
      </w:pPr>
      <w:r>
        <w:rPr>
          <w:noProof/>
          <w:position w:val="2"/>
        </w:rPr>
        <w:drawing>
          <wp:inline distT="0" distB="0" distL="0" distR="0" wp14:anchorId="3260041A" wp14:editId="288A2F9D">
            <wp:extent cx="50800" cy="50800"/>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61" cstate="print"/>
                    <a:stretch>
                      <a:fillRect/>
                    </a:stretch>
                  </pic:blipFill>
                  <pic:spPr>
                    <a:xfrm>
                      <a:off x="0" y="0"/>
                      <a:ext cx="50800" cy="50800"/>
                    </a:xfrm>
                    <a:prstGeom prst="rect">
                      <a:avLst/>
                    </a:prstGeom>
                  </pic:spPr>
                </pic:pic>
              </a:graphicData>
            </a:graphic>
          </wp:inline>
        </w:drawing>
      </w:r>
      <w:r>
        <w:rPr>
          <w:rFonts w:ascii="Times New Roman"/>
        </w:rPr>
        <w:t xml:space="preserve"> </w:t>
      </w:r>
      <w:r>
        <w:rPr>
          <w:rFonts w:ascii="Times New Roman"/>
          <w:color w:val="333333"/>
        </w:rPr>
        <w:t>This</w:t>
      </w:r>
      <w:r>
        <w:rPr>
          <w:rFonts w:ascii="Times New Roman"/>
          <w:color w:val="333333"/>
          <w:spacing w:val="-4"/>
        </w:rPr>
        <w:t xml:space="preserve"> </w:t>
      </w:r>
      <w:r>
        <w:rPr>
          <w:rFonts w:ascii="Times New Roman"/>
          <w:color w:val="333333"/>
        </w:rPr>
        <w:t>research</w:t>
      </w:r>
      <w:r>
        <w:rPr>
          <w:rFonts w:ascii="Times New Roman"/>
          <w:color w:val="333333"/>
          <w:spacing w:val="-4"/>
        </w:rPr>
        <w:t xml:space="preserve"> </w:t>
      </w:r>
      <w:r>
        <w:rPr>
          <w:rFonts w:ascii="Times New Roman"/>
          <w:color w:val="333333"/>
        </w:rPr>
        <w:t>is</w:t>
      </w:r>
      <w:r>
        <w:rPr>
          <w:rFonts w:ascii="Times New Roman"/>
          <w:color w:val="333333"/>
          <w:spacing w:val="-4"/>
        </w:rPr>
        <w:t xml:space="preserve"> </w:t>
      </w:r>
      <w:r>
        <w:rPr>
          <w:rFonts w:ascii="Times New Roman"/>
          <w:color w:val="333333"/>
        </w:rPr>
        <w:t>appropriate</w:t>
      </w:r>
      <w:r>
        <w:rPr>
          <w:rFonts w:ascii="Times New Roman"/>
          <w:color w:val="333333"/>
          <w:spacing w:val="-5"/>
        </w:rPr>
        <w:t xml:space="preserve"> </w:t>
      </w:r>
      <w:r>
        <w:rPr>
          <w:rFonts w:ascii="Times New Roman"/>
          <w:color w:val="333333"/>
        </w:rPr>
        <w:t>for</w:t>
      </w:r>
      <w:r>
        <w:rPr>
          <w:rFonts w:ascii="Times New Roman"/>
          <w:color w:val="333333"/>
          <w:spacing w:val="-4"/>
        </w:rPr>
        <w:t xml:space="preserve"> </w:t>
      </w:r>
      <w:r>
        <w:rPr>
          <w:rFonts w:ascii="Times New Roman"/>
          <w:color w:val="333333"/>
        </w:rPr>
        <w:t>this</w:t>
      </w:r>
      <w:r>
        <w:rPr>
          <w:rFonts w:ascii="Times New Roman"/>
          <w:color w:val="333333"/>
          <w:spacing w:val="-4"/>
        </w:rPr>
        <w:t xml:space="preserve"> </w:t>
      </w:r>
      <w:r>
        <w:rPr>
          <w:rFonts w:ascii="Times New Roman"/>
          <w:color w:val="333333"/>
        </w:rPr>
        <w:t>Investigator</w:t>
      </w:r>
      <w:r>
        <w:rPr>
          <w:rFonts w:ascii="Times New Roman"/>
          <w:color w:val="333333"/>
          <w:spacing w:val="-4"/>
        </w:rPr>
        <w:t xml:space="preserve"> </w:t>
      </w:r>
      <w:r>
        <w:rPr>
          <w:rFonts w:ascii="Times New Roman"/>
          <w:color w:val="333333"/>
        </w:rPr>
        <w:t>and</w:t>
      </w:r>
      <w:r>
        <w:rPr>
          <w:rFonts w:ascii="Times New Roman"/>
          <w:color w:val="333333"/>
          <w:spacing w:val="-4"/>
        </w:rPr>
        <w:t xml:space="preserve"> </w:t>
      </w:r>
      <w:r>
        <w:rPr>
          <w:rFonts w:ascii="Times New Roman"/>
          <w:color w:val="333333"/>
        </w:rPr>
        <w:t>our</w:t>
      </w:r>
      <w:r>
        <w:rPr>
          <w:rFonts w:ascii="Times New Roman"/>
          <w:color w:val="333333"/>
          <w:spacing w:val="-4"/>
        </w:rPr>
        <w:t xml:space="preserve"> </w:t>
      </w:r>
      <w:r>
        <w:rPr>
          <w:rFonts w:ascii="Times New Roman"/>
          <w:color w:val="333333"/>
        </w:rPr>
        <w:t xml:space="preserve">department </w:t>
      </w:r>
      <w:r>
        <w:rPr>
          <w:rFonts w:ascii="Times New Roman"/>
          <w:noProof/>
          <w:color w:val="333333"/>
          <w:spacing w:val="-1"/>
          <w:position w:val="2"/>
        </w:rPr>
        <w:drawing>
          <wp:inline distT="0" distB="0" distL="0" distR="0" wp14:anchorId="58516F87" wp14:editId="4730718C">
            <wp:extent cx="50800" cy="50800"/>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62" cstate="print"/>
                    <a:stretch>
                      <a:fillRect/>
                    </a:stretch>
                  </pic:blipFill>
                  <pic:spPr>
                    <a:xfrm>
                      <a:off x="0" y="0"/>
                      <a:ext cx="50800" cy="50800"/>
                    </a:xfrm>
                    <a:prstGeom prst="rect">
                      <a:avLst/>
                    </a:prstGeom>
                  </pic:spPr>
                </pic:pic>
              </a:graphicData>
            </a:graphic>
          </wp:inline>
        </w:drawing>
      </w:r>
      <w:r>
        <w:rPr>
          <w:rFonts w:ascii="Times New Roman"/>
          <w:color w:val="333333"/>
          <w:spacing w:val="-1"/>
        </w:rPr>
        <w:t xml:space="preserve"> </w:t>
      </w:r>
      <w:r>
        <w:rPr>
          <w:rFonts w:ascii="Times New Roman"/>
          <w:color w:val="333333"/>
        </w:rPr>
        <w:t>The investigator(s) are qualified to conduct the research</w:t>
      </w:r>
    </w:p>
    <w:p w14:paraId="0D4953F6" w14:textId="77777777" w:rsidR="00814875" w:rsidRDefault="00EA5180">
      <w:pPr>
        <w:pStyle w:val="BodyText"/>
        <w:spacing w:line="216" w:lineRule="exact"/>
        <w:ind w:left="600"/>
        <w:rPr>
          <w:rFonts w:ascii="Times New Roman"/>
        </w:rPr>
      </w:pPr>
      <w:r>
        <w:rPr>
          <w:noProof/>
          <w:position w:val="2"/>
        </w:rPr>
        <w:drawing>
          <wp:inline distT="0" distB="0" distL="0" distR="0" wp14:anchorId="2880EA18" wp14:editId="74A15336">
            <wp:extent cx="50800" cy="50800"/>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61" cstate="print"/>
                    <a:stretch>
                      <a:fillRect/>
                    </a:stretch>
                  </pic:blipFill>
                  <pic:spPr>
                    <a:xfrm>
                      <a:off x="0" y="0"/>
                      <a:ext cx="50800" cy="50800"/>
                    </a:xfrm>
                    <a:prstGeom prst="rect">
                      <a:avLst/>
                    </a:prstGeom>
                  </pic:spPr>
                </pic:pic>
              </a:graphicData>
            </a:graphic>
          </wp:inline>
        </w:drawing>
      </w:r>
      <w:r>
        <w:rPr>
          <w:rFonts w:ascii="Times New Roman"/>
          <w:spacing w:val="10"/>
        </w:rPr>
        <w:t xml:space="preserve"> </w:t>
      </w:r>
      <w:r>
        <w:rPr>
          <w:rFonts w:ascii="Times New Roman"/>
          <w:color w:val="333333"/>
        </w:rPr>
        <w:t>There are adequate resources (including financial, support and facilities) available</w:t>
      </w:r>
    </w:p>
    <w:p w14:paraId="5126BDE9" w14:textId="77777777" w:rsidR="00814875" w:rsidRDefault="00EA5180">
      <w:pPr>
        <w:pStyle w:val="BodyText"/>
        <w:spacing w:before="3" w:line="230" w:lineRule="auto"/>
        <w:ind w:left="600" w:right="2047"/>
        <w:rPr>
          <w:rFonts w:ascii="Times New Roman"/>
        </w:rPr>
      </w:pPr>
      <w:r>
        <w:rPr>
          <w:noProof/>
          <w:position w:val="2"/>
        </w:rPr>
        <w:drawing>
          <wp:inline distT="0" distB="0" distL="0" distR="0" wp14:anchorId="6C023D2B" wp14:editId="2CF192E2">
            <wp:extent cx="50800" cy="50800"/>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61" cstate="print"/>
                    <a:stretch>
                      <a:fillRect/>
                    </a:stretch>
                  </pic:blipFill>
                  <pic:spPr>
                    <a:xfrm>
                      <a:off x="0" y="0"/>
                      <a:ext cx="50800" cy="50800"/>
                    </a:xfrm>
                    <a:prstGeom prst="rect">
                      <a:avLst/>
                    </a:prstGeom>
                  </pic:spPr>
                </pic:pic>
              </a:graphicData>
            </a:graphic>
          </wp:inline>
        </w:drawing>
      </w:r>
      <w:r>
        <w:rPr>
          <w:rFonts w:ascii="Times New Roman"/>
        </w:rPr>
        <w:t xml:space="preserve"> </w:t>
      </w:r>
      <w:r>
        <w:rPr>
          <w:rFonts w:ascii="Times New Roman"/>
          <w:color w:val="333333"/>
        </w:rPr>
        <w:t>For</w:t>
      </w:r>
      <w:r>
        <w:rPr>
          <w:rFonts w:ascii="Times New Roman"/>
          <w:color w:val="333333"/>
          <w:spacing w:val="-3"/>
        </w:rPr>
        <w:t xml:space="preserve"> </w:t>
      </w:r>
      <w:r>
        <w:rPr>
          <w:rFonts w:ascii="Times New Roman"/>
          <w:color w:val="333333"/>
        </w:rPr>
        <w:t>units</w:t>
      </w:r>
      <w:r>
        <w:rPr>
          <w:rFonts w:ascii="Times New Roman"/>
          <w:color w:val="333333"/>
          <w:spacing w:val="-3"/>
        </w:rPr>
        <w:t xml:space="preserve"> </w:t>
      </w:r>
      <w:r>
        <w:rPr>
          <w:rFonts w:ascii="Times New Roman"/>
          <w:color w:val="333333"/>
        </w:rPr>
        <w:t>that</w:t>
      </w:r>
      <w:r>
        <w:rPr>
          <w:rFonts w:ascii="Times New Roman"/>
          <w:color w:val="333333"/>
          <w:spacing w:val="-3"/>
        </w:rPr>
        <w:t xml:space="preserve"> </w:t>
      </w:r>
      <w:r>
        <w:rPr>
          <w:rFonts w:ascii="Times New Roman"/>
          <w:color w:val="333333"/>
        </w:rPr>
        <w:t>have</w:t>
      </w:r>
      <w:r>
        <w:rPr>
          <w:rFonts w:ascii="Times New Roman"/>
          <w:color w:val="333333"/>
          <w:spacing w:val="-3"/>
        </w:rPr>
        <w:t xml:space="preserve"> </w:t>
      </w:r>
      <w:r>
        <w:rPr>
          <w:rFonts w:ascii="Times New Roman"/>
          <w:color w:val="333333"/>
        </w:rPr>
        <w:t>a</w:t>
      </w:r>
      <w:r>
        <w:rPr>
          <w:rFonts w:ascii="Times New Roman"/>
          <w:color w:val="333333"/>
          <w:spacing w:val="-3"/>
        </w:rPr>
        <w:t xml:space="preserve"> </w:t>
      </w:r>
      <w:r>
        <w:rPr>
          <w:rFonts w:ascii="Times New Roman"/>
          <w:color w:val="333333"/>
        </w:rPr>
        <w:t>local</w:t>
      </w:r>
      <w:r>
        <w:rPr>
          <w:rFonts w:ascii="Times New Roman"/>
          <w:color w:val="333333"/>
          <w:spacing w:val="-3"/>
        </w:rPr>
        <w:t xml:space="preserve"> </w:t>
      </w:r>
      <w:r>
        <w:rPr>
          <w:rFonts w:ascii="Times New Roman"/>
          <w:color w:val="333333"/>
        </w:rPr>
        <w:t>review</w:t>
      </w:r>
      <w:r>
        <w:rPr>
          <w:rFonts w:ascii="Times New Roman"/>
          <w:color w:val="333333"/>
          <w:spacing w:val="-3"/>
        </w:rPr>
        <w:t xml:space="preserve"> </w:t>
      </w:r>
      <w:r>
        <w:rPr>
          <w:rFonts w:ascii="Times New Roman"/>
          <w:color w:val="333333"/>
        </w:rPr>
        <w:t>committee</w:t>
      </w:r>
      <w:r>
        <w:rPr>
          <w:rFonts w:ascii="Times New Roman"/>
          <w:color w:val="333333"/>
          <w:spacing w:val="-3"/>
        </w:rPr>
        <w:t xml:space="preserve"> </w:t>
      </w:r>
      <w:r>
        <w:rPr>
          <w:rFonts w:ascii="Times New Roman"/>
          <w:color w:val="333333"/>
        </w:rPr>
        <w:t>for</w:t>
      </w:r>
      <w:r>
        <w:rPr>
          <w:rFonts w:ascii="Times New Roman"/>
          <w:color w:val="333333"/>
          <w:spacing w:val="-3"/>
        </w:rPr>
        <w:t xml:space="preserve"> </w:t>
      </w:r>
      <w:r>
        <w:rPr>
          <w:rFonts w:ascii="Times New Roman"/>
          <w:color w:val="333333"/>
        </w:rPr>
        <w:t>pre-IRB</w:t>
      </w:r>
      <w:r>
        <w:rPr>
          <w:rFonts w:ascii="Times New Roman"/>
          <w:color w:val="333333"/>
          <w:spacing w:val="-4"/>
        </w:rPr>
        <w:t xml:space="preserve"> </w:t>
      </w:r>
      <w:r>
        <w:rPr>
          <w:rFonts w:ascii="Times New Roman"/>
          <w:color w:val="333333"/>
        </w:rPr>
        <w:t>review,</w:t>
      </w:r>
      <w:r>
        <w:rPr>
          <w:rFonts w:ascii="Times New Roman"/>
          <w:color w:val="333333"/>
          <w:spacing w:val="-3"/>
        </w:rPr>
        <w:t xml:space="preserve"> </w:t>
      </w:r>
      <w:r>
        <w:rPr>
          <w:rFonts w:ascii="Times New Roman"/>
          <w:color w:val="333333"/>
        </w:rPr>
        <w:t>this</w:t>
      </w:r>
      <w:r>
        <w:rPr>
          <w:rFonts w:ascii="Times New Roman"/>
          <w:color w:val="333333"/>
          <w:spacing w:val="-3"/>
        </w:rPr>
        <w:t xml:space="preserve"> </w:t>
      </w:r>
      <w:r>
        <w:rPr>
          <w:rFonts w:ascii="Times New Roman"/>
          <w:color w:val="333333"/>
        </w:rPr>
        <w:t>requirement</w:t>
      </w:r>
      <w:r>
        <w:rPr>
          <w:rFonts w:ascii="Times New Roman"/>
          <w:color w:val="333333"/>
          <w:spacing w:val="-3"/>
        </w:rPr>
        <w:t xml:space="preserve"> </w:t>
      </w:r>
      <w:r>
        <w:rPr>
          <w:rFonts w:ascii="Times New Roman"/>
          <w:color w:val="333333"/>
        </w:rPr>
        <w:t>has</w:t>
      </w:r>
      <w:r>
        <w:rPr>
          <w:rFonts w:ascii="Times New Roman"/>
          <w:color w:val="333333"/>
          <w:spacing w:val="-3"/>
        </w:rPr>
        <w:t xml:space="preserve"> </w:t>
      </w:r>
      <w:r>
        <w:rPr>
          <w:rFonts w:ascii="Times New Roman"/>
          <w:color w:val="333333"/>
        </w:rPr>
        <w:t>been</w:t>
      </w:r>
      <w:r>
        <w:rPr>
          <w:rFonts w:ascii="Times New Roman"/>
          <w:color w:val="333333"/>
          <w:spacing w:val="-3"/>
        </w:rPr>
        <w:t xml:space="preserve"> </w:t>
      </w:r>
      <w:r>
        <w:rPr>
          <w:rFonts w:ascii="Times New Roman"/>
          <w:color w:val="333333"/>
        </w:rPr>
        <w:t xml:space="preserve">satisfied </w:t>
      </w:r>
      <w:r>
        <w:rPr>
          <w:rFonts w:ascii="Times New Roman"/>
          <w:noProof/>
          <w:color w:val="333333"/>
          <w:position w:val="2"/>
        </w:rPr>
        <w:drawing>
          <wp:inline distT="0" distB="0" distL="0" distR="0" wp14:anchorId="4A9CB01B" wp14:editId="781CEB00">
            <wp:extent cx="50800" cy="50800"/>
            <wp:effectExtent l="0" t="0" r="0" b="0"/>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62" cstate="print"/>
                    <a:stretch>
                      <a:fillRect/>
                    </a:stretch>
                  </pic:blipFill>
                  <pic:spPr>
                    <a:xfrm>
                      <a:off x="0" y="0"/>
                      <a:ext cx="50800" cy="50800"/>
                    </a:xfrm>
                    <a:prstGeom prst="rect">
                      <a:avLst/>
                    </a:prstGeom>
                  </pic:spPr>
                </pic:pic>
              </a:graphicData>
            </a:graphic>
          </wp:inline>
        </w:drawing>
      </w:r>
      <w:r>
        <w:rPr>
          <w:rFonts w:ascii="Times New Roman"/>
          <w:color w:val="333333"/>
        </w:rPr>
        <w:t xml:space="preserve"> I support this application, and hereby submit it for further review</w:t>
      </w:r>
    </w:p>
    <w:p w14:paraId="565080AA" w14:textId="77777777" w:rsidR="00814875" w:rsidRDefault="00EA5180">
      <w:pPr>
        <w:pStyle w:val="BodyText"/>
        <w:spacing w:before="138" w:line="230" w:lineRule="auto"/>
        <w:ind w:left="120"/>
        <w:rPr>
          <w:rFonts w:ascii="Times New Roman"/>
        </w:rPr>
      </w:pPr>
      <w:r>
        <w:rPr>
          <w:rFonts w:ascii="Times New Roman"/>
          <w:color w:val="333333"/>
        </w:rPr>
        <w:t>This study proposes research that has been determined to include Security Level 2 data security requirements. I agree to accept responsibility</w:t>
      </w:r>
      <w:r>
        <w:rPr>
          <w:rFonts w:ascii="Times New Roman"/>
          <w:color w:val="333333"/>
          <w:spacing w:val="-2"/>
        </w:rPr>
        <w:t xml:space="preserve"> </w:t>
      </w:r>
      <w:r>
        <w:rPr>
          <w:rFonts w:ascii="Times New Roman"/>
          <w:color w:val="333333"/>
        </w:rPr>
        <w:t>for</w:t>
      </w:r>
      <w:r>
        <w:rPr>
          <w:rFonts w:ascii="Times New Roman"/>
          <w:color w:val="333333"/>
          <w:spacing w:val="-2"/>
        </w:rPr>
        <w:t xml:space="preserve"> </w:t>
      </w:r>
      <w:r>
        <w:rPr>
          <w:rFonts w:ascii="Times New Roman"/>
          <w:color w:val="333333"/>
        </w:rPr>
        <w:t>managing</w:t>
      </w:r>
      <w:r>
        <w:rPr>
          <w:rFonts w:ascii="Times New Roman"/>
          <w:color w:val="333333"/>
          <w:spacing w:val="-2"/>
        </w:rPr>
        <w:t xml:space="preserve"> </w:t>
      </w:r>
      <w:r>
        <w:rPr>
          <w:rFonts w:ascii="Times New Roman"/>
          <w:color w:val="333333"/>
        </w:rPr>
        <w:t>these</w:t>
      </w:r>
      <w:r>
        <w:rPr>
          <w:rFonts w:ascii="Times New Roman"/>
          <w:color w:val="333333"/>
          <w:spacing w:val="-3"/>
        </w:rPr>
        <w:t xml:space="preserve"> </w:t>
      </w:r>
      <w:r>
        <w:rPr>
          <w:rFonts w:ascii="Times New Roman"/>
          <w:color w:val="333333"/>
        </w:rPr>
        <w:t>risks</w:t>
      </w:r>
      <w:r>
        <w:rPr>
          <w:rFonts w:ascii="Times New Roman"/>
          <w:color w:val="333333"/>
          <w:spacing w:val="-2"/>
        </w:rPr>
        <w:t xml:space="preserve"> </w:t>
      </w:r>
      <w:r>
        <w:rPr>
          <w:rFonts w:ascii="Times New Roman"/>
          <w:color w:val="333333"/>
        </w:rPr>
        <w:t>appropriately</w:t>
      </w:r>
      <w:r>
        <w:rPr>
          <w:rFonts w:ascii="Times New Roman"/>
          <w:color w:val="333333"/>
          <w:spacing w:val="-2"/>
        </w:rPr>
        <w:t xml:space="preserve"> </w:t>
      </w:r>
      <w:r>
        <w:rPr>
          <w:rFonts w:ascii="Times New Roman"/>
          <w:color w:val="333333"/>
        </w:rPr>
        <w:t>in</w:t>
      </w:r>
      <w:r>
        <w:rPr>
          <w:rFonts w:ascii="Times New Roman"/>
          <w:color w:val="333333"/>
          <w:spacing w:val="-2"/>
        </w:rPr>
        <w:t xml:space="preserve"> </w:t>
      </w:r>
      <w:r>
        <w:rPr>
          <w:rFonts w:ascii="Times New Roman"/>
          <w:color w:val="333333"/>
        </w:rPr>
        <w:t>consultation</w:t>
      </w:r>
      <w:r>
        <w:rPr>
          <w:rFonts w:ascii="Times New Roman"/>
          <w:color w:val="333333"/>
          <w:spacing w:val="-2"/>
        </w:rPr>
        <w:t xml:space="preserve"> </w:t>
      </w:r>
      <w:r>
        <w:rPr>
          <w:rFonts w:ascii="Times New Roman"/>
          <w:color w:val="333333"/>
        </w:rPr>
        <w:t>with</w:t>
      </w:r>
      <w:r>
        <w:rPr>
          <w:rFonts w:ascii="Times New Roman"/>
          <w:color w:val="333333"/>
          <w:spacing w:val="-2"/>
        </w:rPr>
        <w:t xml:space="preserve"> </w:t>
      </w:r>
      <w:r>
        <w:rPr>
          <w:rFonts w:ascii="Times New Roman"/>
          <w:color w:val="333333"/>
        </w:rPr>
        <w:t>departmental</w:t>
      </w:r>
      <w:r>
        <w:rPr>
          <w:rFonts w:ascii="Times New Roman"/>
          <w:color w:val="333333"/>
          <w:spacing w:val="-3"/>
        </w:rPr>
        <w:t xml:space="preserve"> </w:t>
      </w:r>
      <w:r>
        <w:rPr>
          <w:rFonts w:ascii="Times New Roman"/>
          <w:color w:val="333333"/>
        </w:rPr>
        <w:t>and/or</w:t>
      </w:r>
      <w:r>
        <w:rPr>
          <w:rFonts w:ascii="Times New Roman"/>
          <w:color w:val="333333"/>
          <w:spacing w:val="-2"/>
        </w:rPr>
        <w:t xml:space="preserve"> </w:t>
      </w:r>
      <w:r>
        <w:rPr>
          <w:rFonts w:ascii="Times New Roman"/>
          <w:color w:val="333333"/>
        </w:rPr>
        <w:t>campus</w:t>
      </w:r>
      <w:r>
        <w:rPr>
          <w:rFonts w:ascii="Times New Roman"/>
          <w:color w:val="333333"/>
          <w:spacing w:val="-2"/>
        </w:rPr>
        <w:t xml:space="preserve"> </w:t>
      </w:r>
      <w:r>
        <w:rPr>
          <w:rFonts w:ascii="Times New Roman"/>
          <w:color w:val="333333"/>
        </w:rPr>
        <w:t>security</w:t>
      </w:r>
      <w:r>
        <w:rPr>
          <w:rFonts w:ascii="Times New Roman"/>
          <w:color w:val="333333"/>
          <w:spacing w:val="-2"/>
        </w:rPr>
        <w:t xml:space="preserve"> </w:t>
      </w:r>
      <w:r>
        <w:rPr>
          <w:rFonts w:ascii="Times New Roman"/>
          <w:color w:val="333333"/>
        </w:rPr>
        <w:t>personnel.</w:t>
      </w:r>
      <w:r>
        <w:rPr>
          <w:rFonts w:ascii="Times New Roman"/>
          <w:color w:val="333333"/>
          <w:spacing w:val="-2"/>
        </w:rPr>
        <w:t xml:space="preserve"> </w:t>
      </w:r>
      <w:r>
        <w:rPr>
          <w:rFonts w:ascii="Times New Roman"/>
          <w:color w:val="333333"/>
        </w:rPr>
        <w:t>The</w:t>
      </w:r>
      <w:r>
        <w:rPr>
          <w:rFonts w:ascii="Times New Roman"/>
          <w:color w:val="333333"/>
          <w:spacing w:val="-3"/>
        </w:rPr>
        <w:t xml:space="preserve"> </w:t>
      </w:r>
      <w:r>
        <w:rPr>
          <w:rFonts w:ascii="Times New Roman"/>
          <w:color w:val="333333"/>
        </w:rPr>
        <w:t>Data Security Requirements addendum can be reviewed</w:t>
      </w:r>
      <w:r>
        <w:rPr>
          <w:rFonts w:ascii="Times New Roman"/>
          <w:color w:val="333333"/>
          <w:spacing w:val="40"/>
        </w:rPr>
        <w:t xml:space="preserve"> </w:t>
      </w:r>
      <w:r>
        <w:rPr>
          <w:rFonts w:ascii="Times New Roman"/>
          <w:color w:val="0000FF"/>
          <w:u w:val="single" w:color="0000FF"/>
        </w:rPr>
        <w:t>here</w:t>
      </w:r>
      <w:r>
        <w:rPr>
          <w:rFonts w:ascii="Times New Roman"/>
          <w:color w:val="333333"/>
        </w:rPr>
        <w:t>.</w:t>
      </w:r>
    </w:p>
    <w:p w14:paraId="6964DE9C" w14:textId="77777777" w:rsidR="00814875" w:rsidRDefault="00EA5180">
      <w:pPr>
        <w:pStyle w:val="BodyText"/>
        <w:spacing w:before="138" w:line="230" w:lineRule="auto"/>
        <w:ind w:left="740" w:hanging="140"/>
        <w:rPr>
          <w:rFonts w:ascii="Times New Roman"/>
        </w:rPr>
      </w:pPr>
      <w:r>
        <w:rPr>
          <w:noProof/>
          <w:position w:val="2"/>
        </w:rPr>
        <w:drawing>
          <wp:inline distT="0" distB="0" distL="0" distR="0" wp14:anchorId="08704E1F" wp14:editId="5771BD1F">
            <wp:extent cx="50800" cy="50800"/>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61" cstate="print"/>
                    <a:stretch>
                      <a:fillRect/>
                    </a:stretch>
                  </pic:blipFill>
                  <pic:spPr>
                    <a:xfrm>
                      <a:off x="0" y="0"/>
                      <a:ext cx="50800" cy="50800"/>
                    </a:xfrm>
                    <a:prstGeom prst="rect">
                      <a:avLst/>
                    </a:prstGeom>
                  </pic:spPr>
                </pic:pic>
              </a:graphicData>
            </a:graphic>
          </wp:inline>
        </w:drawing>
      </w:r>
      <w:r>
        <w:rPr>
          <w:rFonts w:ascii="Times New Roman"/>
        </w:rPr>
        <w:t xml:space="preserve"> </w:t>
      </w:r>
      <w:r>
        <w:rPr>
          <w:rFonts w:ascii="Times New Roman"/>
          <w:color w:val="333333"/>
        </w:rPr>
        <w:t>If</w:t>
      </w:r>
      <w:r>
        <w:rPr>
          <w:rFonts w:ascii="Times New Roman"/>
          <w:color w:val="333333"/>
          <w:spacing w:val="-2"/>
        </w:rPr>
        <w:t xml:space="preserve"> </w:t>
      </w:r>
      <w:r>
        <w:rPr>
          <w:rFonts w:ascii="Times New Roman"/>
          <w:color w:val="333333"/>
        </w:rPr>
        <w:t>you</w:t>
      </w:r>
      <w:r>
        <w:rPr>
          <w:rFonts w:ascii="Times New Roman"/>
          <w:color w:val="333333"/>
          <w:spacing w:val="-2"/>
        </w:rPr>
        <w:t xml:space="preserve"> </w:t>
      </w:r>
      <w:proofErr w:type="gramStart"/>
      <w:r>
        <w:rPr>
          <w:rFonts w:ascii="Times New Roman"/>
          <w:color w:val="333333"/>
        </w:rPr>
        <w:t>are</w:t>
      </w:r>
      <w:r>
        <w:rPr>
          <w:rFonts w:ascii="Times New Roman"/>
          <w:color w:val="333333"/>
          <w:spacing w:val="-3"/>
        </w:rPr>
        <w:t xml:space="preserve"> </w:t>
      </w:r>
      <w:r>
        <w:rPr>
          <w:rFonts w:ascii="Times New Roman"/>
          <w:color w:val="333333"/>
        </w:rPr>
        <w:t>approving</w:t>
      </w:r>
      <w:proofErr w:type="gramEnd"/>
      <w:r>
        <w:rPr>
          <w:rFonts w:ascii="Times New Roman"/>
          <w:color w:val="333333"/>
          <w:spacing w:val="-2"/>
        </w:rPr>
        <w:t xml:space="preserve"> </w:t>
      </w:r>
      <w:r>
        <w:rPr>
          <w:rFonts w:ascii="Times New Roman"/>
          <w:color w:val="333333"/>
        </w:rPr>
        <w:t>for</w:t>
      </w:r>
      <w:r>
        <w:rPr>
          <w:rFonts w:ascii="Times New Roman"/>
          <w:color w:val="333333"/>
          <w:spacing w:val="-2"/>
        </w:rPr>
        <w:t xml:space="preserve"> </w:t>
      </w:r>
      <w:r>
        <w:rPr>
          <w:rFonts w:ascii="Times New Roman"/>
          <w:color w:val="333333"/>
        </w:rPr>
        <w:t>other</w:t>
      </w:r>
      <w:r>
        <w:rPr>
          <w:rFonts w:ascii="Times New Roman"/>
          <w:color w:val="333333"/>
          <w:spacing w:val="-2"/>
        </w:rPr>
        <w:t xml:space="preserve"> </w:t>
      </w:r>
      <w:r>
        <w:rPr>
          <w:rFonts w:ascii="Times New Roman"/>
          <w:color w:val="333333"/>
        </w:rPr>
        <w:t>purposes</w:t>
      </w:r>
      <w:r>
        <w:rPr>
          <w:rFonts w:ascii="Times New Roman"/>
          <w:color w:val="333333"/>
          <w:spacing w:val="-2"/>
        </w:rPr>
        <w:t xml:space="preserve"> </w:t>
      </w:r>
      <w:r>
        <w:rPr>
          <w:rFonts w:ascii="Times New Roman"/>
          <w:color w:val="333333"/>
        </w:rPr>
        <w:t>(e.g.,</w:t>
      </w:r>
      <w:r>
        <w:rPr>
          <w:rFonts w:ascii="Times New Roman"/>
          <w:color w:val="333333"/>
          <w:spacing w:val="-2"/>
        </w:rPr>
        <w:t xml:space="preserve"> </w:t>
      </w:r>
      <w:r>
        <w:rPr>
          <w:rFonts w:ascii="Times New Roman"/>
          <w:color w:val="333333"/>
        </w:rPr>
        <w:t>CTRC,</w:t>
      </w:r>
      <w:r>
        <w:rPr>
          <w:rFonts w:ascii="Times New Roman"/>
          <w:color w:val="333333"/>
          <w:spacing w:val="-2"/>
        </w:rPr>
        <w:t xml:space="preserve"> </w:t>
      </w:r>
      <w:r>
        <w:rPr>
          <w:rFonts w:ascii="Times New Roman"/>
          <w:color w:val="333333"/>
        </w:rPr>
        <w:t>DSMB,</w:t>
      </w:r>
      <w:r>
        <w:rPr>
          <w:rFonts w:ascii="Times New Roman"/>
          <w:color w:val="333333"/>
          <w:spacing w:val="-2"/>
        </w:rPr>
        <w:t xml:space="preserve"> </w:t>
      </w:r>
      <w:r>
        <w:rPr>
          <w:rFonts w:ascii="Times New Roman"/>
          <w:color w:val="333333"/>
        </w:rPr>
        <w:t>IBC,</w:t>
      </w:r>
      <w:r>
        <w:rPr>
          <w:rFonts w:ascii="Times New Roman"/>
          <w:color w:val="333333"/>
          <w:spacing w:val="-2"/>
        </w:rPr>
        <w:t xml:space="preserve"> </w:t>
      </w:r>
      <w:r>
        <w:rPr>
          <w:rFonts w:ascii="Times New Roman"/>
          <w:color w:val="333333"/>
        </w:rPr>
        <w:t>PRC,</w:t>
      </w:r>
      <w:r>
        <w:rPr>
          <w:rFonts w:ascii="Times New Roman"/>
          <w:color w:val="333333"/>
          <w:spacing w:val="-2"/>
        </w:rPr>
        <w:t xml:space="preserve"> </w:t>
      </w:r>
      <w:r>
        <w:rPr>
          <w:rFonts w:ascii="Times New Roman"/>
          <w:color w:val="333333"/>
        </w:rPr>
        <w:t>RSC,</w:t>
      </w:r>
      <w:r>
        <w:rPr>
          <w:rFonts w:ascii="Times New Roman"/>
          <w:color w:val="333333"/>
          <w:spacing w:val="-2"/>
        </w:rPr>
        <w:t xml:space="preserve"> </w:t>
      </w:r>
      <w:r>
        <w:rPr>
          <w:rFonts w:ascii="Times New Roman"/>
          <w:color w:val="333333"/>
        </w:rPr>
        <w:t>or</w:t>
      </w:r>
      <w:r>
        <w:rPr>
          <w:rFonts w:ascii="Times New Roman"/>
          <w:color w:val="333333"/>
          <w:spacing w:val="-2"/>
        </w:rPr>
        <w:t xml:space="preserve"> </w:t>
      </w:r>
      <w:r>
        <w:rPr>
          <w:rFonts w:ascii="Times New Roman"/>
          <w:color w:val="333333"/>
        </w:rPr>
        <w:t>other</w:t>
      </w:r>
      <w:r>
        <w:rPr>
          <w:rFonts w:ascii="Times New Roman"/>
          <w:color w:val="333333"/>
          <w:spacing w:val="-2"/>
        </w:rPr>
        <w:t xml:space="preserve"> </w:t>
      </w:r>
      <w:r>
        <w:rPr>
          <w:rFonts w:ascii="Times New Roman"/>
          <w:color w:val="333333"/>
        </w:rPr>
        <w:t>review</w:t>
      </w:r>
      <w:r>
        <w:rPr>
          <w:rFonts w:ascii="Times New Roman"/>
          <w:color w:val="333333"/>
          <w:spacing w:val="-2"/>
        </w:rPr>
        <w:t xml:space="preserve"> </w:t>
      </w:r>
      <w:r>
        <w:rPr>
          <w:rFonts w:ascii="Times New Roman"/>
          <w:color w:val="333333"/>
        </w:rPr>
        <w:t>committees),</w:t>
      </w:r>
      <w:r>
        <w:rPr>
          <w:rFonts w:ascii="Times New Roman"/>
          <w:color w:val="333333"/>
          <w:spacing w:val="-2"/>
        </w:rPr>
        <w:t xml:space="preserve"> </w:t>
      </w:r>
      <w:r>
        <w:rPr>
          <w:rFonts w:ascii="Times New Roman"/>
          <w:color w:val="333333"/>
        </w:rPr>
        <w:t>you</w:t>
      </w:r>
      <w:r>
        <w:rPr>
          <w:rFonts w:ascii="Times New Roman"/>
          <w:color w:val="333333"/>
          <w:spacing w:val="-2"/>
        </w:rPr>
        <w:t xml:space="preserve"> </w:t>
      </w:r>
      <w:r>
        <w:rPr>
          <w:rFonts w:ascii="Times New Roman"/>
          <w:color w:val="333333"/>
        </w:rPr>
        <w:t>affirm</w:t>
      </w:r>
      <w:r>
        <w:rPr>
          <w:rFonts w:ascii="Times New Roman"/>
          <w:color w:val="333333"/>
          <w:spacing w:val="-3"/>
        </w:rPr>
        <w:t xml:space="preserve"> </w:t>
      </w:r>
      <w:r>
        <w:rPr>
          <w:rFonts w:ascii="Times New Roman"/>
          <w:color w:val="333333"/>
        </w:rPr>
        <w:t>the following: The proposed submission is approved and may be forwarded for IRB review.</w:t>
      </w:r>
    </w:p>
    <w:p w14:paraId="5DBCF33E" w14:textId="77777777" w:rsidR="00814875" w:rsidRDefault="00814875">
      <w:pPr>
        <w:pStyle w:val="BodyText"/>
        <w:spacing w:before="9"/>
        <w:rPr>
          <w:rFonts w:ascii="Times New Roman"/>
          <w:sz w:val="12"/>
        </w:rPr>
      </w:pPr>
    </w:p>
    <w:tbl>
      <w:tblPr>
        <w:tblW w:w="0" w:type="auto"/>
        <w:tblInd w:w="13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10540"/>
      </w:tblGrid>
      <w:tr w:rsidR="00814875" w14:paraId="5D85E3ED" w14:textId="77777777">
        <w:trPr>
          <w:trHeight w:val="2380"/>
        </w:trPr>
        <w:tc>
          <w:tcPr>
            <w:tcW w:w="10540" w:type="dxa"/>
          </w:tcPr>
          <w:p w14:paraId="34CC72EE" w14:textId="77777777" w:rsidR="00814875" w:rsidRDefault="00EA5180">
            <w:pPr>
              <w:pStyle w:val="TableParagraph"/>
              <w:spacing w:before="66" w:line="267" w:lineRule="exact"/>
              <w:ind w:left="180"/>
              <w:rPr>
                <w:b/>
                <w:sz w:val="24"/>
              </w:rPr>
            </w:pPr>
            <w:r>
              <w:rPr>
                <w:b/>
                <w:noProof/>
                <w:sz w:val="24"/>
              </w:rPr>
              <mc:AlternateContent>
                <mc:Choice Requires="wpg">
                  <w:drawing>
                    <wp:anchor distT="0" distB="0" distL="0" distR="0" simplePos="0" relativeHeight="486656000" behindDoc="1" locked="0" layoutInCell="1" allowOverlap="1" wp14:anchorId="41714180" wp14:editId="30EAB347">
                      <wp:simplePos x="0" y="0"/>
                      <wp:positionH relativeFrom="column">
                        <wp:posOffset>0</wp:posOffset>
                      </wp:positionH>
                      <wp:positionV relativeFrom="paragraph">
                        <wp:posOffset>-6310</wp:posOffset>
                      </wp:positionV>
                      <wp:extent cx="6705600" cy="1536700"/>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1536700"/>
                                <a:chOff x="0" y="0"/>
                                <a:chExt cx="6705600" cy="1536700"/>
                              </a:xfrm>
                            </wpg:grpSpPr>
                            <wps:wsp>
                              <wps:cNvPr id="304" name="Graphic 304"/>
                              <wps:cNvSpPr/>
                              <wps:spPr>
                                <a:xfrm>
                                  <a:off x="0" y="0"/>
                                  <a:ext cx="6705600" cy="1536700"/>
                                </a:xfrm>
                                <a:custGeom>
                                  <a:avLst/>
                                  <a:gdLst/>
                                  <a:ahLst/>
                                  <a:cxnLst/>
                                  <a:rect l="l" t="t" r="r" b="b"/>
                                  <a:pathLst>
                                    <a:path w="6705600" h="1536700">
                                      <a:moveTo>
                                        <a:pt x="6705600" y="0"/>
                                      </a:moveTo>
                                      <a:lnTo>
                                        <a:pt x="0" y="0"/>
                                      </a:lnTo>
                                      <a:lnTo>
                                        <a:pt x="0" y="1536700"/>
                                      </a:lnTo>
                                      <a:lnTo>
                                        <a:pt x="6705600" y="1536700"/>
                                      </a:lnTo>
                                      <a:lnTo>
                                        <a:pt x="6705600" y="0"/>
                                      </a:lnTo>
                                      <a:close/>
                                    </a:path>
                                  </a:pathLst>
                                </a:custGeom>
                                <a:solidFill>
                                  <a:srgbClr val="F8F8F8"/>
                                </a:solidFill>
                              </wps:spPr>
                              <wps:bodyPr wrap="square" lIns="0" tIns="0" rIns="0" bIns="0" rtlCol="0">
                                <a:prstTxWarp prst="textNoShape">
                                  <a:avLst/>
                                </a:prstTxWarp>
                                <a:noAutofit/>
                              </wps:bodyPr>
                            </wps:wsp>
                            <wps:wsp>
                              <wps:cNvPr id="305" name="Graphic 305"/>
                              <wps:cNvSpPr/>
                              <wps:spPr>
                                <a:xfrm>
                                  <a:off x="1143000" y="965200"/>
                                  <a:ext cx="4927600" cy="203200"/>
                                </a:xfrm>
                                <a:custGeom>
                                  <a:avLst/>
                                  <a:gdLst/>
                                  <a:ahLst/>
                                  <a:cxnLst/>
                                  <a:rect l="l" t="t" r="r" b="b"/>
                                  <a:pathLst>
                                    <a:path w="4927600" h="203200">
                                      <a:moveTo>
                                        <a:pt x="0" y="0"/>
                                      </a:moveTo>
                                      <a:lnTo>
                                        <a:pt x="4927600" y="0"/>
                                      </a:lnTo>
                                    </a:path>
                                    <a:path w="4927600" h="203200">
                                      <a:moveTo>
                                        <a:pt x="0" y="203200"/>
                                      </a:moveTo>
                                      <a:lnTo>
                                        <a:pt x="2857500" y="203200"/>
                                      </a:lnTo>
                                    </a:path>
                                    <a:path w="4927600" h="203200">
                                      <a:moveTo>
                                        <a:pt x="3263900" y="203200"/>
                                      </a:moveTo>
                                      <a:lnTo>
                                        <a:pt x="4927600" y="2032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3C883259" id="Group 303" o:spid="_x0000_s1026" style="position:absolute;margin-left:0;margin-top:-.5pt;width:528pt;height:121pt;z-index:-16660480;mso-wrap-distance-left:0;mso-wrap-distance-right:0" coordsize="67056,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">
                      <v:shape id="Graphic 304" o:spid="_x0000_s1027" style="position:absolute;width:67056;height:15367;visibility:visible;mso-wrap-style:square;v-text-anchor:top" coordsize="6705600,153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" path="m6705600,l,,,1536700r6705600,l6705600,xe" fillcolor="#f8f8f8" stroked="f">
                        <v:path arrowok="t"/>
                      </v:shape>
                      <v:shape id="Graphic 305" o:spid="_x0000_s1028" style="position:absolute;left:11430;top:9652;width:49276;height:2032;visibility:visible;mso-wrap-style:square;v-text-anchor:top" coordsize="49276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" path="m,l4927600,em,203200r2857500,em3263900,203200r1663700,e" filled="f" strokecolor="#ccc" strokeweight="1pt">
                        <v:path arrowok="t"/>
                      </v:shape>
                    </v:group>
                  </w:pict>
                </mc:Fallback>
              </mc:AlternateContent>
            </w:r>
            <w:r>
              <w:rPr>
                <w:b/>
                <w:color w:val="31659B"/>
                <w:sz w:val="24"/>
              </w:rPr>
              <w:t>Department</w:t>
            </w:r>
            <w:r>
              <w:rPr>
                <w:b/>
                <w:color w:val="31659B"/>
                <w:spacing w:val="-4"/>
                <w:sz w:val="24"/>
              </w:rPr>
              <w:t xml:space="preserve"> </w:t>
            </w:r>
            <w:r>
              <w:rPr>
                <w:b/>
                <w:color w:val="31659B"/>
                <w:sz w:val="24"/>
              </w:rPr>
              <w:t>Approval</w:t>
            </w:r>
            <w:r>
              <w:rPr>
                <w:b/>
                <w:color w:val="31659B"/>
                <w:spacing w:val="-4"/>
                <w:sz w:val="24"/>
              </w:rPr>
              <w:t xml:space="preserve"> </w:t>
            </w:r>
            <w:r>
              <w:rPr>
                <w:b/>
                <w:color w:val="31659B"/>
                <w:spacing w:val="-2"/>
                <w:sz w:val="24"/>
              </w:rPr>
              <w:t>Signatures:</w:t>
            </w:r>
          </w:p>
          <w:p w14:paraId="2261F366" w14:textId="77777777" w:rsidR="00814875" w:rsidRDefault="00EA5180">
            <w:pPr>
              <w:pStyle w:val="TableParagraph"/>
              <w:spacing w:before="1" w:line="228" w:lineRule="auto"/>
              <w:ind w:left="180"/>
            </w:pPr>
            <w:r>
              <w:rPr>
                <w:color w:val="333333"/>
              </w:rPr>
              <w:t>By</w:t>
            </w:r>
            <w:r>
              <w:rPr>
                <w:color w:val="333333"/>
                <w:spacing w:val="-2"/>
              </w:rPr>
              <w:t xml:space="preserve"> </w:t>
            </w:r>
            <w:r>
              <w:rPr>
                <w:color w:val="333333"/>
              </w:rPr>
              <w:t>signing</w:t>
            </w:r>
            <w:r>
              <w:rPr>
                <w:color w:val="333333"/>
                <w:spacing w:val="-2"/>
              </w:rPr>
              <w:t xml:space="preserve"> </w:t>
            </w:r>
            <w:r>
              <w:rPr>
                <w:color w:val="333333"/>
              </w:rPr>
              <w:t>in</w:t>
            </w:r>
            <w:r>
              <w:rPr>
                <w:color w:val="333333"/>
                <w:spacing w:val="-2"/>
              </w:rPr>
              <w:t xml:space="preserve"> </w:t>
            </w:r>
            <w:r>
              <w:rPr>
                <w:color w:val="333333"/>
              </w:rPr>
              <w:t>the</w:t>
            </w:r>
            <w:r>
              <w:rPr>
                <w:color w:val="333333"/>
                <w:spacing w:val="-3"/>
              </w:rPr>
              <w:t xml:space="preserve"> </w:t>
            </w:r>
            <w:r>
              <w:rPr>
                <w:color w:val="333333"/>
              </w:rPr>
              <w:t>appropriate</w:t>
            </w:r>
            <w:r>
              <w:rPr>
                <w:color w:val="333333"/>
                <w:spacing w:val="-3"/>
              </w:rPr>
              <w:t xml:space="preserve"> </w:t>
            </w:r>
            <w:r>
              <w:rPr>
                <w:color w:val="333333"/>
              </w:rPr>
              <w:t>space,</w:t>
            </w:r>
            <w:r>
              <w:rPr>
                <w:color w:val="333333"/>
                <w:spacing w:val="-2"/>
              </w:rPr>
              <w:t xml:space="preserve"> </w:t>
            </w:r>
            <w:r>
              <w:rPr>
                <w:color w:val="333333"/>
              </w:rPr>
              <w:t>the</w:t>
            </w:r>
            <w:r>
              <w:rPr>
                <w:color w:val="333333"/>
                <w:spacing w:val="-3"/>
              </w:rPr>
              <w:t xml:space="preserve"> </w:t>
            </w:r>
            <w:r>
              <w:rPr>
                <w:color w:val="333333"/>
              </w:rPr>
              <w:t>Department</w:t>
            </w:r>
            <w:r>
              <w:rPr>
                <w:color w:val="333333"/>
                <w:spacing w:val="-3"/>
              </w:rPr>
              <w:t xml:space="preserve"> </w:t>
            </w:r>
            <w:r>
              <w:rPr>
                <w:color w:val="333333"/>
              </w:rPr>
              <w:t>Chairperson(s)</w:t>
            </w:r>
            <w:r>
              <w:rPr>
                <w:color w:val="333333"/>
                <w:spacing w:val="-2"/>
              </w:rPr>
              <w:t xml:space="preserve"> </w:t>
            </w:r>
            <w:proofErr w:type="gramStart"/>
            <w:r>
              <w:rPr>
                <w:color w:val="333333"/>
              </w:rPr>
              <w:t>is</w:t>
            </w:r>
            <w:r>
              <w:rPr>
                <w:color w:val="333333"/>
                <w:spacing w:val="-2"/>
              </w:rPr>
              <w:t xml:space="preserve"> </w:t>
            </w:r>
            <w:r>
              <w:rPr>
                <w:color w:val="333333"/>
              </w:rPr>
              <w:t>indicating</w:t>
            </w:r>
            <w:proofErr w:type="gramEnd"/>
            <w:r>
              <w:rPr>
                <w:color w:val="333333"/>
                <w:spacing w:val="-2"/>
              </w:rPr>
              <w:t xml:space="preserve"> </w:t>
            </w:r>
            <w:r>
              <w:rPr>
                <w:color w:val="333333"/>
              </w:rPr>
              <w:t>only</w:t>
            </w:r>
            <w:r>
              <w:rPr>
                <w:color w:val="333333"/>
                <w:spacing w:val="-2"/>
              </w:rPr>
              <w:t xml:space="preserve"> </w:t>
            </w:r>
            <w:r>
              <w:rPr>
                <w:color w:val="333333"/>
              </w:rPr>
              <w:t>that</w:t>
            </w:r>
            <w:r>
              <w:rPr>
                <w:color w:val="333333"/>
                <w:spacing w:val="-3"/>
              </w:rPr>
              <w:t xml:space="preserve"> </w:t>
            </w:r>
            <w:r>
              <w:rPr>
                <w:color w:val="333333"/>
              </w:rPr>
              <w:t>he/she</w:t>
            </w:r>
            <w:r>
              <w:rPr>
                <w:color w:val="333333"/>
                <w:spacing w:val="-3"/>
              </w:rPr>
              <w:t xml:space="preserve"> </w:t>
            </w:r>
            <w:r>
              <w:rPr>
                <w:color w:val="333333"/>
              </w:rPr>
              <w:t>has</w:t>
            </w:r>
            <w:r>
              <w:rPr>
                <w:color w:val="333333"/>
                <w:spacing w:val="-2"/>
              </w:rPr>
              <w:t xml:space="preserve"> </w:t>
            </w:r>
            <w:r>
              <w:rPr>
                <w:color w:val="333333"/>
              </w:rPr>
              <w:t>seen</w:t>
            </w:r>
            <w:r>
              <w:rPr>
                <w:color w:val="333333"/>
                <w:spacing w:val="-2"/>
              </w:rPr>
              <w:t xml:space="preserve"> </w:t>
            </w:r>
            <w:r>
              <w:rPr>
                <w:color w:val="333333"/>
              </w:rPr>
              <w:t>and reviewed this submission</w:t>
            </w:r>
          </w:p>
          <w:p w14:paraId="22C348DA" w14:textId="77777777" w:rsidR="00814875" w:rsidRDefault="00814875">
            <w:pPr>
              <w:pStyle w:val="TableParagraph"/>
              <w:spacing w:before="135"/>
              <w:ind w:left="0"/>
            </w:pPr>
          </w:p>
          <w:p w14:paraId="38CEA0E6" w14:textId="77777777" w:rsidR="00814875" w:rsidRDefault="00EA5180">
            <w:pPr>
              <w:pStyle w:val="TableParagraph"/>
              <w:tabs>
                <w:tab w:val="left" w:pos="1819"/>
              </w:tabs>
              <w:ind w:left="360"/>
              <w:rPr>
                <w:rFonts w:ascii="Arial"/>
              </w:rPr>
            </w:pPr>
            <w:r>
              <w:rPr>
                <w:b/>
                <w:color w:val="666666"/>
                <w:spacing w:val="-2"/>
                <w:position w:val="-1"/>
              </w:rPr>
              <w:t>Department:</w:t>
            </w:r>
            <w:r>
              <w:rPr>
                <w:b/>
                <w:color w:val="666666"/>
                <w:position w:val="-1"/>
              </w:rPr>
              <w:tab/>
            </w:r>
            <w:r>
              <w:rPr>
                <w:rFonts w:ascii="Arial"/>
                <w:color w:val="333333"/>
              </w:rPr>
              <w:t>Family</w:t>
            </w:r>
            <w:r>
              <w:rPr>
                <w:rFonts w:ascii="Arial"/>
                <w:color w:val="333333"/>
                <w:spacing w:val="-1"/>
              </w:rPr>
              <w:t xml:space="preserve"> </w:t>
            </w:r>
            <w:r>
              <w:rPr>
                <w:rFonts w:ascii="Arial"/>
                <w:color w:val="333333"/>
                <w:spacing w:val="-2"/>
              </w:rPr>
              <w:t>Medicine</w:t>
            </w:r>
          </w:p>
          <w:p w14:paraId="69FF58E4" w14:textId="77777777" w:rsidR="00814875" w:rsidRDefault="00EA5180">
            <w:pPr>
              <w:pStyle w:val="TableParagraph"/>
              <w:tabs>
                <w:tab w:val="left" w:pos="6339"/>
              </w:tabs>
              <w:spacing w:before="67"/>
              <w:ind w:left="360"/>
              <w:rPr>
                <w:b/>
              </w:rPr>
            </w:pPr>
            <w:r>
              <w:rPr>
                <w:b/>
                <w:color w:val="666666"/>
                <w:spacing w:val="-2"/>
              </w:rPr>
              <w:t>Signature:</w:t>
            </w:r>
            <w:r>
              <w:rPr>
                <w:b/>
                <w:color w:val="666666"/>
              </w:rPr>
              <w:tab/>
            </w:r>
            <w:r>
              <w:rPr>
                <w:b/>
                <w:color w:val="666666"/>
                <w:spacing w:val="-2"/>
              </w:rPr>
              <w:t>Date:</w:t>
            </w:r>
          </w:p>
          <w:p w14:paraId="04020BA8" w14:textId="77777777" w:rsidR="00814875" w:rsidRDefault="00EA5180">
            <w:pPr>
              <w:pStyle w:val="TableParagraph"/>
              <w:tabs>
                <w:tab w:val="left" w:pos="9609"/>
              </w:tabs>
              <w:spacing w:before="67"/>
              <w:ind w:left="360"/>
            </w:pPr>
            <w:r>
              <w:rPr>
                <w:b/>
                <w:color w:val="666666"/>
              </w:rPr>
              <w:t>Name &amp; Title:</w:t>
            </w:r>
            <w:r>
              <w:rPr>
                <w:b/>
                <w:color w:val="666666"/>
                <w:spacing w:val="28"/>
              </w:rPr>
              <w:t xml:space="preserve"> </w:t>
            </w:r>
            <w:r>
              <w:rPr>
                <w:color w:val="666666"/>
                <w:u w:val="single" w:color="CCCCCC"/>
              </w:rPr>
              <w:tab/>
            </w:r>
          </w:p>
        </w:tc>
      </w:tr>
    </w:tbl>
    <w:p w14:paraId="7485E844" w14:textId="77777777" w:rsidR="00EA5180" w:rsidRDefault="00EA5180"/>
    <w:p w14:paraId="4E1F7723" w14:textId="77777777" w:rsidR="003F44EF" w:rsidRDefault="003F44EF"/>
    <w:p w14:paraId="46CF4E5C" w14:textId="77777777" w:rsidR="003F44EF" w:rsidRDefault="003F44EF"/>
    <w:p w14:paraId="3D22AA1A" w14:textId="77777777" w:rsidR="003F44EF" w:rsidRDefault="003F44EF"/>
    <w:p w14:paraId="3E0222AF" w14:textId="77777777" w:rsidR="003F44EF" w:rsidRPr="003F44EF" w:rsidRDefault="003F44EF" w:rsidP="003F44EF">
      <w:pPr>
        <w:pStyle w:val="EndNoteBibliography"/>
      </w:pPr>
      <w:r>
        <w:fldChar w:fldCharType="begin"/>
      </w:r>
      <w:r>
        <w:instrText xml:space="preserve"> ADDIN EN.REFLIST </w:instrText>
      </w:r>
      <w:r>
        <w:fldChar w:fldCharType="separate"/>
      </w:r>
      <w:r w:rsidRPr="003F44EF">
        <w:t>1.</w:t>
      </w:r>
      <w:r w:rsidRPr="003F44EF">
        <w:tab/>
        <w:t xml:space="preserve">Schoon I, Martin P, Ross P. Career transitions in times of social change: his and her story. </w:t>
      </w:r>
      <w:r w:rsidRPr="003F44EF">
        <w:rPr>
          <w:i/>
        </w:rPr>
        <w:t>Journal of Vocational Behavior</w:t>
      </w:r>
      <w:r w:rsidRPr="003F44EF">
        <w:t xml:space="preserve">. 2007;70(1):78-96. </w:t>
      </w:r>
    </w:p>
    <w:p w14:paraId="292BECB0" w14:textId="77777777" w:rsidR="003F44EF" w:rsidRPr="003F44EF" w:rsidRDefault="003F44EF" w:rsidP="003F44EF">
      <w:pPr>
        <w:pStyle w:val="EndNoteBibliography"/>
      </w:pPr>
      <w:r w:rsidRPr="003F44EF">
        <w:t>2.</w:t>
      </w:r>
      <w:r w:rsidRPr="003F44EF">
        <w:tab/>
        <w:t xml:space="preserve">Neugarten BL, Moore JW, Lowe JC. Age Norms, Age Constraints, and Adult Socialization. </w:t>
      </w:r>
      <w:r w:rsidRPr="003F44EF">
        <w:rPr>
          <w:i/>
        </w:rPr>
        <w:t>American Journal of Sociology</w:t>
      </w:r>
      <w:r w:rsidRPr="003F44EF">
        <w:t xml:space="preserve">. 1965;70(6):710-717. </w:t>
      </w:r>
    </w:p>
    <w:p w14:paraId="1C376BE5" w14:textId="77777777" w:rsidR="003F44EF" w:rsidRPr="003F44EF" w:rsidRDefault="003F44EF" w:rsidP="003F44EF">
      <w:pPr>
        <w:pStyle w:val="EndNoteBibliography"/>
      </w:pPr>
      <w:r w:rsidRPr="003F44EF">
        <w:t>3.</w:t>
      </w:r>
      <w:r w:rsidRPr="003F44EF">
        <w:tab/>
        <w:t xml:space="preserve">Riley MW, Johnson MF, Foner A. </w:t>
      </w:r>
      <w:r w:rsidRPr="003F44EF">
        <w:rPr>
          <w:i/>
        </w:rPr>
        <w:t>Aging and Society: A Sociology of Age Stratification</w:t>
      </w:r>
      <w:r w:rsidRPr="003F44EF">
        <w:t>. vol 3. Russell Sage; 1972.</w:t>
      </w:r>
    </w:p>
    <w:p w14:paraId="53D5CD18" w14:textId="77777777" w:rsidR="003F44EF" w:rsidRPr="003F44EF" w:rsidRDefault="003F44EF" w:rsidP="003F44EF">
      <w:pPr>
        <w:pStyle w:val="EndNoteBibliography"/>
      </w:pPr>
      <w:r w:rsidRPr="003F44EF">
        <w:lastRenderedPageBreak/>
        <w:t>4.</w:t>
      </w:r>
      <w:r w:rsidRPr="003F44EF">
        <w:tab/>
        <w:t xml:space="preserve">Birkett H, Carmichael F, Duberley J. Activity in the third age: examining the relatinoship between careers and retirement experience. </w:t>
      </w:r>
      <w:r w:rsidRPr="003F44EF">
        <w:rPr>
          <w:i/>
        </w:rPr>
        <w:t>Journal of Vocational Behavior</w:t>
      </w:r>
      <w:r w:rsidRPr="003F44EF">
        <w:t xml:space="preserve">. 2017;103(B):52-65. </w:t>
      </w:r>
    </w:p>
    <w:p w14:paraId="0104CA31" w14:textId="77777777" w:rsidR="003F44EF" w:rsidRPr="003F44EF" w:rsidRDefault="003F44EF" w:rsidP="003F44EF">
      <w:pPr>
        <w:pStyle w:val="EndNoteBibliography"/>
      </w:pPr>
      <w:r w:rsidRPr="003F44EF">
        <w:t>5.</w:t>
      </w:r>
      <w:r w:rsidRPr="003F44EF">
        <w:tab/>
        <w:t xml:space="preserve">Jepsen DA, Choudhur E. Stability and change in 25-year occupational career patterns. </w:t>
      </w:r>
      <w:r w:rsidRPr="003F44EF">
        <w:rPr>
          <w:i/>
        </w:rPr>
        <w:t>The Career Development Quarterly</w:t>
      </w:r>
      <w:r w:rsidRPr="003F44EF">
        <w:t xml:space="preserve">. 2001;50(1):3-19. </w:t>
      </w:r>
    </w:p>
    <w:p w14:paraId="64F91F3F" w14:textId="77777777" w:rsidR="003F44EF" w:rsidRPr="003F44EF" w:rsidRDefault="003F44EF" w:rsidP="003F44EF">
      <w:pPr>
        <w:pStyle w:val="EndNoteBibliography"/>
      </w:pPr>
      <w:r w:rsidRPr="003F44EF">
        <w:t>6.</w:t>
      </w:r>
      <w:r w:rsidRPr="003F44EF">
        <w:tab/>
        <w:t xml:space="preserve">Rouse LP, Nagy-Agren S, Gebhard RE, Bernstein WK. Women Physicians: Gender and the Medical Workplace. </w:t>
      </w:r>
      <w:r w:rsidRPr="003F44EF">
        <w:rPr>
          <w:i/>
        </w:rPr>
        <w:t>Journal of Women's Health</w:t>
      </w:r>
      <w:r w:rsidRPr="003F44EF">
        <w:t>. 2020;29(3):297-309. doi:10.1089/jwh.2018.7290</w:t>
      </w:r>
    </w:p>
    <w:p w14:paraId="7A082970" w14:textId="76FD0D6E" w:rsidR="003F44EF" w:rsidRDefault="003F44EF">
      <w:r>
        <w:fldChar w:fldCharType="end"/>
      </w:r>
    </w:p>
    <w:sectPr w:rsidR="003F44EF">
      <w:pgSz w:w="12240" w:h="15840"/>
      <w:pgMar w:top="580" w:right="720" w:bottom="460" w:left="720" w:header="170" w:footer="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AB08C" w14:textId="77777777" w:rsidR="00427544" w:rsidRDefault="00427544">
      <w:r>
        <w:separator/>
      </w:r>
    </w:p>
  </w:endnote>
  <w:endnote w:type="continuationSeparator" w:id="0">
    <w:p w14:paraId="21CEB681" w14:textId="77777777" w:rsidR="00427544" w:rsidRDefault="00427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743B" w14:textId="77777777" w:rsidR="00814875" w:rsidRDefault="00EA5180">
    <w:pPr>
      <w:pStyle w:val="BodyText"/>
      <w:spacing w:line="14" w:lineRule="auto"/>
    </w:pPr>
    <w:r>
      <w:rPr>
        <w:noProof/>
      </w:rPr>
      <mc:AlternateContent>
        <mc:Choice Requires="wps">
          <w:drawing>
            <wp:anchor distT="0" distB="0" distL="0" distR="0" simplePos="0" relativeHeight="486614528" behindDoc="1" locked="0" layoutInCell="1" allowOverlap="1" wp14:anchorId="380BFD06" wp14:editId="3EF6B1C9">
              <wp:simplePos x="0" y="0"/>
              <wp:positionH relativeFrom="page">
                <wp:posOffset>533400</wp:posOffset>
              </wp:positionH>
              <wp:positionV relativeFrom="page">
                <wp:posOffset>9715500</wp:posOffset>
              </wp:positionV>
              <wp:extent cx="6616700" cy="2540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6700" cy="254000"/>
                      </a:xfrm>
                      <a:custGeom>
                        <a:avLst/>
                        <a:gdLst/>
                        <a:ahLst/>
                        <a:cxnLst/>
                        <a:rect l="l" t="t" r="r" b="b"/>
                        <a:pathLst>
                          <a:path w="6616700" h="254000">
                            <a:moveTo>
                              <a:pt x="0" y="0"/>
                            </a:moveTo>
                            <a:lnTo>
                              <a:pt x="6616700" y="0"/>
                            </a:lnTo>
                          </a:path>
                          <a:path w="6616700" h="254000">
                            <a:moveTo>
                              <a:pt x="0" y="254000"/>
                            </a:moveTo>
                            <a:lnTo>
                              <a:pt x="6616700" y="254000"/>
                            </a:lnTo>
                          </a:path>
                          <a:path w="6616700" h="254000">
                            <a:moveTo>
                              <a:pt x="0" y="0"/>
                            </a:moveTo>
                            <a:lnTo>
                              <a:pt x="0" y="254000"/>
                            </a:lnTo>
                          </a:path>
                          <a:path w="6616700" h="254000">
                            <a:moveTo>
                              <a:pt x="6616700" y="0"/>
                            </a:moveTo>
                            <a:lnTo>
                              <a:pt x="6616700" y="25400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2A0EED2" id="Graphic 5" o:spid="_x0000_s1026" style="position:absolute;margin-left:42pt;margin-top:765pt;width:521pt;height:20pt;z-index:-16701952;visibility:visible;mso-wrap-style:square;mso-wrap-distance-left:0;mso-wrap-distance-top:0;mso-wrap-distance-right:0;mso-wrap-distance-bottom:0;mso-position-horizontal:absolute;mso-position-horizontal-relative:page;mso-position-vertical:absolute;mso-position-vertical-relative:page;v-text-anchor:top" coordsize="661670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" path="m,l6616700,em,254000r6616700,em,l,254000em6616700,r,254000e" filled="f" strokecolor="#ccc" strokeweight="1pt">
              <v:path arrowok="t"/>
              <w10:wrap anchorx="page" anchory="page"/>
            </v:shape>
          </w:pict>
        </mc:Fallback>
      </mc:AlternateContent>
    </w:r>
    <w:r>
      <w:rPr>
        <w:noProof/>
      </w:rPr>
      <mc:AlternateContent>
        <mc:Choice Requires="wps">
          <w:drawing>
            <wp:anchor distT="0" distB="0" distL="0" distR="0" simplePos="0" relativeHeight="486615040" behindDoc="1" locked="0" layoutInCell="1" allowOverlap="1" wp14:anchorId="190F475C" wp14:editId="7A315801">
              <wp:simplePos x="0" y="0"/>
              <wp:positionH relativeFrom="page">
                <wp:posOffset>571500</wp:posOffset>
              </wp:positionH>
              <wp:positionV relativeFrom="page">
                <wp:posOffset>9756111</wp:posOffset>
              </wp:positionV>
              <wp:extent cx="1266190" cy="1803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6190" cy="180340"/>
                      </a:xfrm>
                      <a:prstGeom prst="rect">
                        <a:avLst/>
                      </a:prstGeom>
                    </wps:spPr>
                    <wps:txbx>
                      <w:txbxContent>
                        <w:p w14:paraId="0A04855C" w14:textId="77777777" w:rsidR="00814875" w:rsidRDefault="00EA5180">
                          <w:pPr>
                            <w:spacing w:before="10"/>
                            <w:ind w:left="20"/>
                            <w:rPr>
                              <w:rFonts w:ascii="Times New Roman"/>
                            </w:rPr>
                          </w:pPr>
                          <w:r>
                            <w:rPr>
                              <w:rFonts w:ascii="Times New Roman"/>
                              <w:color w:val="333333"/>
                            </w:rPr>
                            <w:t>Reference</w:t>
                          </w:r>
                          <w:r>
                            <w:rPr>
                              <w:rFonts w:ascii="Times New Roman"/>
                              <w:color w:val="333333"/>
                              <w:spacing w:val="-6"/>
                            </w:rPr>
                            <w:t xml:space="preserve"> </w:t>
                          </w:r>
                          <w:r>
                            <w:rPr>
                              <w:rFonts w:ascii="Times New Roman"/>
                              <w:color w:val="333333"/>
                            </w:rPr>
                            <w:t>ID:</w:t>
                          </w:r>
                          <w:r>
                            <w:rPr>
                              <w:rFonts w:ascii="Times New Roman"/>
                              <w:color w:val="333333"/>
                              <w:spacing w:val="-6"/>
                            </w:rPr>
                            <w:t xml:space="preserve"> </w:t>
                          </w:r>
                          <w:r>
                            <w:rPr>
                              <w:rFonts w:ascii="Times New Roman"/>
                              <w:color w:val="333333"/>
                              <w:spacing w:val="-2"/>
                            </w:rPr>
                            <w:t>433274</w:t>
                          </w:r>
                        </w:p>
                      </w:txbxContent>
                    </wps:txbx>
                    <wps:bodyPr wrap="square" lIns="0" tIns="0" rIns="0" bIns="0" rtlCol="0">
                      <a:noAutofit/>
                    </wps:bodyPr>
                  </wps:wsp>
                </a:graphicData>
              </a:graphic>
            </wp:anchor>
          </w:drawing>
        </mc:Choice>
        <mc:Fallback>
          <w:pict>
            <v:shapetype w14:anchorId="190F475C" id="_x0000_t202" coordsize="21600,21600" o:spt="202" path="m,l,21600r21600,l21600,xe">
              <v:stroke joinstyle="miter"/>
              <v:path gradientshapeok="t" o:connecttype="rect"/>
            </v:shapetype>
            <v:shape id="Textbox 6" o:spid="_x0000_s1113" type="#_x0000_t202" style="position:absolute;margin-left:45pt;margin-top:768.2pt;width:99.7pt;height:14.2pt;z-index:-167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" filled="f" stroked="f">
              <v:textbox inset="0,0,0,0">
                <w:txbxContent>
                  <w:p w14:paraId="0A04855C" w14:textId="77777777" w:rsidR="00814875" w:rsidRDefault="00EA5180">
                    <w:pPr>
                      <w:spacing w:before="10"/>
                      <w:ind w:left="20"/>
                      <w:rPr>
                        <w:rFonts w:ascii="Times New Roman"/>
                      </w:rPr>
                    </w:pPr>
                    <w:r>
                      <w:rPr>
                        <w:rFonts w:ascii="Times New Roman"/>
                        <w:color w:val="333333"/>
                      </w:rPr>
                      <w:t>Reference</w:t>
                    </w:r>
                    <w:r>
                      <w:rPr>
                        <w:rFonts w:ascii="Times New Roman"/>
                        <w:color w:val="333333"/>
                        <w:spacing w:val="-6"/>
                      </w:rPr>
                      <w:t xml:space="preserve"> </w:t>
                    </w:r>
                    <w:r>
                      <w:rPr>
                        <w:rFonts w:ascii="Times New Roman"/>
                        <w:color w:val="333333"/>
                      </w:rPr>
                      <w:t>ID:</w:t>
                    </w:r>
                    <w:r>
                      <w:rPr>
                        <w:rFonts w:ascii="Times New Roman"/>
                        <w:color w:val="333333"/>
                        <w:spacing w:val="-6"/>
                      </w:rPr>
                      <w:t xml:space="preserve"> </w:t>
                    </w:r>
                    <w:r>
                      <w:rPr>
                        <w:rFonts w:ascii="Times New Roman"/>
                        <w:color w:val="333333"/>
                        <w:spacing w:val="-2"/>
                      </w:rPr>
                      <w:t>433274</w:t>
                    </w:r>
                  </w:p>
                </w:txbxContent>
              </v:textbox>
              <w10:wrap anchorx="page" anchory="page"/>
            </v:shape>
          </w:pict>
        </mc:Fallback>
      </mc:AlternateContent>
    </w:r>
    <w:r>
      <w:rPr>
        <w:noProof/>
      </w:rPr>
      <mc:AlternateContent>
        <mc:Choice Requires="wps">
          <w:drawing>
            <wp:anchor distT="0" distB="0" distL="0" distR="0" simplePos="0" relativeHeight="486615552" behindDoc="1" locked="0" layoutInCell="1" allowOverlap="1" wp14:anchorId="520A186C" wp14:editId="6857BD06">
              <wp:simplePos x="0" y="0"/>
              <wp:positionH relativeFrom="page">
                <wp:posOffset>3416300</wp:posOffset>
              </wp:positionH>
              <wp:positionV relativeFrom="page">
                <wp:posOffset>9756111</wp:posOffset>
              </wp:positionV>
              <wp:extent cx="882650" cy="1803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180340"/>
                      </a:xfrm>
                      <a:prstGeom prst="rect">
                        <a:avLst/>
                      </a:prstGeom>
                    </wps:spPr>
                    <wps:txbx>
                      <w:txbxContent>
                        <w:p w14:paraId="5232D3DF" w14:textId="77777777" w:rsidR="00814875" w:rsidRDefault="00EA5180">
                          <w:pPr>
                            <w:spacing w:before="10"/>
                            <w:ind w:left="20"/>
                            <w:rPr>
                              <w:rFonts w:ascii="Times New Roman"/>
                            </w:rPr>
                          </w:pPr>
                          <w:r>
                            <w:rPr>
                              <w:rFonts w:ascii="Times New Roman"/>
                              <w:color w:val="333333"/>
                            </w:rPr>
                            <w:t>Date</w:t>
                          </w:r>
                          <w:r>
                            <w:rPr>
                              <w:rFonts w:ascii="Times New Roman"/>
                              <w:color w:val="333333"/>
                              <w:spacing w:val="-3"/>
                            </w:rPr>
                            <w:t xml:space="preserve"> </w:t>
                          </w:r>
                          <w:r>
                            <w:rPr>
                              <w:rFonts w:ascii="Times New Roman"/>
                              <w:color w:val="333333"/>
                              <w:spacing w:val="-2"/>
                            </w:rPr>
                            <w:t>Received:</w:t>
                          </w:r>
                        </w:p>
                      </w:txbxContent>
                    </wps:txbx>
                    <wps:bodyPr wrap="square" lIns="0" tIns="0" rIns="0" bIns="0" rtlCol="0">
                      <a:noAutofit/>
                    </wps:bodyPr>
                  </wps:wsp>
                </a:graphicData>
              </a:graphic>
            </wp:anchor>
          </w:drawing>
        </mc:Choice>
        <mc:Fallback>
          <w:pict>
            <v:shape w14:anchorId="520A186C" id="Textbox 7" o:spid="_x0000_s1114" type="#_x0000_t202" style="position:absolute;margin-left:269pt;margin-top:768.2pt;width:69.5pt;height:14.2pt;z-index:-1670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" filled="f" stroked="f">
              <v:textbox inset="0,0,0,0">
                <w:txbxContent>
                  <w:p w14:paraId="5232D3DF" w14:textId="77777777" w:rsidR="00814875" w:rsidRDefault="00EA5180">
                    <w:pPr>
                      <w:spacing w:before="10"/>
                      <w:ind w:left="20"/>
                      <w:rPr>
                        <w:rFonts w:ascii="Times New Roman"/>
                      </w:rPr>
                    </w:pPr>
                    <w:r>
                      <w:rPr>
                        <w:rFonts w:ascii="Times New Roman"/>
                        <w:color w:val="333333"/>
                      </w:rPr>
                      <w:t>Date</w:t>
                    </w:r>
                    <w:r>
                      <w:rPr>
                        <w:rFonts w:ascii="Times New Roman"/>
                        <w:color w:val="333333"/>
                        <w:spacing w:val="-3"/>
                      </w:rPr>
                      <w:t xml:space="preserve"> </w:t>
                    </w:r>
                    <w:r>
                      <w:rPr>
                        <w:rFonts w:ascii="Times New Roman"/>
                        <w:color w:val="333333"/>
                        <w:spacing w:val="-2"/>
                      </w:rPr>
                      <w:t>Received:</w:t>
                    </w:r>
                  </w:p>
                </w:txbxContent>
              </v:textbox>
              <w10:wrap anchorx="page" anchory="page"/>
            </v:shape>
          </w:pict>
        </mc:Fallback>
      </mc:AlternateContent>
    </w:r>
    <w:r>
      <w:rPr>
        <w:noProof/>
      </w:rPr>
      <mc:AlternateContent>
        <mc:Choice Requires="wps">
          <w:drawing>
            <wp:anchor distT="0" distB="0" distL="0" distR="0" simplePos="0" relativeHeight="486616064" behindDoc="1" locked="0" layoutInCell="1" allowOverlap="1" wp14:anchorId="08FB8E90" wp14:editId="3598D5B2">
              <wp:simplePos x="0" y="0"/>
              <wp:positionH relativeFrom="page">
                <wp:posOffset>6235700</wp:posOffset>
              </wp:positionH>
              <wp:positionV relativeFrom="page">
                <wp:posOffset>9756111</wp:posOffset>
              </wp:positionV>
              <wp:extent cx="836294"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80340"/>
                      </a:xfrm>
                      <a:prstGeom prst="rect">
                        <a:avLst/>
                      </a:prstGeom>
                    </wps:spPr>
                    <wps:txbx>
                      <w:txbxContent>
                        <w:p w14:paraId="5621B799" w14:textId="77777777" w:rsidR="00814875" w:rsidRDefault="00EA5180">
                          <w:pPr>
                            <w:spacing w:before="10"/>
                            <w:ind w:left="20"/>
                            <w:rPr>
                              <w:rFonts w:ascii="Times New Roman"/>
                            </w:rPr>
                          </w:pPr>
                          <w:r>
                            <w:rPr>
                              <w:rFonts w:ascii="Times New Roman"/>
                              <w:color w:val="333333"/>
                            </w:rPr>
                            <w:t>Page:</w:t>
                          </w:r>
                          <w:r>
                            <w:rPr>
                              <w:rFonts w:ascii="Times New Roman"/>
                              <w:color w:val="333333"/>
                              <w:spacing w:val="-5"/>
                            </w:rPr>
                            <w:t xml:space="preserve"> </w:t>
                          </w:r>
                          <w:r>
                            <w:rPr>
                              <w:rFonts w:ascii="Times New Roman"/>
                              <w:color w:val="333333"/>
                            </w:rPr>
                            <w:fldChar w:fldCharType="begin"/>
                          </w:r>
                          <w:r>
                            <w:rPr>
                              <w:rFonts w:ascii="Times New Roman"/>
                              <w:color w:val="333333"/>
                            </w:rPr>
                            <w:instrText xml:space="preserve"> PAGE </w:instrText>
                          </w:r>
                          <w:r>
                            <w:rPr>
                              <w:rFonts w:ascii="Times New Roman"/>
                              <w:color w:val="333333"/>
                            </w:rPr>
                            <w:fldChar w:fldCharType="separate"/>
                          </w:r>
                          <w:r>
                            <w:rPr>
                              <w:rFonts w:ascii="Times New Roman"/>
                              <w:color w:val="333333"/>
                            </w:rPr>
                            <w:t>10</w:t>
                          </w:r>
                          <w:r>
                            <w:rPr>
                              <w:rFonts w:ascii="Times New Roman"/>
                              <w:color w:val="333333"/>
                            </w:rPr>
                            <w:fldChar w:fldCharType="end"/>
                          </w:r>
                          <w:r>
                            <w:rPr>
                              <w:rFonts w:ascii="Times New Roman"/>
                              <w:color w:val="333333"/>
                              <w:spacing w:val="-1"/>
                            </w:rPr>
                            <w:t xml:space="preserve"> </w:t>
                          </w:r>
                          <w:r>
                            <w:rPr>
                              <w:rFonts w:ascii="Times New Roman"/>
                              <w:color w:val="333333"/>
                            </w:rPr>
                            <w:t>of</w:t>
                          </w:r>
                          <w:r>
                            <w:rPr>
                              <w:rFonts w:ascii="Times New Roman"/>
                              <w:color w:val="333333"/>
                              <w:spacing w:val="-1"/>
                            </w:rPr>
                            <w:t xml:space="preserve"> </w:t>
                          </w:r>
                          <w:r>
                            <w:rPr>
                              <w:rFonts w:ascii="Times New Roman"/>
                              <w:color w:val="333333"/>
                              <w:spacing w:val="-5"/>
                            </w:rPr>
                            <w:fldChar w:fldCharType="begin"/>
                          </w:r>
                          <w:r>
                            <w:rPr>
                              <w:rFonts w:ascii="Times New Roman"/>
                              <w:color w:val="333333"/>
                              <w:spacing w:val="-5"/>
                            </w:rPr>
                            <w:instrText xml:space="preserve"> NUMPAGES </w:instrText>
                          </w:r>
                          <w:r>
                            <w:rPr>
                              <w:rFonts w:ascii="Times New Roman"/>
                              <w:color w:val="333333"/>
                              <w:spacing w:val="-5"/>
                            </w:rPr>
                            <w:fldChar w:fldCharType="separate"/>
                          </w:r>
                          <w:r>
                            <w:rPr>
                              <w:rFonts w:ascii="Times New Roman"/>
                              <w:color w:val="333333"/>
                              <w:spacing w:val="-5"/>
                            </w:rPr>
                            <w:t>18</w:t>
                          </w:r>
                          <w:r>
                            <w:rPr>
                              <w:rFonts w:ascii="Times New Roman"/>
                              <w:color w:val="333333"/>
                              <w:spacing w:val="-5"/>
                            </w:rPr>
                            <w:fldChar w:fldCharType="end"/>
                          </w:r>
                        </w:p>
                      </w:txbxContent>
                    </wps:txbx>
                    <wps:bodyPr wrap="square" lIns="0" tIns="0" rIns="0" bIns="0" rtlCol="0">
                      <a:noAutofit/>
                    </wps:bodyPr>
                  </wps:wsp>
                </a:graphicData>
              </a:graphic>
            </wp:anchor>
          </w:drawing>
        </mc:Choice>
        <mc:Fallback>
          <w:pict>
            <v:shape w14:anchorId="08FB8E90" id="Textbox 8" o:spid="_x0000_s1115" type="#_x0000_t202" style="position:absolute;margin-left:491pt;margin-top:768.2pt;width:65.85pt;height:14.2pt;z-index:-1670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" filled="f" stroked="f">
              <v:textbox inset="0,0,0,0">
                <w:txbxContent>
                  <w:p w14:paraId="5621B799" w14:textId="77777777" w:rsidR="00814875" w:rsidRDefault="00EA5180">
                    <w:pPr>
                      <w:spacing w:before="10"/>
                      <w:ind w:left="20"/>
                      <w:rPr>
                        <w:rFonts w:ascii="Times New Roman"/>
                      </w:rPr>
                    </w:pPr>
                    <w:r>
                      <w:rPr>
                        <w:rFonts w:ascii="Times New Roman"/>
                        <w:color w:val="333333"/>
                      </w:rPr>
                      <w:t>Page:</w:t>
                    </w:r>
                    <w:r>
                      <w:rPr>
                        <w:rFonts w:ascii="Times New Roman"/>
                        <w:color w:val="333333"/>
                        <w:spacing w:val="-5"/>
                      </w:rPr>
                      <w:t xml:space="preserve"> </w:t>
                    </w:r>
                    <w:r>
                      <w:rPr>
                        <w:rFonts w:ascii="Times New Roman"/>
                        <w:color w:val="333333"/>
                      </w:rPr>
                      <w:fldChar w:fldCharType="begin"/>
                    </w:r>
                    <w:r>
                      <w:rPr>
                        <w:rFonts w:ascii="Times New Roman"/>
                        <w:color w:val="333333"/>
                      </w:rPr>
                      <w:instrText xml:space="preserve"> PAGE </w:instrText>
                    </w:r>
                    <w:r>
                      <w:rPr>
                        <w:rFonts w:ascii="Times New Roman"/>
                        <w:color w:val="333333"/>
                      </w:rPr>
                      <w:fldChar w:fldCharType="separate"/>
                    </w:r>
                    <w:r>
                      <w:rPr>
                        <w:rFonts w:ascii="Times New Roman"/>
                        <w:color w:val="333333"/>
                      </w:rPr>
                      <w:t>10</w:t>
                    </w:r>
                    <w:r>
                      <w:rPr>
                        <w:rFonts w:ascii="Times New Roman"/>
                        <w:color w:val="333333"/>
                      </w:rPr>
                      <w:fldChar w:fldCharType="end"/>
                    </w:r>
                    <w:r>
                      <w:rPr>
                        <w:rFonts w:ascii="Times New Roman"/>
                        <w:color w:val="333333"/>
                        <w:spacing w:val="-1"/>
                      </w:rPr>
                      <w:t xml:space="preserve"> </w:t>
                    </w:r>
                    <w:r>
                      <w:rPr>
                        <w:rFonts w:ascii="Times New Roman"/>
                        <w:color w:val="333333"/>
                      </w:rPr>
                      <w:t>of</w:t>
                    </w:r>
                    <w:r>
                      <w:rPr>
                        <w:rFonts w:ascii="Times New Roman"/>
                        <w:color w:val="333333"/>
                        <w:spacing w:val="-1"/>
                      </w:rPr>
                      <w:t xml:space="preserve"> </w:t>
                    </w:r>
                    <w:r>
                      <w:rPr>
                        <w:rFonts w:ascii="Times New Roman"/>
                        <w:color w:val="333333"/>
                        <w:spacing w:val="-5"/>
                      </w:rPr>
                      <w:fldChar w:fldCharType="begin"/>
                    </w:r>
                    <w:r>
                      <w:rPr>
                        <w:rFonts w:ascii="Times New Roman"/>
                        <w:color w:val="333333"/>
                        <w:spacing w:val="-5"/>
                      </w:rPr>
                      <w:instrText xml:space="preserve"> NUMPAGES </w:instrText>
                    </w:r>
                    <w:r>
                      <w:rPr>
                        <w:rFonts w:ascii="Times New Roman"/>
                        <w:color w:val="333333"/>
                        <w:spacing w:val="-5"/>
                      </w:rPr>
                      <w:fldChar w:fldCharType="separate"/>
                    </w:r>
                    <w:r>
                      <w:rPr>
                        <w:rFonts w:ascii="Times New Roman"/>
                        <w:color w:val="333333"/>
                        <w:spacing w:val="-5"/>
                      </w:rPr>
                      <w:t>18</w:t>
                    </w:r>
                    <w:r>
                      <w:rPr>
                        <w:rFonts w:ascii="Times New Roman"/>
                        <w:color w:val="333333"/>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191B0" w14:textId="77777777" w:rsidR="00427544" w:rsidRDefault="00427544">
      <w:r>
        <w:separator/>
      </w:r>
    </w:p>
  </w:footnote>
  <w:footnote w:type="continuationSeparator" w:id="0">
    <w:p w14:paraId="7B0A86CD" w14:textId="77777777" w:rsidR="00427544" w:rsidRDefault="00427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5BA9" w14:textId="77777777" w:rsidR="00814875" w:rsidRDefault="00EA5180">
    <w:pPr>
      <w:pStyle w:val="BodyText"/>
      <w:spacing w:line="14" w:lineRule="auto"/>
    </w:pPr>
    <w:r>
      <w:rPr>
        <w:noProof/>
      </w:rPr>
      <mc:AlternateContent>
        <mc:Choice Requires="wps">
          <w:drawing>
            <wp:anchor distT="0" distB="0" distL="0" distR="0" simplePos="0" relativeHeight="486612480" behindDoc="1" locked="0" layoutInCell="1" allowOverlap="1" wp14:anchorId="630219F3" wp14:editId="62AA63AE">
              <wp:simplePos x="0" y="0"/>
              <wp:positionH relativeFrom="page">
                <wp:posOffset>533400</wp:posOffset>
              </wp:positionH>
              <wp:positionV relativeFrom="page">
                <wp:posOffset>114300</wp:posOffset>
              </wp:positionV>
              <wp:extent cx="6616700" cy="2286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6700" cy="228600"/>
                      </a:xfrm>
                      <a:custGeom>
                        <a:avLst/>
                        <a:gdLst/>
                        <a:ahLst/>
                        <a:cxnLst/>
                        <a:rect l="l" t="t" r="r" b="b"/>
                        <a:pathLst>
                          <a:path w="6616700" h="228600">
                            <a:moveTo>
                              <a:pt x="0" y="0"/>
                            </a:moveTo>
                            <a:lnTo>
                              <a:pt x="6616700" y="0"/>
                            </a:lnTo>
                          </a:path>
                          <a:path w="6616700" h="228600">
                            <a:moveTo>
                              <a:pt x="0" y="228600"/>
                            </a:moveTo>
                            <a:lnTo>
                              <a:pt x="6616700" y="228600"/>
                            </a:lnTo>
                          </a:path>
                          <a:path w="6616700" h="228600">
                            <a:moveTo>
                              <a:pt x="0" y="0"/>
                            </a:moveTo>
                            <a:lnTo>
                              <a:pt x="0" y="228600"/>
                            </a:lnTo>
                          </a:path>
                          <a:path w="6616700" h="228600">
                            <a:moveTo>
                              <a:pt x="6616700" y="0"/>
                            </a:moveTo>
                            <a:lnTo>
                              <a:pt x="6616700" y="22860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0A49CF9" id="Graphic 1" o:spid="_x0000_s1026" style="position:absolute;margin-left:42pt;margin-top:9pt;width:521pt;height:18pt;z-index:-16704000;visibility:visible;mso-wrap-style:square;mso-wrap-distance-left:0;mso-wrap-distance-top:0;mso-wrap-distance-right:0;mso-wrap-distance-bottom:0;mso-position-horizontal:absolute;mso-position-horizontal-relative:page;mso-position-vertical:absolute;mso-position-vertical-relative:page;v-text-anchor:top" coordsize="66167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" path="m,l6616700,em,228600r6616700,em,l,228600em6616700,r,228600e" filled="f" strokecolor="#ccc" strokeweight="1pt">
              <v:path arrowok="t"/>
              <w10:wrap anchorx="page" anchory="page"/>
            </v:shape>
          </w:pict>
        </mc:Fallback>
      </mc:AlternateContent>
    </w:r>
    <w:r>
      <w:rPr>
        <w:noProof/>
      </w:rPr>
      <mc:AlternateContent>
        <mc:Choice Requires="wps">
          <w:drawing>
            <wp:anchor distT="0" distB="0" distL="0" distR="0" simplePos="0" relativeHeight="486612992" behindDoc="1" locked="0" layoutInCell="1" allowOverlap="1" wp14:anchorId="3DBEF356" wp14:editId="6189FE03">
              <wp:simplePos x="0" y="0"/>
              <wp:positionH relativeFrom="page">
                <wp:posOffset>558800</wp:posOffset>
              </wp:positionH>
              <wp:positionV relativeFrom="page">
                <wp:posOffset>142211</wp:posOffset>
              </wp:positionV>
              <wp:extent cx="128968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9685" cy="180340"/>
                      </a:xfrm>
                      <a:prstGeom prst="rect">
                        <a:avLst/>
                      </a:prstGeom>
                    </wps:spPr>
                    <wps:txbx>
                      <w:txbxContent>
                        <w:p w14:paraId="1126ECCF" w14:textId="77777777" w:rsidR="00814875" w:rsidRDefault="00EA5180">
                          <w:pPr>
                            <w:spacing w:before="10"/>
                            <w:ind w:left="20"/>
                            <w:rPr>
                              <w:rFonts w:ascii="Times New Roman"/>
                            </w:rPr>
                          </w:pPr>
                          <w:r>
                            <w:rPr>
                              <w:rFonts w:ascii="Times New Roman"/>
                              <w:color w:val="333333"/>
                            </w:rPr>
                            <w:t>IRB</w:t>
                          </w:r>
                          <w:r>
                            <w:rPr>
                              <w:rFonts w:ascii="Times New Roman"/>
                              <w:color w:val="333333"/>
                              <w:spacing w:val="-5"/>
                            </w:rPr>
                            <w:t xml:space="preserve"> </w:t>
                          </w:r>
                          <w:r>
                            <w:rPr>
                              <w:rFonts w:ascii="Times New Roman"/>
                              <w:color w:val="333333"/>
                            </w:rPr>
                            <w:t>Number:</w:t>
                          </w:r>
                          <w:r>
                            <w:rPr>
                              <w:rFonts w:ascii="Times New Roman"/>
                              <w:color w:val="333333"/>
                              <w:spacing w:val="-5"/>
                            </w:rPr>
                            <w:t xml:space="preserve"> </w:t>
                          </w:r>
                          <w:r>
                            <w:rPr>
                              <w:rFonts w:ascii="Times New Roman"/>
                              <w:color w:val="333333"/>
                            </w:rPr>
                            <w:t>24-</w:t>
                          </w:r>
                          <w:r>
                            <w:rPr>
                              <w:rFonts w:ascii="Times New Roman"/>
                              <w:color w:val="333333"/>
                              <w:spacing w:val="-4"/>
                            </w:rPr>
                            <w:t>1078</w:t>
                          </w:r>
                        </w:p>
                      </w:txbxContent>
                    </wps:txbx>
                    <wps:bodyPr wrap="square" lIns="0" tIns="0" rIns="0" bIns="0" rtlCol="0">
                      <a:noAutofit/>
                    </wps:bodyPr>
                  </wps:wsp>
                </a:graphicData>
              </a:graphic>
            </wp:anchor>
          </w:drawing>
        </mc:Choice>
        <mc:Fallback>
          <w:pict>
            <v:shapetype w14:anchorId="3DBEF356" id="_x0000_t202" coordsize="21600,21600" o:spt="202" path="m,l,21600r21600,l21600,xe">
              <v:stroke joinstyle="miter"/>
              <v:path gradientshapeok="t" o:connecttype="rect"/>
            </v:shapetype>
            <v:shape id="Textbox 2" o:spid="_x0000_s1110" type="#_x0000_t202" style="position:absolute;margin-left:44pt;margin-top:11.2pt;width:101.55pt;height:14.2pt;z-index:-1670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" filled="f" stroked="f">
              <v:textbox inset="0,0,0,0">
                <w:txbxContent>
                  <w:p w14:paraId="1126ECCF" w14:textId="77777777" w:rsidR="00814875" w:rsidRDefault="00EA5180">
                    <w:pPr>
                      <w:spacing w:before="10"/>
                      <w:ind w:left="20"/>
                      <w:rPr>
                        <w:rFonts w:ascii="Times New Roman"/>
                      </w:rPr>
                    </w:pPr>
                    <w:r>
                      <w:rPr>
                        <w:rFonts w:ascii="Times New Roman"/>
                        <w:color w:val="333333"/>
                      </w:rPr>
                      <w:t>IRB</w:t>
                    </w:r>
                    <w:r>
                      <w:rPr>
                        <w:rFonts w:ascii="Times New Roman"/>
                        <w:color w:val="333333"/>
                        <w:spacing w:val="-5"/>
                      </w:rPr>
                      <w:t xml:space="preserve"> </w:t>
                    </w:r>
                    <w:r>
                      <w:rPr>
                        <w:rFonts w:ascii="Times New Roman"/>
                        <w:color w:val="333333"/>
                      </w:rPr>
                      <w:t>Number:</w:t>
                    </w:r>
                    <w:r>
                      <w:rPr>
                        <w:rFonts w:ascii="Times New Roman"/>
                        <w:color w:val="333333"/>
                        <w:spacing w:val="-5"/>
                      </w:rPr>
                      <w:t xml:space="preserve"> </w:t>
                    </w:r>
                    <w:r>
                      <w:rPr>
                        <w:rFonts w:ascii="Times New Roman"/>
                        <w:color w:val="333333"/>
                      </w:rPr>
                      <w:t>24-</w:t>
                    </w:r>
                    <w:r>
                      <w:rPr>
                        <w:rFonts w:ascii="Times New Roman"/>
                        <w:color w:val="333333"/>
                        <w:spacing w:val="-4"/>
                      </w:rPr>
                      <w:t>1078</w:t>
                    </w:r>
                  </w:p>
                </w:txbxContent>
              </v:textbox>
              <w10:wrap anchorx="page" anchory="page"/>
            </v:shape>
          </w:pict>
        </mc:Fallback>
      </mc:AlternateContent>
    </w:r>
    <w:r>
      <w:rPr>
        <w:noProof/>
      </w:rPr>
      <mc:AlternateContent>
        <mc:Choice Requires="wps">
          <w:drawing>
            <wp:anchor distT="0" distB="0" distL="0" distR="0" simplePos="0" relativeHeight="486613504" behindDoc="1" locked="0" layoutInCell="1" allowOverlap="1" wp14:anchorId="05E295C8" wp14:editId="6098C137">
              <wp:simplePos x="0" y="0"/>
              <wp:positionH relativeFrom="page">
                <wp:posOffset>3644900</wp:posOffset>
              </wp:positionH>
              <wp:positionV relativeFrom="page">
                <wp:posOffset>142211</wp:posOffset>
              </wp:positionV>
              <wp:extent cx="35941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410" cy="180340"/>
                      </a:xfrm>
                      <a:prstGeom prst="rect">
                        <a:avLst/>
                      </a:prstGeom>
                    </wps:spPr>
                    <wps:txbx>
                      <w:txbxContent>
                        <w:p w14:paraId="3EA56836" w14:textId="77777777" w:rsidR="00814875" w:rsidRDefault="00EA5180">
                          <w:pPr>
                            <w:spacing w:before="10"/>
                            <w:ind w:left="20"/>
                            <w:rPr>
                              <w:rFonts w:ascii="Times New Roman"/>
                            </w:rPr>
                          </w:pPr>
                          <w:r>
                            <w:rPr>
                              <w:rFonts w:ascii="Times New Roman"/>
                              <w:color w:val="333333"/>
                              <w:spacing w:val="-2"/>
                            </w:rPr>
                            <w:t>Initial</w:t>
                          </w:r>
                        </w:p>
                      </w:txbxContent>
                    </wps:txbx>
                    <wps:bodyPr wrap="square" lIns="0" tIns="0" rIns="0" bIns="0" rtlCol="0">
                      <a:noAutofit/>
                    </wps:bodyPr>
                  </wps:wsp>
                </a:graphicData>
              </a:graphic>
            </wp:anchor>
          </w:drawing>
        </mc:Choice>
        <mc:Fallback>
          <w:pict>
            <v:shape w14:anchorId="05E295C8" id="Textbox 3" o:spid="_x0000_s1111" type="#_x0000_t202" style="position:absolute;margin-left:287pt;margin-top:11.2pt;width:28.3pt;height:14.2pt;z-index:-1670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" filled="f" stroked="f">
              <v:textbox inset="0,0,0,0">
                <w:txbxContent>
                  <w:p w14:paraId="3EA56836" w14:textId="77777777" w:rsidR="00814875" w:rsidRDefault="00EA5180">
                    <w:pPr>
                      <w:spacing w:before="10"/>
                      <w:ind w:left="20"/>
                      <w:rPr>
                        <w:rFonts w:ascii="Times New Roman"/>
                      </w:rPr>
                    </w:pPr>
                    <w:r>
                      <w:rPr>
                        <w:rFonts w:ascii="Times New Roman"/>
                        <w:color w:val="333333"/>
                        <w:spacing w:val="-2"/>
                      </w:rPr>
                      <w:t>Initial</w:t>
                    </w:r>
                  </w:p>
                </w:txbxContent>
              </v:textbox>
              <w10:wrap anchorx="page" anchory="page"/>
            </v:shape>
          </w:pict>
        </mc:Fallback>
      </mc:AlternateContent>
    </w:r>
    <w:r>
      <w:rPr>
        <w:noProof/>
      </w:rPr>
      <mc:AlternateContent>
        <mc:Choice Requires="wps">
          <w:drawing>
            <wp:anchor distT="0" distB="0" distL="0" distR="0" simplePos="0" relativeHeight="486614016" behindDoc="1" locked="0" layoutInCell="1" allowOverlap="1" wp14:anchorId="5F395796" wp14:editId="35E1F1F4">
              <wp:simplePos x="0" y="0"/>
              <wp:positionH relativeFrom="page">
                <wp:posOffset>5016500</wp:posOffset>
              </wp:positionH>
              <wp:positionV relativeFrom="page">
                <wp:posOffset>142211</wp:posOffset>
              </wp:positionV>
              <wp:extent cx="1945639"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5639" cy="180340"/>
                      </a:xfrm>
                      <a:prstGeom prst="rect">
                        <a:avLst/>
                      </a:prstGeom>
                    </wps:spPr>
                    <wps:txbx>
                      <w:txbxContent>
                        <w:p w14:paraId="7182E20E" w14:textId="77777777" w:rsidR="00814875" w:rsidRDefault="00EA5180">
                          <w:pPr>
                            <w:spacing w:before="10"/>
                            <w:ind w:left="20"/>
                            <w:rPr>
                              <w:rFonts w:ascii="Times New Roman"/>
                            </w:rPr>
                          </w:pPr>
                          <w:r>
                            <w:rPr>
                              <w:rFonts w:ascii="Times New Roman"/>
                              <w:color w:val="333333"/>
                            </w:rPr>
                            <w:t>Principal</w:t>
                          </w:r>
                          <w:r>
                            <w:rPr>
                              <w:rFonts w:ascii="Times New Roman"/>
                              <w:color w:val="333333"/>
                              <w:spacing w:val="-7"/>
                            </w:rPr>
                            <w:t xml:space="preserve"> </w:t>
                          </w:r>
                          <w:r>
                            <w:rPr>
                              <w:rFonts w:ascii="Times New Roman"/>
                              <w:color w:val="333333"/>
                            </w:rPr>
                            <w:t>Investigator:</w:t>
                          </w:r>
                          <w:r>
                            <w:rPr>
                              <w:rFonts w:ascii="Times New Roman"/>
                              <w:color w:val="333333"/>
                              <w:spacing w:val="-7"/>
                            </w:rPr>
                            <w:t xml:space="preserve"> </w:t>
                          </w:r>
                          <w:r>
                            <w:rPr>
                              <w:rFonts w:ascii="Times New Roman"/>
                              <w:color w:val="333333"/>
                            </w:rPr>
                            <w:t>Erin</w:t>
                          </w:r>
                          <w:r>
                            <w:rPr>
                              <w:rFonts w:ascii="Times New Roman"/>
                              <w:color w:val="333333"/>
                              <w:spacing w:val="-6"/>
                            </w:rPr>
                            <w:t xml:space="preserve"> </w:t>
                          </w:r>
                          <w:r>
                            <w:rPr>
                              <w:rFonts w:ascii="Times New Roman"/>
                              <w:color w:val="333333"/>
                              <w:spacing w:val="-2"/>
                            </w:rPr>
                            <w:t>Fraher</w:t>
                          </w:r>
                        </w:p>
                      </w:txbxContent>
                    </wps:txbx>
                    <wps:bodyPr wrap="square" lIns="0" tIns="0" rIns="0" bIns="0" rtlCol="0">
                      <a:noAutofit/>
                    </wps:bodyPr>
                  </wps:wsp>
                </a:graphicData>
              </a:graphic>
            </wp:anchor>
          </w:drawing>
        </mc:Choice>
        <mc:Fallback>
          <w:pict>
            <v:shape w14:anchorId="5F395796" id="Textbox 4" o:spid="_x0000_s1112" type="#_x0000_t202" style="position:absolute;margin-left:395pt;margin-top:11.2pt;width:153.2pt;height:14.2pt;z-index:-167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" filled="f" stroked="f">
              <v:textbox inset="0,0,0,0">
                <w:txbxContent>
                  <w:p w14:paraId="7182E20E" w14:textId="77777777" w:rsidR="00814875" w:rsidRDefault="00EA5180">
                    <w:pPr>
                      <w:spacing w:before="10"/>
                      <w:ind w:left="20"/>
                      <w:rPr>
                        <w:rFonts w:ascii="Times New Roman"/>
                      </w:rPr>
                    </w:pPr>
                    <w:r>
                      <w:rPr>
                        <w:rFonts w:ascii="Times New Roman"/>
                        <w:color w:val="333333"/>
                      </w:rPr>
                      <w:t>Principal</w:t>
                    </w:r>
                    <w:r>
                      <w:rPr>
                        <w:rFonts w:ascii="Times New Roman"/>
                        <w:color w:val="333333"/>
                        <w:spacing w:val="-7"/>
                      </w:rPr>
                      <w:t xml:space="preserve"> </w:t>
                    </w:r>
                    <w:r>
                      <w:rPr>
                        <w:rFonts w:ascii="Times New Roman"/>
                        <w:color w:val="333333"/>
                      </w:rPr>
                      <w:t>Investigator:</w:t>
                    </w:r>
                    <w:r>
                      <w:rPr>
                        <w:rFonts w:ascii="Times New Roman"/>
                        <w:color w:val="333333"/>
                        <w:spacing w:val="-7"/>
                      </w:rPr>
                      <w:t xml:space="preserve"> </w:t>
                    </w:r>
                    <w:r>
                      <w:rPr>
                        <w:rFonts w:ascii="Times New Roman"/>
                        <w:color w:val="333333"/>
                      </w:rPr>
                      <w:t>Erin</w:t>
                    </w:r>
                    <w:r>
                      <w:rPr>
                        <w:rFonts w:ascii="Times New Roman"/>
                        <w:color w:val="333333"/>
                        <w:spacing w:val="-6"/>
                      </w:rPr>
                      <w:t xml:space="preserve"> </w:t>
                    </w:r>
                    <w:r>
                      <w:rPr>
                        <w:rFonts w:ascii="Times New Roman"/>
                        <w:color w:val="333333"/>
                        <w:spacing w:val="-2"/>
                      </w:rPr>
                      <w:t>Fraher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EC7"/>
    <w:multiLevelType w:val="hybridMultilevel"/>
    <w:tmpl w:val="119CCBCA"/>
    <w:lvl w:ilvl="0" w:tplc="9D22B446">
      <w:start w:val="3"/>
      <w:numFmt w:val="decimal"/>
      <w:lvlText w:val="%1."/>
      <w:lvlJc w:val="left"/>
      <w:pPr>
        <w:ind w:left="641" w:hanging="289"/>
        <w:jc w:val="left"/>
      </w:pPr>
      <w:rPr>
        <w:rFonts w:ascii="Arial" w:eastAsia="Arial" w:hAnsi="Arial" w:cs="Arial" w:hint="default"/>
        <w:b/>
        <w:bCs/>
        <w:i w:val="0"/>
        <w:iCs w:val="0"/>
        <w:color w:val="333333"/>
        <w:spacing w:val="-1"/>
        <w:w w:val="100"/>
        <w:sz w:val="26"/>
        <w:szCs w:val="26"/>
        <w:lang w:val="en-US" w:eastAsia="en-US" w:bidi="ar-SA"/>
      </w:rPr>
    </w:lvl>
    <w:lvl w:ilvl="1" w:tplc="5FFE0752">
      <w:start w:val="1"/>
      <w:numFmt w:val="decimal"/>
      <w:lvlText w:val="%2."/>
      <w:lvlJc w:val="left"/>
      <w:pPr>
        <w:ind w:left="547" w:hanging="168"/>
        <w:jc w:val="left"/>
      </w:pPr>
      <w:rPr>
        <w:rFonts w:ascii="Arial" w:eastAsia="Arial" w:hAnsi="Arial" w:cs="Arial" w:hint="default"/>
        <w:b w:val="0"/>
        <w:bCs w:val="0"/>
        <w:i w:val="0"/>
        <w:iCs w:val="0"/>
        <w:color w:val="333333"/>
        <w:spacing w:val="0"/>
        <w:w w:val="100"/>
        <w:sz w:val="18"/>
        <w:szCs w:val="18"/>
        <w:lang w:val="en-US" w:eastAsia="en-US" w:bidi="ar-SA"/>
      </w:rPr>
    </w:lvl>
    <w:lvl w:ilvl="2" w:tplc="138C21A6">
      <w:numFmt w:val="bullet"/>
      <w:lvlText w:val="•"/>
      <w:lvlJc w:val="left"/>
      <w:pPr>
        <w:ind w:left="1768" w:hanging="168"/>
      </w:pPr>
      <w:rPr>
        <w:rFonts w:hint="default"/>
        <w:lang w:val="en-US" w:eastAsia="en-US" w:bidi="ar-SA"/>
      </w:rPr>
    </w:lvl>
    <w:lvl w:ilvl="3" w:tplc="25FA5E0C">
      <w:numFmt w:val="bullet"/>
      <w:lvlText w:val="•"/>
      <w:lvlJc w:val="left"/>
      <w:pPr>
        <w:ind w:left="2897" w:hanging="168"/>
      </w:pPr>
      <w:rPr>
        <w:rFonts w:hint="default"/>
        <w:lang w:val="en-US" w:eastAsia="en-US" w:bidi="ar-SA"/>
      </w:rPr>
    </w:lvl>
    <w:lvl w:ilvl="4" w:tplc="4D3E9B72">
      <w:numFmt w:val="bullet"/>
      <w:lvlText w:val="•"/>
      <w:lvlJc w:val="left"/>
      <w:pPr>
        <w:ind w:left="4026" w:hanging="168"/>
      </w:pPr>
      <w:rPr>
        <w:rFonts w:hint="default"/>
        <w:lang w:val="en-US" w:eastAsia="en-US" w:bidi="ar-SA"/>
      </w:rPr>
    </w:lvl>
    <w:lvl w:ilvl="5" w:tplc="C9C63ABA">
      <w:numFmt w:val="bullet"/>
      <w:lvlText w:val="•"/>
      <w:lvlJc w:val="left"/>
      <w:pPr>
        <w:ind w:left="5155" w:hanging="168"/>
      </w:pPr>
      <w:rPr>
        <w:rFonts w:hint="default"/>
        <w:lang w:val="en-US" w:eastAsia="en-US" w:bidi="ar-SA"/>
      </w:rPr>
    </w:lvl>
    <w:lvl w:ilvl="6" w:tplc="5C2C846A">
      <w:numFmt w:val="bullet"/>
      <w:lvlText w:val="•"/>
      <w:lvlJc w:val="left"/>
      <w:pPr>
        <w:ind w:left="6284" w:hanging="168"/>
      </w:pPr>
      <w:rPr>
        <w:rFonts w:hint="default"/>
        <w:lang w:val="en-US" w:eastAsia="en-US" w:bidi="ar-SA"/>
      </w:rPr>
    </w:lvl>
    <w:lvl w:ilvl="7" w:tplc="7FDA3FD2">
      <w:numFmt w:val="bullet"/>
      <w:lvlText w:val="•"/>
      <w:lvlJc w:val="left"/>
      <w:pPr>
        <w:ind w:left="7413" w:hanging="168"/>
      </w:pPr>
      <w:rPr>
        <w:rFonts w:hint="default"/>
        <w:lang w:val="en-US" w:eastAsia="en-US" w:bidi="ar-SA"/>
      </w:rPr>
    </w:lvl>
    <w:lvl w:ilvl="8" w:tplc="E7121CAE">
      <w:numFmt w:val="bullet"/>
      <w:lvlText w:val="•"/>
      <w:lvlJc w:val="left"/>
      <w:pPr>
        <w:ind w:left="8542" w:hanging="168"/>
      </w:pPr>
      <w:rPr>
        <w:rFonts w:hint="default"/>
        <w:lang w:val="en-US" w:eastAsia="en-US" w:bidi="ar-SA"/>
      </w:rPr>
    </w:lvl>
  </w:abstractNum>
  <w:abstractNum w:abstractNumId="1" w15:restartNumberingAfterBreak="0">
    <w:nsid w:val="0DB1755A"/>
    <w:multiLevelType w:val="multilevel"/>
    <w:tmpl w:val="A718BDEA"/>
    <w:lvl w:ilvl="0">
      <w:start w:val="1"/>
      <w:numFmt w:val="upperLetter"/>
      <w:lvlText w:val="%1"/>
      <w:lvlJc w:val="left"/>
      <w:pPr>
        <w:ind w:left="900" w:hanging="549"/>
        <w:jc w:val="left"/>
      </w:pPr>
      <w:rPr>
        <w:rFonts w:hint="default"/>
        <w:lang w:val="en-US" w:eastAsia="en-US" w:bidi="ar-SA"/>
      </w:rPr>
    </w:lvl>
    <w:lvl w:ilvl="1">
      <w:start w:val="2"/>
      <w:numFmt w:val="decimal"/>
      <w:lvlText w:val="%1.%2."/>
      <w:lvlJc w:val="left"/>
      <w:pPr>
        <w:ind w:left="900" w:hanging="549"/>
        <w:jc w:val="left"/>
      </w:pPr>
      <w:rPr>
        <w:rFonts w:ascii="Arial" w:eastAsia="Arial" w:hAnsi="Arial" w:cs="Arial" w:hint="default"/>
        <w:b/>
        <w:bCs/>
        <w:i w:val="0"/>
        <w:iCs w:val="0"/>
        <w:color w:val="333333"/>
        <w:spacing w:val="-1"/>
        <w:w w:val="100"/>
        <w:sz w:val="26"/>
        <w:szCs w:val="26"/>
        <w:lang w:val="en-US" w:eastAsia="en-US" w:bidi="ar-SA"/>
      </w:rPr>
    </w:lvl>
    <w:lvl w:ilvl="2">
      <w:start w:val="1"/>
      <w:numFmt w:val="decimal"/>
      <w:lvlText w:val="%1.%2.%3."/>
      <w:lvlJc w:val="left"/>
      <w:pPr>
        <w:ind w:left="903" w:hanging="524"/>
        <w:jc w:val="left"/>
      </w:pPr>
      <w:rPr>
        <w:rFonts w:ascii="Arial" w:eastAsia="Arial" w:hAnsi="Arial" w:cs="Arial" w:hint="default"/>
        <w:b w:val="0"/>
        <w:bCs w:val="0"/>
        <w:i w:val="0"/>
        <w:iCs w:val="0"/>
        <w:color w:val="333333"/>
        <w:spacing w:val="-1"/>
        <w:w w:val="100"/>
        <w:sz w:val="18"/>
        <w:szCs w:val="18"/>
        <w:lang w:val="en-US" w:eastAsia="en-US" w:bidi="ar-SA"/>
      </w:rPr>
    </w:lvl>
    <w:lvl w:ilvl="3">
      <w:numFmt w:val="bullet"/>
      <w:lvlText w:val="•"/>
      <w:lvlJc w:val="left"/>
      <w:pPr>
        <w:ind w:left="2242" w:hanging="524"/>
      </w:pPr>
      <w:rPr>
        <w:rFonts w:hint="default"/>
        <w:lang w:val="en-US" w:eastAsia="en-US" w:bidi="ar-SA"/>
      </w:rPr>
    </w:lvl>
    <w:lvl w:ilvl="4">
      <w:numFmt w:val="bullet"/>
      <w:lvlText w:val="•"/>
      <w:lvlJc w:val="left"/>
      <w:pPr>
        <w:ind w:left="3465" w:hanging="524"/>
      </w:pPr>
      <w:rPr>
        <w:rFonts w:hint="default"/>
        <w:lang w:val="en-US" w:eastAsia="en-US" w:bidi="ar-SA"/>
      </w:rPr>
    </w:lvl>
    <w:lvl w:ilvl="5">
      <w:numFmt w:val="bullet"/>
      <w:lvlText w:val="•"/>
      <w:lvlJc w:val="left"/>
      <w:pPr>
        <w:ind w:left="4687" w:hanging="524"/>
      </w:pPr>
      <w:rPr>
        <w:rFonts w:hint="default"/>
        <w:lang w:val="en-US" w:eastAsia="en-US" w:bidi="ar-SA"/>
      </w:rPr>
    </w:lvl>
    <w:lvl w:ilvl="6">
      <w:numFmt w:val="bullet"/>
      <w:lvlText w:val="•"/>
      <w:lvlJc w:val="left"/>
      <w:pPr>
        <w:ind w:left="5910" w:hanging="524"/>
      </w:pPr>
      <w:rPr>
        <w:rFonts w:hint="default"/>
        <w:lang w:val="en-US" w:eastAsia="en-US" w:bidi="ar-SA"/>
      </w:rPr>
    </w:lvl>
    <w:lvl w:ilvl="7">
      <w:numFmt w:val="bullet"/>
      <w:lvlText w:val="•"/>
      <w:lvlJc w:val="left"/>
      <w:pPr>
        <w:ind w:left="7132" w:hanging="524"/>
      </w:pPr>
      <w:rPr>
        <w:rFonts w:hint="default"/>
        <w:lang w:val="en-US" w:eastAsia="en-US" w:bidi="ar-SA"/>
      </w:rPr>
    </w:lvl>
    <w:lvl w:ilvl="8">
      <w:numFmt w:val="bullet"/>
      <w:lvlText w:val="•"/>
      <w:lvlJc w:val="left"/>
      <w:pPr>
        <w:ind w:left="8355" w:hanging="524"/>
      </w:pPr>
      <w:rPr>
        <w:rFonts w:hint="default"/>
        <w:lang w:val="en-US" w:eastAsia="en-US" w:bidi="ar-SA"/>
      </w:rPr>
    </w:lvl>
  </w:abstractNum>
  <w:abstractNum w:abstractNumId="2" w15:restartNumberingAfterBreak="0">
    <w:nsid w:val="1D806D57"/>
    <w:multiLevelType w:val="hybridMultilevel"/>
    <w:tmpl w:val="E0BAEEEC"/>
    <w:lvl w:ilvl="0" w:tplc="55CE5284">
      <w:start w:val="1"/>
      <w:numFmt w:val="decimal"/>
      <w:lvlText w:val="%1."/>
      <w:lvlJc w:val="left"/>
      <w:pPr>
        <w:ind w:left="500" w:hanging="240"/>
        <w:jc w:val="left"/>
      </w:pPr>
      <w:rPr>
        <w:rFonts w:ascii="Arial" w:eastAsia="Arial" w:hAnsi="Arial" w:cs="Arial" w:hint="default"/>
        <w:b w:val="0"/>
        <w:bCs w:val="0"/>
        <w:i w:val="0"/>
        <w:iCs w:val="0"/>
        <w:color w:val="333333"/>
        <w:spacing w:val="0"/>
        <w:w w:val="100"/>
        <w:sz w:val="20"/>
        <w:szCs w:val="20"/>
        <w:lang w:val="en-US" w:eastAsia="en-US" w:bidi="ar-SA"/>
      </w:rPr>
    </w:lvl>
    <w:lvl w:ilvl="1" w:tplc="2446DA3C">
      <w:numFmt w:val="bullet"/>
      <w:lvlText w:val="•"/>
      <w:lvlJc w:val="left"/>
      <w:pPr>
        <w:ind w:left="1502" w:hanging="240"/>
      </w:pPr>
      <w:rPr>
        <w:rFonts w:hint="default"/>
        <w:lang w:val="en-US" w:eastAsia="en-US" w:bidi="ar-SA"/>
      </w:rPr>
    </w:lvl>
    <w:lvl w:ilvl="2" w:tplc="AC5854C8">
      <w:numFmt w:val="bullet"/>
      <w:lvlText w:val="•"/>
      <w:lvlJc w:val="left"/>
      <w:pPr>
        <w:ind w:left="2504" w:hanging="240"/>
      </w:pPr>
      <w:rPr>
        <w:rFonts w:hint="default"/>
        <w:lang w:val="en-US" w:eastAsia="en-US" w:bidi="ar-SA"/>
      </w:rPr>
    </w:lvl>
    <w:lvl w:ilvl="3" w:tplc="F496BB98">
      <w:numFmt w:val="bullet"/>
      <w:lvlText w:val="•"/>
      <w:lvlJc w:val="left"/>
      <w:pPr>
        <w:ind w:left="3506" w:hanging="240"/>
      </w:pPr>
      <w:rPr>
        <w:rFonts w:hint="default"/>
        <w:lang w:val="en-US" w:eastAsia="en-US" w:bidi="ar-SA"/>
      </w:rPr>
    </w:lvl>
    <w:lvl w:ilvl="4" w:tplc="6D862B76">
      <w:numFmt w:val="bullet"/>
      <w:lvlText w:val="•"/>
      <w:lvlJc w:val="left"/>
      <w:pPr>
        <w:ind w:left="4508" w:hanging="240"/>
      </w:pPr>
      <w:rPr>
        <w:rFonts w:hint="default"/>
        <w:lang w:val="en-US" w:eastAsia="en-US" w:bidi="ar-SA"/>
      </w:rPr>
    </w:lvl>
    <w:lvl w:ilvl="5" w:tplc="BCB87152">
      <w:numFmt w:val="bullet"/>
      <w:lvlText w:val="•"/>
      <w:lvlJc w:val="left"/>
      <w:pPr>
        <w:ind w:left="5510" w:hanging="240"/>
      </w:pPr>
      <w:rPr>
        <w:rFonts w:hint="default"/>
        <w:lang w:val="en-US" w:eastAsia="en-US" w:bidi="ar-SA"/>
      </w:rPr>
    </w:lvl>
    <w:lvl w:ilvl="6" w:tplc="D24C5762">
      <w:numFmt w:val="bullet"/>
      <w:lvlText w:val="•"/>
      <w:lvlJc w:val="left"/>
      <w:pPr>
        <w:ind w:left="6512" w:hanging="240"/>
      </w:pPr>
      <w:rPr>
        <w:rFonts w:hint="default"/>
        <w:lang w:val="en-US" w:eastAsia="en-US" w:bidi="ar-SA"/>
      </w:rPr>
    </w:lvl>
    <w:lvl w:ilvl="7" w:tplc="CED2DC24">
      <w:numFmt w:val="bullet"/>
      <w:lvlText w:val="•"/>
      <w:lvlJc w:val="left"/>
      <w:pPr>
        <w:ind w:left="7514" w:hanging="240"/>
      </w:pPr>
      <w:rPr>
        <w:rFonts w:hint="default"/>
        <w:lang w:val="en-US" w:eastAsia="en-US" w:bidi="ar-SA"/>
      </w:rPr>
    </w:lvl>
    <w:lvl w:ilvl="8" w:tplc="CD1C6A3A">
      <w:numFmt w:val="bullet"/>
      <w:lvlText w:val="•"/>
      <w:lvlJc w:val="left"/>
      <w:pPr>
        <w:ind w:left="8516" w:hanging="240"/>
      </w:pPr>
      <w:rPr>
        <w:rFonts w:hint="default"/>
        <w:lang w:val="en-US" w:eastAsia="en-US" w:bidi="ar-SA"/>
      </w:rPr>
    </w:lvl>
  </w:abstractNum>
  <w:abstractNum w:abstractNumId="3" w15:restartNumberingAfterBreak="0">
    <w:nsid w:val="223A3D07"/>
    <w:multiLevelType w:val="hybridMultilevel"/>
    <w:tmpl w:val="D332B1AA"/>
    <w:lvl w:ilvl="0" w:tplc="758CEAC6">
      <w:start w:val="1"/>
      <w:numFmt w:val="decimal"/>
      <w:lvlText w:val="%1."/>
      <w:lvlJc w:val="left"/>
      <w:pPr>
        <w:ind w:left="521" w:hanging="289"/>
        <w:jc w:val="left"/>
      </w:pPr>
      <w:rPr>
        <w:rFonts w:ascii="Arial" w:eastAsia="Arial" w:hAnsi="Arial" w:cs="Arial" w:hint="default"/>
        <w:b/>
        <w:bCs/>
        <w:i w:val="0"/>
        <w:iCs w:val="0"/>
        <w:color w:val="333333"/>
        <w:spacing w:val="-1"/>
        <w:w w:val="100"/>
        <w:sz w:val="26"/>
        <w:szCs w:val="26"/>
        <w:lang w:val="en-US" w:eastAsia="en-US" w:bidi="ar-SA"/>
      </w:rPr>
    </w:lvl>
    <w:lvl w:ilvl="1" w:tplc="767C0974">
      <w:start w:val="1"/>
      <w:numFmt w:val="decimal"/>
      <w:lvlText w:val="%2."/>
      <w:lvlJc w:val="left"/>
      <w:pPr>
        <w:ind w:left="500" w:hanging="240"/>
        <w:jc w:val="left"/>
      </w:pPr>
      <w:rPr>
        <w:rFonts w:ascii="Arial" w:eastAsia="Arial" w:hAnsi="Arial" w:cs="Arial" w:hint="default"/>
        <w:b w:val="0"/>
        <w:bCs w:val="0"/>
        <w:i w:val="0"/>
        <w:iCs w:val="0"/>
        <w:color w:val="333333"/>
        <w:spacing w:val="0"/>
        <w:w w:val="100"/>
        <w:sz w:val="20"/>
        <w:szCs w:val="20"/>
        <w:lang w:val="en-US" w:eastAsia="en-US" w:bidi="ar-SA"/>
      </w:rPr>
    </w:lvl>
    <w:lvl w:ilvl="2" w:tplc="FEE08176">
      <w:numFmt w:val="bullet"/>
      <w:lvlText w:val="•"/>
      <w:lvlJc w:val="left"/>
      <w:pPr>
        <w:ind w:left="1631" w:hanging="240"/>
      </w:pPr>
      <w:rPr>
        <w:rFonts w:hint="default"/>
        <w:lang w:val="en-US" w:eastAsia="en-US" w:bidi="ar-SA"/>
      </w:rPr>
    </w:lvl>
    <w:lvl w:ilvl="3" w:tplc="1F7ACBA2">
      <w:numFmt w:val="bullet"/>
      <w:lvlText w:val="•"/>
      <w:lvlJc w:val="left"/>
      <w:pPr>
        <w:ind w:left="2742" w:hanging="240"/>
      </w:pPr>
      <w:rPr>
        <w:rFonts w:hint="default"/>
        <w:lang w:val="en-US" w:eastAsia="en-US" w:bidi="ar-SA"/>
      </w:rPr>
    </w:lvl>
    <w:lvl w:ilvl="4" w:tplc="97A2CED2">
      <w:numFmt w:val="bullet"/>
      <w:lvlText w:val="•"/>
      <w:lvlJc w:val="left"/>
      <w:pPr>
        <w:ind w:left="3853" w:hanging="240"/>
      </w:pPr>
      <w:rPr>
        <w:rFonts w:hint="default"/>
        <w:lang w:val="en-US" w:eastAsia="en-US" w:bidi="ar-SA"/>
      </w:rPr>
    </w:lvl>
    <w:lvl w:ilvl="5" w:tplc="EE8AE6B6">
      <w:numFmt w:val="bullet"/>
      <w:lvlText w:val="•"/>
      <w:lvlJc w:val="left"/>
      <w:pPr>
        <w:ind w:left="4964" w:hanging="240"/>
      </w:pPr>
      <w:rPr>
        <w:rFonts w:hint="default"/>
        <w:lang w:val="en-US" w:eastAsia="en-US" w:bidi="ar-SA"/>
      </w:rPr>
    </w:lvl>
    <w:lvl w:ilvl="6" w:tplc="5EF09CF4">
      <w:numFmt w:val="bullet"/>
      <w:lvlText w:val="•"/>
      <w:lvlJc w:val="left"/>
      <w:pPr>
        <w:ind w:left="6075" w:hanging="240"/>
      </w:pPr>
      <w:rPr>
        <w:rFonts w:hint="default"/>
        <w:lang w:val="en-US" w:eastAsia="en-US" w:bidi="ar-SA"/>
      </w:rPr>
    </w:lvl>
    <w:lvl w:ilvl="7" w:tplc="AD423718">
      <w:numFmt w:val="bullet"/>
      <w:lvlText w:val="•"/>
      <w:lvlJc w:val="left"/>
      <w:pPr>
        <w:ind w:left="7186" w:hanging="240"/>
      </w:pPr>
      <w:rPr>
        <w:rFonts w:hint="default"/>
        <w:lang w:val="en-US" w:eastAsia="en-US" w:bidi="ar-SA"/>
      </w:rPr>
    </w:lvl>
    <w:lvl w:ilvl="8" w:tplc="16C24F8A">
      <w:numFmt w:val="bullet"/>
      <w:lvlText w:val="•"/>
      <w:lvlJc w:val="left"/>
      <w:pPr>
        <w:ind w:left="8297" w:hanging="240"/>
      </w:pPr>
      <w:rPr>
        <w:rFonts w:hint="default"/>
        <w:lang w:val="en-US" w:eastAsia="en-US" w:bidi="ar-SA"/>
      </w:rPr>
    </w:lvl>
  </w:abstractNum>
  <w:abstractNum w:abstractNumId="4" w15:restartNumberingAfterBreak="0">
    <w:nsid w:val="285A48A3"/>
    <w:multiLevelType w:val="multilevel"/>
    <w:tmpl w:val="92846970"/>
    <w:lvl w:ilvl="0">
      <w:start w:val="4"/>
      <w:numFmt w:val="upperLetter"/>
      <w:lvlText w:val="%1"/>
      <w:lvlJc w:val="left"/>
      <w:pPr>
        <w:ind w:left="880" w:hanging="620"/>
        <w:jc w:val="left"/>
      </w:pPr>
      <w:rPr>
        <w:rFonts w:hint="default"/>
        <w:lang w:val="en-US" w:eastAsia="en-US" w:bidi="ar-SA"/>
      </w:rPr>
    </w:lvl>
    <w:lvl w:ilvl="1">
      <w:start w:val="3"/>
      <w:numFmt w:val="decimal"/>
      <w:lvlText w:val="%1.%2"/>
      <w:lvlJc w:val="left"/>
      <w:pPr>
        <w:ind w:left="880" w:hanging="620"/>
        <w:jc w:val="left"/>
      </w:pPr>
      <w:rPr>
        <w:rFonts w:hint="default"/>
        <w:lang w:val="en-US" w:eastAsia="en-US" w:bidi="ar-SA"/>
      </w:rPr>
    </w:lvl>
    <w:lvl w:ilvl="2">
      <w:start w:val="2"/>
      <w:numFmt w:val="decimal"/>
      <w:lvlText w:val="%1.%2.%3."/>
      <w:lvlJc w:val="left"/>
      <w:pPr>
        <w:ind w:left="880" w:hanging="620"/>
        <w:jc w:val="left"/>
      </w:pPr>
      <w:rPr>
        <w:rFonts w:ascii="Arial" w:eastAsia="Arial" w:hAnsi="Arial" w:cs="Arial" w:hint="default"/>
        <w:b w:val="0"/>
        <w:bCs w:val="0"/>
        <w:i w:val="0"/>
        <w:iCs w:val="0"/>
        <w:color w:val="333333"/>
        <w:spacing w:val="-1"/>
        <w:w w:val="100"/>
        <w:sz w:val="20"/>
        <w:szCs w:val="20"/>
        <w:lang w:val="en-US" w:eastAsia="en-US" w:bidi="ar-SA"/>
      </w:rPr>
    </w:lvl>
    <w:lvl w:ilvl="3">
      <w:numFmt w:val="bullet"/>
      <w:lvlText w:val="•"/>
      <w:lvlJc w:val="left"/>
      <w:pPr>
        <w:ind w:left="3772" w:hanging="620"/>
      </w:pPr>
      <w:rPr>
        <w:rFonts w:hint="default"/>
        <w:lang w:val="en-US" w:eastAsia="en-US" w:bidi="ar-SA"/>
      </w:rPr>
    </w:lvl>
    <w:lvl w:ilvl="4">
      <w:numFmt w:val="bullet"/>
      <w:lvlText w:val="•"/>
      <w:lvlJc w:val="left"/>
      <w:pPr>
        <w:ind w:left="4736" w:hanging="620"/>
      </w:pPr>
      <w:rPr>
        <w:rFonts w:hint="default"/>
        <w:lang w:val="en-US" w:eastAsia="en-US" w:bidi="ar-SA"/>
      </w:rPr>
    </w:lvl>
    <w:lvl w:ilvl="5">
      <w:numFmt w:val="bullet"/>
      <w:lvlText w:val="•"/>
      <w:lvlJc w:val="left"/>
      <w:pPr>
        <w:ind w:left="5700" w:hanging="620"/>
      </w:pPr>
      <w:rPr>
        <w:rFonts w:hint="default"/>
        <w:lang w:val="en-US" w:eastAsia="en-US" w:bidi="ar-SA"/>
      </w:rPr>
    </w:lvl>
    <w:lvl w:ilvl="6">
      <w:numFmt w:val="bullet"/>
      <w:lvlText w:val="•"/>
      <w:lvlJc w:val="left"/>
      <w:pPr>
        <w:ind w:left="6664" w:hanging="620"/>
      </w:pPr>
      <w:rPr>
        <w:rFonts w:hint="default"/>
        <w:lang w:val="en-US" w:eastAsia="en-US" w:bidi="ar-SA"/>
      </w:rPr>
    </w:lvl>
    <w:lvl w:ilvl="7">
      <w:numFmt w:val="bullet"/>
      <w:lvlText w:val="•"/>
      <w:lvlJc w:val="left"/>
      <w:pPr>
        <w:ind w:left="7628" w:hanging="620"/>
      </w:pPr>
      <w:rPr>
        <w:rFonts w:hint="default"/>
        <w:lang w:val="en-US" w:eastAsia="en-US" w:bidi="ar-SA"/>
      </w:rPr>
    </w:lvl>
    <w:lvl w:ilvl="8">
      <w:numFmt w:val="bullet"/>
      <w:lvlText w:val="•"/>
      <w:lvlJc w:val="left"/>
      <w:pPr>
        <w:ind w:left="8592" w:hanging="620"/>
      </w:pPr>
      <w:rPr>
        <w:rFonts w:hint="default"/>
        <w:lang w:val="en-US" w:eastAsia="en-US" w:bidi="ar-SA"/>
      </w:rPr>
    </w:lvl>
  </w:abstractNum>
  <w:abstractNum w:abstractNumId="5" w15:restartNumberingAfterBreak="0">
    <w:nsid w:val="415C2372"/>
    <w:multiLevelType w:val="hybridMultilevel"/>
    <w:tmpl w:val="69507D50"/>
    <w:lvl w:ilvl="0" w:tplc="CEFACEA2">
      <w:start w:val="1"/>
      <w:numFmt w:val="decimal"/>
      <w:lvlText w:val="%1."/>
      <w:lvlJc w:val="left"/>
      <w:pPr>
        <w:ind w:left="1000" w:hanging="220"/>
        <w:jc w:val="left"/>
      </w:pPr>
      <w:rPr>
        <w:rFonts w:ascii="Arial" w:eastAsia="Arial" w:hAnsi="Arial" w:cs="Arial" w:hint="default"/>
        <w:b w:val="0"/>
        <w:bCs w:val="0"/>
        <w:i/>
        <w:iCs/>
        <w:color w:val="333333"/>
        <w:spacing w:val="0"/>
        <w:w w:val="100"/>
        <w:sz w:val="20"/>
        <w:szCs w:val="20"/>
        <w:lang w:val="en-US" w:eastAsia="en-US" w:bidi="ar-SA"/>
      </w:rPr>
    </w:lvl>
    <w:lvl w:ilvl="1" w:tplc="DBF851C6">
      <w:start w:val="1"/>
      <w:numFmt w:val="decimal"/>
      <w:lvlText w:val="%2."/>
      <w:lvlJc w:val="left"/>
      <w:pPr>
        <w:ind w:left="1000" w:hanging="220"/>
        <w:jc w:val="left"/>
      </w:pPr>
      <w:rPr>
        <w:rFonts w:ascii="Arial" w:eastAsia="Arial" w:hAnsi="Arial" w:cs="Arial" w:hint="default"/>
        <w:b w:val="0"/>
        <w:bCs w:val="0"/>
        <w:i/>
        <w:iCs/>
        <w:color w:val="333333"/>
        <w:spacing w:val="0"/>
        <w:w w:val="100"/>
        <w:sz w:val="20"/>
        <w:szCs w:val="20"/>
        <w:lang w:val="en-US" w:eastAsia="en-US" w:bidi="ar-SA"/>
      </w:rPr>
    </w:lvl>
    <w:lvl w:ilvl="2" w:tplc="6CE8597A">
      <w:numFmt w:val="bullet"/>
      <w:lvlText w:val="•"/>
      <w:lvlJc w:val="left"/>
      <w:pPr>
        <w:ind w:left="2960" w:hanging="220"/>
      </w:pPr>
      <w:rPr>
        <w:rFonts w:hint="default"/>
        <w:lang w:val="en-US" w:eastAsia="en-US" w:bidi="ar-SA"/>
      </w:rPr>
    </w:lvl>
    <w:lvl w:ilvl="3" w:tplc="02C6E8DE">
      <w:numFmt w:val="bullet"/>
      <w:lvlText w:val="•"/>
      <w:lvlJc w:val="left"/>
      <w:pPr>
        <w:ind w:left="3940" w:hanging="220"/>
      </w:pPr>
      <w:rPr>
        <w:rFonts w:hint="default"/>
        <w:lang w:val="en-US" w:eastAsia="en-US" w:bidi="ar-SA"/>
      </w:rPr>
    </w:lvl>
    <w:lvl w:ilvl="4" w:tplc="2C5E6A9E">
      <w:numFmt w:val="bullet"/>
      <w:lvlText w:val="•"/>
      <w:lvlJc w:val="left"/>
      <w:pPr>
        <w:ind w:left="4920" w:hanging="220"/>
      </w:pPr>
      <w:rPr>
        <w:rFonts w:hint="default"/>
        <w:lang w:val="en-US" w:eastAsia="en-US" w:bidi="ar-SA"/>
      </w:rPr>
    </w:lvl>
    <w:lvl w:ilvl="5" w:tplc="97B236FE">
      <w:numFmt w:val="bullet"/>
      <w:lvlText w:val="•"/>
      <w:lvlJc w:val="left"/>
      <w:pPr>
        <w:ind w:left="5900" w:hanging="220"/>
      </w:pPr>
      <w:rPr>
        <w:rFonts w:hint="default"/>
        <w:lang w:val="en-US" w:eastAsia="en-US" w:bidi="ar-SA"/>
      </w:rPr>
    </w:lvl>
    <w:lvl w:ilvl="6" w:tplc="1D360210">
      <w:numFmt w:val="bullet"/>
      <w:lvlText w:val="•"/>
      <w:lvlJc w:val="left"/>
      <w:pPr>
        <w:ind w:left="6880" w:hanging="220"/>
      </w:pPr>
      <w:rPr>
        <w:rFonts w:hint="default"/>
        <w:lang w:val="en-US" w:eastAsia="en-US" w:bidi="ar-SA"/>
      </w:rPr>
    </w:lvl>
    <w:lvl w:ilvl="7" w:tplc="612E9436">
      <w:numFmt w:val="bullet"/>
      <w:lvlText w:val="•"/>
      <w:lvlJc w:val="left"/>
      <w:pPr>
        <w:ind w:left="7860" w:hanging="220"/>
      </w:pPr>
      <w:rPr>
        <w:rFonts w:hint="default"/>
        <w:lang w:val="en-US" w:eastAsia="en-US" w:bidi="ar-SA"/>
      </w:rPr>
    </w:lvl>
    <w:lvl w:ilvl="8" w:tplc="7124E8B8">
      <w:numFmt w:val="bullet"/>
      <w:lvlText w:val="•"/>
      <w:lvlJc w:val="left"/>
      <w:pPr>
        <w:ind w:left="8840" w:hanging="220"/>
      </w:pPr>
      <w:rPr>
        <w:rFonts w:hint="default"/>
        <w:lang w:val="en-US" w:eastAsia="en-US" w:bidi="ar-SA"/>
      </w:rPr>
    </w:lvl>
  </w:abstractNum>
  <w:abstractNum w:abstractNumId="6" w15:restartNumberingAfterBreak="0">
    <w:nsid w:val="584941BD"/>
    <w:multiLevelType w:val="hybridMultilevel"/>
    <w:tmpl w:val="61428286"/>
    <w:lvl w:ilvl="0" w:tplc="F01876C8">
      <w:start w:val="1"/>
      <w:numFmt w:val="decimal"/>
      <w:lvlText w:val="%1."/>
      <w:lvlJc w:val="left"/>
      <w:pPr>
        <w:ind w:left="500" w:hanging="240"/>
        <w:jc w:val="left"/>
      </w:pPr>
      <w:rPr>
        <w:rFonts w:ascii="Arial" w:eastAsia="Arial" w:hAnsi="Arial" w:cs="Arial" w:hint="default"/>
        <w:b w:val="0"/>
        <w:bCs w:val="0"/>
        <w:i w:val="0"/>
        <w:iCs w:val="0"/>
        <w:color w:val="333333"/>
        <w:spacing w:val="0"/>
        <w:w w:val="100"/>
        <w:sz w:val="20"/>
        <w:szCs w:val="20"/>
        <w:lang w:val="en-US" w:eastAsia="en-US" w:bidi="ar-SA"/>
      </w:rPr>
    </w:lvl>
    <w:lvl w:ilvl="1" w:tplc="779632AE">
      <w:numFmt w:val="bullet"/>
      <w:lvlText w:val="•"/>
      <w:lvlJc w:val="left"/>
      <w:pPr>
        <w:ind w:left="1502" w:hanging="240"/>
      </w:pPr>
      <w:rPr>
        <w:rFonts w:hint="default"/>
        <w:lang w:val="en-US" w:eastAsia="en-US" w:bidi="ar-SA"/>
      </w:rPr>
    </w:lvl>
    <w:lvl w:ilvl="2" w:tplc="86C600B2">
      <w:numFmt w:val="bullet"/>
      <w:lvlText w:val="•"/>
      <w:lvlJc w:val="left"/>
      <w:pPr>
        <w:ind w:left="2504" w:hanging="240"/>
      </w:pPr>
      <w:rPr>
        <w:rFonts w:hint="default"/>
        <w:lang w:val="en-US" w:eastAsia="en-US" w:bidi="ar-SA"/>
      </w:rPr>
    </w:lvl>
    <w:lvl w:ilvl="3" w:tplc="25D23E26">
      <w:numFmt w:val="bullet"/>
      <w:lvlText w:val="•"/>
      <w:lvlJc w:val="left"/>
      <w:pPr>
        <w:ind w:left="3506" w:hanging="240"/>
      </w:pPr>
      <w:rPr>
        <w:rFonts w:hint="default"/>
        <w:lang w:val="en-US" w:eastAsia="en-US" w:bidi="ar-SA"/>
      </w:rPr>
    </w:lvl>
    <w:lvl w:ilvl="4" w:tplc="A3D80BC8">
      <w:numFmt w:val="bullet"/>
      <w:lvlText w:val="•"/>
      <w:lvlJc w:val="left"/>
      <w:pPr>
        <w:ind w:left="4508" w:hanging="240"/>
      </w:pPr>
      <w:rPr>
        <w:rFonts w:hint="default"/>
        <w:lang w:val="en-US" w:eastAsia="en-US" w:bidi="ar-SA"/>
      </w:rPr>
    </w:lvl>
    <w:lvl w:ilvl="5" w:tplc="74F20232">
      <w:numFmt w:val="bullet"/>
      <w:lvlText w:val="•"/>
      <w:lvlJc w:val="left"/>
      <w:pPr>
        <w:ind w:left="5510" w:hanging="240"/>
      </w:pPr>
      <w:rPr>
        <w:rFonts w:hint="default"/>
        <w:lang w:val="en-US" w:eastAsia="en-US" w:bidi="ar-SA"/>
      </w:rPr>
    </w:lvl>
    <w:lvl w:ilvl="6" w:tplc="B8484C16">
      <w:numFmt w:val="bullet"/>
      <w:lvlText w:val="•"/>
      <w:lvlJc w:val="left"/>
      <w:pPr>
        <w:ind w:left="6512" w:hanging="240"/>
      </w:pPr>
      <w:rPr>
        <w:rFonts w:hint="default"/>
        <w:lang w:val="en-US" w:eastAsia="en-US" w:bidi="ar-SA"/>
      </w:rPr>
    </w:lvl>
    <w:lvl w:ilvl="7" w:tplc="487C3428">
      <w:numFmt w:val="bullet"/>
      <w:lvlText w:val="•"/>
      <w:lvlJc w:val="left"/>
      <w:pPr>
        <w:ind w:left="7514" w:hanging="240"/>
      </w:pPr>
      <w:rPr>
        <w:rFonts w:hint="default"/>
        <w:lang w:val="en-US" w:eastAsia="en-US" w:bidi="ar-SA"/>
      </w:rPr>
    </w:lvl>
    <w:lvl w:ilvl="8" w:tplc="70D86AA8">
      <w:numFmt w:val="bullet"/>
      <w:lvlText w:val="•"/>
      <w:lvlJc w:val="left"/>
      <w:pPr>
        <w:ind w:left="8516" w:hanging="240"/>
      </w:pPr>
      <w:rPr>
        <w:rFonts w:hint="default"/>
        <w:lang w:val="en-US" w:eastAsia="en-US" w:bidi="ar-SA"/>
      </w:rPr>
    </w:lvl>
  </w:abstractNum>
  <w:abstractNum w:abstractNumId="7" w15:restartNumberingAfterBreak="0">
    <w:nsid w:val="5ECF71F2"/>
    <w:multiLevelType w:val="multilevel"/>
    <w:tmpl w:val="2C867E7E"/>
    <w:lvl w:ilvl="0">
      <w:start w:val="4"/>
      <w:numFmt w:val="upperLetter"/>
      <w:lvlText w:val="%1"/>
      <w:lvlJc w:val="left"/>
      <w:pPr>
        <w:ind w:left="900" w:hanging="549"/>
        <w:jc w:val="left"/>
      </w:pPr>
      <w:rPr>
        <w:rFonts w:hint="default"/>
        <w:lang w:val="en-US" w:eastAsia="en-US" w:bidi="ar-SA"/>
      </w:rPr>
    </w:lvl>
    <w:lvl w:ilvl="1">
      <w:start w:val="3"/>
      <w:numFmt w:val="decimal"/>
      <w:lvlText w:val="%1.%2."/>
      <w:lvlJc w:val="left"/>
      <w:pPr>
        <w:ind w:left="900" w:hanging="549"/>
        <w:jc w:val="left"/>
      </w:pPr>
      <w:rPr>
        <w:rFonts w:ascii="Arial" w:eastAsia="Arial" w:hAnsi="Arial" w:cs="Arial" w:hint="default"/>
        <w:b/>
        <w:bCs/>
        <w:i w:val="0"/>
        <w:iCs w:val="0"/>
        <w:color w:val="333333"/>
        <w:spacing w:val="-1"/>
        <w:w w:val="100"/>
        <w:sz w:val="26"/>
        <w:szCs w:val="26"/>
        <w:lang w:val="en-US" w:eastAsia="en-US" w:bidi="ar-SA"/>
      </w:rPr>
    </w:lvl>
    <w:lvl w:ilvl="2">
      <w:start w:val="1"/>
      <w:numFmt w:val="decimal"/>
      <w:lvlText w:val="%1.%2.%3."/>
      <w:lvlJc w:val="left"/>
      <w:pPr>
        <w:ind w:left="1000" w:hanging="620"/>
        <w:jc w:val="left"/>
      </w:pPr>
      <w:rPr>
        <w:rFonts w:ascii="Arial" w:eastAsia="Arial" w:hAnsi="Arial" w:cs="Arial" w:hint="default"/>
        <w:b w:val="0"/>
        <w:bCs w:val="0"/>
        <w:i w:val="0"/>
        <w:iCs w:val="0"/>
        <w:color w:val="333333"/>
        <w:spacing w:val="-1"/>
        <w:w w:val="100"/>
        <w:sz w:val="20"/>
        <w:szCs w:val="20"/>
        <w:lang w:val="en-US" w:eastAsia="en-US" w:bidi="ar-SA"/>
      </w:rPr>
    </w:lvl>
    <w:lvl w:ilvl="3">
      <w:numFmt w:val="bullet"/>
      <w:lvlText w:val="•"/>
      <w:lvlJc w:val="left"/>
      <w:pPr>
        <w:ind w:left="3177" w:hanging="620"/>
      </w:pPr>
      <w:rPr>
        <w:rFonts w:hint="default"/>
        <w:lang w:val="en-US" w:eastAsia="en-US" w:bidi="ar-SA"/>
      </w:rPr>
    </w:lvl>
    <w:lvl w:ilvl="4">
      <w:numFmt w:val="bullet"/>
      <w:lvlText w:val="•"/>
      <w:lvlJc w:val="left"/>
      <w:pPr>
        <w:ind w:left="4266" w:hanging="620"/>
      </w:pPr>
      <w:rPr>
        <w:rFonts w:hint="default"/>
        <w:lang w:val="en-US" w:eastAsia="en-US" w:bidi="ar-SA"/>
      </w:rPr>
    </w:lvl>
    <w:lvl w:ilvl="5">
      <w:numFmt w:val="bullet"/>
      <w:lvlText w:val="•"/>
      <w:lvlJc w:val="left"/>
      <w:pPr>
        <w:ind w:left="5355" w:hanging="620"/>
      </w:pPr>
      <w:rPr>
        <w:rFonts w:hint="default"/>
        <w:lang w:val="en-US" w:eastAsia="en-US" w:bidi="ar-SA"/>
      </w:rPr>
    </w:lvl>
    <w:lvl w:ilvl="6">
      <w:numFmt w:val="bullet"/>
      <w:lvlText w:val="•"/>
      <w:lvlJc w:val="left"/>
      <w:pPr>
        <w:ind w:left="6444" w:hanging="620"/>
      </w:pPr>
      <w:rPr>
        <w:rFonts w:hint="default"/>
        <w:lang w:val="en-US" w:eastAsia="en-US" w:bidi="ar-SA"/>
      </w:rPr>
    </w:lvl>
    <w:lvl w:ilvl="7">
      <w:numFmt w:val="bullet"/>
      <w:lvlText w:val="•"/>
      <w:lvlJc w:val="left"/>
      <w:pPr>
        <w:ind w:left="7533" w:hanging="620"/>
      </w:pPr>
      <w:rPr>
        <w:rFonts w:hint="default"/>
        <w:lang w:val="en-US" w:eastAsia="en-US" w:bidi="ar-SA"/>
      </w:rPr>
    </w:lvl>
    <w:lvl w:ilvl="8">
      <w:numFmt w:val="bullet"/>
      <w:lvlText w:val="•"/>
      <w:lvlJc w:val="left"/>
      <w:pPr>
        <w:ind w:left="8622" w:hanging="620"/>
      </w:pPr>
      <w:rPr>
        <w:rFonts w:hint="default"/>
        <w:lang w:val="en-US" w:eastAsia="en-US" w:bidi="ar-SA"/>
      </w:rPr>
    </w:lvl>
  </w:abstractNum>
  <w:abstractNum w:abstractNumId="8" w15:restartNumberingAfterBreak="0">
    <w:nsid w:val="71F20E82"/>
    <w:multiLevelType w:val="hybridMultilevel"/>
    <w:tmpl w:val="9DFA1B8E"/>
    <w:lvl w:ilvl="0" w:tplc="905C9BA8">
      <w:start w:val="3"/>
      <w:numFmt w:val="decimal"/>
      <w:lvlText w:val="%1."/>
      <w:lvlJc w:val="left"/>
      <w:pPr>
        <w:ind w:left="500" w:hanging="240"/>
        <w:jc w:val="left"/>
      </w:pPr>
      <w:rPr>
        <w:rFonts w:ascii="Arial" w:eastAsia="Arial" w:hAnsi="Arial" w:cs="Arial" w:hint="default"/>
        <w:b w:val="0"/>
        <w:bCs w:val="0"/>
        <w:i w:val="0"/>
        <w:iCs w:val="0"/>
        <w:color w:val="333333"/>
        <w:spacing w:val="0"/>
        <w:w w:val="100"/>
        <w:sz w:val="20"/>
        <w:szCs w:val="20"/>
        <w:lang w:val="en-US" w:eastAsia="en-US" w:bidi="ar-SA"/>
      </w:rPr>
    </w:lvl>
    <w:lvl w:ilvl="1" w:tplc="F1B42E4A">
      <w:numFmt w:val="bullet"/>
      <w:lvlText w:val="•"/>
      <w:lvlJc w:val="left"/>
      <w:pPr>
        <w:ind w:left="1502" w:hanging="240"/>
      </w:pPr>
      <w:rPr>
        <w:rFonts w:hint="default"/>
        <w:lang w:val="en-US" w:eastAsia="en-US" w:bidi="ar-SA"/>
      </w:rPr>
    </w:lvl>
    <w:lvl w:ilvl="2" w:tplc="466ADCC4">
      <w:numFmt w:val="bullet"/>
      <w:lvlText w:val="•"/>
      <w:lvlJc w:val="left"/>
      <w:pPr>
        <w:ind w:left="2504" w:hanging="240"/>
      </w:pPr>
      <w:rPr>
        <w:rFonts w:hint="default"/>
        <w:lang w:val="en-US" w:eastAsia="en-US" w:bidi="ar-SA"/>
      </w:rPr>
    </w:lvl>
    <w:lvl w:ilvl="3" w:tplc="FCBE9602">
      <w:numFmt w:val="bullet"/>
      <w:lvlText w:val="•"/>
      <w:lvlJc w:val="left"/>
      <w:pPr>
        <w:ind w:left="3506" w:hanging="240"/>
      </w:pPr>
      <w:rPr>
        <w:rFonts w:hint="default"/>
        <w:lang w:val="en-US" w:eastAsia="en-US" w:bidi="ar-SA"/>
      </w:rPr>
    </w:lvl>
    <w:lvl w:ilvl="4" w:tplc="2E4C698C">
      <w:numFmt w:val="bullet"/>
      <w:lvlText w:val="•"/>
      <w:lvlJc w:val="left"/>
      <w:pPr>
        <w:ind w:left="4508" w:hanging="240"/>
      </w:pPr>
      <w:rPr>
        <w:rFonts w:hint="default"/>
        <w:lang w:val="en-US" w:eastAsia="en-US" w:bidi="ar-SA"/>
      </w:rPr>
    </w:lvl>
    <w:lvl w:ilvl="5" w:tplc="7B76F5FC">
      <w:numFmt w:val="bullet"/>
      <w:lvlText w:val="•"/>
      <w:lvlJc w:val="left"/>
      <w:pPr>
        <w:ind w:left="5510" w:hanging="240"/>
      </w:pPr>
      <w:rPr>
        <w:rFonts w:hint="default"/>
        <w:lang w:val="en-US" w:eastAsia="en-US" w:bidi="ar-SA"/>
      </w:rPr>
    </w:lvl>
    <w:lvl w:ilvl="6" w:tplc="515EDBC0">
      <w:numFmt w:val="bullet"/>
      <w:lvlText w:val="•"/>
      <w:lvlJc w:val="left"/>
      <w:pPr>
        <w:ind w:left="6512" w:hanging="240"/>
      </w:pPr>
      <w:rPr>
        <w:rFonts w:hint="default"/>
        <w:lang w:val="en-US" w:eastAsia="en-US" w:bidi="ar-SA"/>
      </w:rPr>
    </w:lvl>
    <w:lvl w:ilvl="7" w:tplc="00EA7DB4">
      <w:numFmt w:val="bullet"/>
      <w:lvlText w:val="•"/>
      <w:lvlJc w:val="left"/>
      <w:pPr>
        <w:ind w:left="7514" w:hanging="240"/>
      </w:pPr>
      <w:rPr>
        <w:rFonts w:hint="default"/>
        <w:lang w:val="en-US" w:eastAsia="en-US" w:bidi="ar-SA"/>
      </w:rPr>
    </w:lvl>
    <w:lvl w:ilvl="8" w:tplc="C04470AA">
      <w:numFmt w:val="bullet"/>
      <w:lvlText w:val="•"/>
      <w:lvlJc w:val="left"/>
      <w:pPr>
        <w:ind w:left="8516" w:hanging="240"/>
      </w:pPr>
      <w:rPr>
        <w:rFonts w:hint="default"/>
        <w:lang w:val="en-US" w:eastAsia="en-US" w:bidi="ar-SA"/>
      </w:rPr>
    </w:lvl>
  </w:abstractNum>
  <w:num w:numId="1" w16cid:durableId="1017316478">
    <w:abstractNumId w:val="5"/>
  </w:num>
  <w:num w:numId="2" w16cid:durableId="1159154696">
    <w:abstractNumId w:val="4"/>
  </w:num>
  <w:num w:numId="3" w16cid:durableId="463428798">
    <w:abstractNumId w:val="7"/>
  </w:num>
  <w:num w:numId="4" w16cid:durableId="205218215">
    <w:abstractNumId w:val="1"/>
  </w:num>
  <w:num w:numId="5" w16cid:durableId="400367619">
    <w:abstractNumId w:val="6"/>
  </w:num>
  <w:num w:numId="6" w16cid:durableId="461852639">
    <w:abstractNumId w:val="2"/>
  </w:num>
  <w:num w:numId="7" w16cid:durableId="1056007285">
    <w:abstractNumId w:val="8"/>
  </w:num>
  <w:num w:numId="8" w16cid:durableId="681932259">
    <w:abstractNumId w:val="0"/>
  </w:num>
  <w:num w:numId="9" w16cid:durableId="472044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ward, Annie Green">
    <w15:presenceInfo w15:providerId="AD" w15:userId="S::aghoward@AD.UNC.EDU::cca2d8b1-65da-4752-8b83-4f1c0df370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JAMA&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814875"/>
    <w:rsid w:val="00012948"/>
    <w:rsid w:val="00031F2F"/>
    <w:rsid w:val="000D0BD1"/>
    <w:rsid w:val="001315A5"/>
    <w:rsid w:val="00162DD4"/>
    <w:rsid w:val="001764C8"/>
    <w:rsid w:val="001D1A8E"/>
    <w:rsid w:val="00256504"/>
    <w:rsid w:val="003D5380"/>
    <w:rsid w:val="003F44EF"/>
    <w:rsid w:val="00427544"/>
    <w:rsid w:val="00481A01"/>
    <w:rsid w:val="00500976"/>
    <w:rsid w:val="005071E8"/>
    <w:rsid w:val="005A5595"/>
    <w:rsid w:val="00622396"/>
    <w:rsid w:val="00655B1D"/>
    <w:rsid w:val="00663CE8"/>
    <w:rsid w:val="006B1D76"/>
    <w:rsid w:val="0074445B"/>
    <w:rsid w:val="0074704F"/>
    <w:rsid w:val="00753167"/>
    <w:rsid w:val="007820C8"/>
    <w:rsid w:val="007D183F"/>
    <w:rsid w:val="007E00E0"/>
    <w:rsid w:val="00814875"/>
    <w:rsid w:val="00907DB1"/>
    <w:rsid w:val="00965431"/>
    <w:rsid w:val="009B6748"/>
    <w:rsid w:val="009D4330"/>
    <w:rsid w:val="00AD7130"/>
    <w:rsid w:val="00B11B1D"/>
    <w:rsid w:val="00B461E8"/>
    <w:rsid w:val="00C45E48"/>
    <w:rsid w:val="00C73382"/>
    <w:rsid w:val="00CE0260"/>
    <w:rsid w:val="00CE1B23"/>
    <w:rsid w:val="00D04002"/>
    <w:rsid w:val="00E0231E"/>
    <w:rsid w:val="00E37C57"/>
    <w:rsid w:val="00E733F6"/>
    <w:rsid w:val="00EA5180"/>
    <w:rsid w:val="00EB21BB"/>
    <w:rsid w:val="00F02ECD"/>
    <w:rsid w:val="00F55C42"/>
    <w:rsid w:val="00F81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4022C"/>
  <w15:docId w15:val="{326F4D13-ED50-4F74-817B-51ABDB80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80"/>
      <w:outlineLvl w:val="0"/>
    </w:pPr>
    <w:rPr>
      <w:b/>
      <w:bCs/>
      <w:sz w:val="28"/>
      <w:szCs w:val="28"/>
    </w:rPr>
  </w:style>
  <w:style w:type="paragraph" w:styleId="Heading2">
    <w:name w:val="heading 2"/>
    <w:basedOn w:val="Normal"/>
    <w:uiPriority w:val="9"/>
    <w:unhideWhenUsed/>
    <w:qFormat/>
    <w:pPr>
      <w:ind w:left="897" w:hanging="545"/>
      <w:outlineLvl w:val="1"/>
    </w:pPr>
    <w:rPr>
      <w:b/>
      <w:bCs/>
      <w:sz w:val="26"/>
      <w:szCs w:val="26"/>
    </w:rPr>
  </w:style>
  <w:style w:type="paragraph" w:styleId="Heading3">
    <w:name w:val="heading 3"/>
    <w:basedOn w:val="Normal"/>
    <w:uiPriority w:val="9"/>
    <w:unhideWhenUsed/>
    <w:qFormat/>
    <w:pPr>
      <w:ind w:left="120"/>
      <w:outlineLvl w:val="2"/>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96" w:hanging="516"/>
    </w:pPr>
  </w:style>
  <w:style w:type="paragraph" w:customStyle="1" w:styleId="TableParagraph">
    <w:name w:val="Table Paragraph"/>
    <w:basedOn w:val="Normal"/>
    <w:uiPriority w:val="1"/>
    <w:qFormat/>
    <w:pPr>
      <w:ind w:left="60"/>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37C57"/>
    <w:rPr>
      <w:sz w:val="16"/>
      <w:szCs w:val="16"/>
    </w:rPr>
  </w:style>
  <w:style w:type="paragraph" w:styleId="CommentText">
    <w:name w:val="annotation text"/>
    <w:basedOn w:val="Normal"/>
    <w:link w:val="CommentTextChar"/>
    <w:uiPriority w:val="99"/>
    <w:unhideWhenUsed/>
    <w:rsid w:val="00E37C57"/>
    <w:rPr>
      <w:sz w:val="20"/>
      <w:szCs w:val="20"/>
    </w:rPr>
  </w:style>
  <w:style w:type="character" w:customStyle="1" w:styleId="CommentTextChar">
    <w:name w:val="Comment Text Char"/>
    <w:basedOn w:val="DefaultParagraphFont"/>
    <w:link w:val="CommentText"/>
    <w:uiPriority w:val="99"/>
    <w:rsid w:val="00E37C57"/>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E37C57"/>
    <w:rPr>
      <w:b/>
      <w:bCs/>
    </w:rPr>
  </w:style>
  <w:style w:type="character" w:customStyle="1" w:styleId="CommentSubjectChar">
    <w:name w:val="Comment Subject Char"/>
    <w:basedOn w:val="CommentTextChar"/>
    <w:link w:val="CommentSubject"/>
    <w:uiPriority w:val="99"/>
    <w:semiHidden/>
    <w:rsid w:val="00E37C57"/>
    <w:rPr>
      <w:rFonts w:ascii="Arial" w:eastAsia="Arial" w:hAnsi="Arial" w:cs="Arial"/>
      <w:b/>
      <w:bCs/>
      <w:sz w:val="20"/>
      <w:szCs w:val="20"/>
    </w:rPr>
  </w:style>
  <w:style w:type="paragraph" w:customStyle="1" w:styleId="EndNoteBibliographyTitle">
    <w:name w:val="EndNote Bibliography Title"/>
    <w:basedOn w:val="Normal"/>
    <w:link w:val="EndNoteBibliographyTitleChar"/>
    <w:rsid w:val="003F44EF"/>
    <w:pPr>
      <w:jc w:val="center"/>
    </w:pPr>
    <w:rPr>
      <w:noProof/>
    </w:rPr>
  </w:style>
  <w:style w:type="character" w:customStyle="1" w:styleId="EndNoteBibliographyTitleChar">
    <w:name w:val="EndNote Bibliography Title Char"/>
    <w:basedOn w:val="DefaultParagraphFont"/>
    <w:link w:val="EndNoteBibliographyTitle"/>
    <w:rsid w:val="003F44EF"/>
    <w:rPr>
      <w:rFonts w:ascii="Arial" w:eastAsia="Arial" w:hAnsi="Arial" w:cs="Arial"/>
      <w:noProof/>
    </w:rPr>
  </w:style>
  <w:style w:type="paragraph" w:customStyle="1" w:styleId="EndNoteBibliography">
    <w:name w:val="EndNote Bibliography"/>
    <w:basedOn w:val="Normal"/>
    <w:link w:val="EndNoteBibliographyChar"/>
    <w:rsid w:val="003F44EF"/>
    <w:rPr>
      <w:noProof/>
    </w:rPr>
  </w:style>
  <w:style w:type="character" w:customStyle="1" w:styleId="EndNoteBibliographyChar">
    <w:name w:val="EndNote Bibliography Char"/>
    <w:basedOn w:val="DefaultParagraphFont"/>
    <w:link w:val="EndNoteBibliography"/>
    <w:rsid w:val="003F44EF"/>
    <w:rPr>
      <w:rFonts w:ascii="Arial" w:eastAsia="Arial" w:hAnsi="Arial" w:cs="Arial"/>
      <w:noProof/>
    </w:rPr>
  </w:style>
  <w:style w:type="paragraph" w:styleId="Revision">
    <w:name w:val="Revision"/>
    <w:hidden/>
    <w:uiPriority w:val="99"/>
    <w:semiHidden/>
    <w:rsid w:val="00622396"/>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research.unc.edu/wp-content/uploads/2024/08/CT.gov_Guidance_ReasonsToRegister_20240729.pdf" TargetMode="External"/><Relationship Id="rId21" Type="http://schemas.openxmlformats.org/officeDocument/2006/relationships/hyperlink" Target="https://research.unc.edu/wp-content/uploads/2024/08/CT.gov_Guidance_ReasonsToRegister_20240729.pdf" TargetMode="External"/><Relationship Id="rId34" Type="http://schemas.openxmlformats.org/officeDocument/2006/relationships/hyperlink" Target="mailto:src@unc.edu" TargetMode="External"/><Relationship Id="rId42" Type="http://schemas.openxmlformats.org/officeDocument/2006/relationships/hyperlink" Target="https://grants.nih.gov/policy/humansubjects/coc.htm" TargetMode="External"/><Relationship Id="rId47" Type="http://schemas.openxmlformats.org/officeDocument/2006/relationships/hyperlink" Target="https://grants.nih.gov/policy/humansubjects/coc.htm" TargetMode="External"/><Relationship Id="rId50" Type="http://schemas.openxmlformats.org/officeDocument/2006/relationships/hyperlink" Target="https://research.unc.edu/wp-content/uploads/2025/07/University-Employee-Epic-Access-Request-Form_version-16-06-03-2025.docx" TargetMode="External"/><Relationship Id="rId55" Type="http://schemas.openxmlformats.org/officeDocument/2006/relationships/image" Target="media/image8.png"/><Relationship Id="rId6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redcap.unc.edu/surveys/?s=ER7TDH8KMA" TargetMode="External"/><Relationship Id="rId29" Type="http://schemas.openxmlformats.org/officeDocument/2006/relationships/hyperlink" Target="http://www.hhs.gov/ohrp/regulations-and-policy/decision-charts/index.html" TargetMode="External"/><Relationship Id="rId11" Type="http://schemas.openxmlformats.org/officeDocument/2006/relationships/hyperlink" Target="https://irbis.research.unc.edu/irb/index.cfm?event=home.personnel.viewPersonnel&amp;irbId=24-1078&amp;pid=720067168&amp;sponsorType=allInternal&amp;sponsorcode=12976&amp;masterId=433274" TargetMode="External"/><Relationship Id="rId24" Type="http://schemas.openxmlformats.org/officeDocument/2006/relationships/hyperlink" Target="https://research.unc.edu/wp-content/uploads/2024/08/CT.gov_Guidance_ReasonsToRegister_20240729.pdf" TargetMode="External"/><Relationship Id="rId32" Type="http://schemas.openxmlformats.org/officeDocument/2006/relationships/hyperlink" Target="https://research.unc.edu/wp-content/uploads/2025/02/SRC-Guidance-procedures-that-do-and-do-not-require-SRC-review-version-01-17-2025.pdf" TargetMode="External"/><Relationship Id="rId37" Type="http://schemas.openxmlformats.org/officeDocument/2006/relationships/hyperlink" Target="https://policies.unc.edu/TDClient/2833/Portal/KB/ArticleDet?ID=132251" TargetMode="External"/><Relationship Id="rId40" Type="http://schemas.openxmlformats.org/officeDocument/2006/relationships/hyperlink" Target="https://grants.nih.gov/policy/humansubjects/coc.htm" TargetMode="External"/><Relationship Id="rId45" Type="http://schemas.openxmlformats.org/officeDocument/2006/relationships/hyperlink" Target="https://grants.nih.gov/policy/humansubjects/coc.htm" TargetMode="External"/><Relationship Id="rId53" Type="http://schemas.openxmlformats.org/officeDocument/2006/relationships/hyperlink" Target="http://research.unc.edu/offices/research-compliance-program/privacy/hipaa/faq/" TargetMode="External"/><Relationship Id="rId58" Type="http://schemas.openxmlformats.org/officeDocument/2006/relationships/hyperlink" Target="https://research.unc.edu/wp-content/uploads/2018/04/EXTERNAL-Waiver_of_Consent_Secondary_Data_Use_ver_4-19-18.pdf" TargetMode="External"/><Relationship Id="rId5" Type="http://schemas.openxmlformats.org/officeDocument/2006/relationships/footnotes" Target="footnotes.xml"/><Relationship Id="rId61" Type="http://schemas.openxmlformats.org/officeDocument/2006/relationships/image" Target="media/image11.png"/><Relationship Id="rId19" Type="http://schemas.openxmlformats.org/officeDocument/2006/relationships/image" Target="media/image2.png"/><Relationship Id="rId14" Type="http://schemas.openxmlformats.org/officeDocument/2006/relationships/hyperlink" Target="https://irbis.research.unc.edu/irb/index.cfm?event=home.personnel.viewPersonnel&amp;irbId=24-1078&amp;pid=730235269&amp;sponsorType=allInternal&amp;sponsorcode=12976&amp;masterId=433274" TargetMode="External"/><Relationship Id="rId22" Type="http://schemas.openxmlformats.org/officeDocument/2006/relationships/image" Target="media/image4.png"/><Relationship Id="rId27" Type="http://schemas.openxmlformats.org/officeDocument/2006/relationships/hyperlink" Target="https://research.unc.edu/wp-content/uploads/2024/08/CT.gov_Guidance_ReasonsToRegister_20240729.pdf" TargetMode="External"/><Relationship Id="rId30" Type="http://schemas.openxmlformats.org/officeDocument/2006/relationships/hyperlink" Target="https://research.unc.edu/wp-content/uploads/2025/07/ohre_guidance_consent_IVD_device_human_spec.pdf" TargetMode="External"/><Relationship Id="rId35" Type="http://schemas.openxmlformats.org/officeDocument/2006/relationships/hyperlink" Target="mailto:src@unc.edu" TargetMode="External"/><Relationship Id="rId43" Type="http://schemas.openxmlformats.org/officeDocument/2006/relationships/hyperlink" Target="mailto:carley_emerson@unc.edu" TargetMode="External"/><Relationship Id="rId48" Type="http://schemas.openxmlformats.org/officeDocument/2006/relationships/hyperlink" Target="mailto:carley_emerson@unc.edu" TargetMode="External"/><Relationship Id="rId56" Type="http://schemas.openxmlformats.org/officeDocument/2006/relationships/image" Target="media/image9.png"/><Relationship Id="rId64" Type="http://schemas.microsoft.com/office/2011/relationships/people" Target="people.xml"/><Relationship Id="rId8" Type="http://schemas.openxmlformats.org/officeDocument/2006/relationships/footer" Target="footer1.xml"/><Relationship Id="rId51" Type="http://schemas.openxmlformats.org/officeDocument/2006/relationships/hyperlink" Target="https://policies.unc.edu/TDClient/2833/Portal/KB/ArticleDet?ID=132249" TargetMode="External"/><Relationship Id="rId3" Type="http://schemas.openxmlformats.org/officeDocument/2006/relationships/settings" Target="settings.xml"/><Relationship Id="rId12" Type="http://schemas.openxmlformats.org/officeDocument/2006/relationships/hyperlink" Target="https://irbis.research.unc.edu/irb/index.cfm?event=home.personnel.viewPersonnel&amp;irbId=24-1078&amp;pid=711908363&amp;sponsorType=allInternal&amp;sponsorcode=12976&amp;masterId=433274" TargetMode="External"/><Relationship Id="rId17" Type="http://schemas.openxmlformats.org/officeDocument/2006/relationships/hyperlink" Target="https://acap.research.unc.edu/research_training/index.cfm?event=administration.certificates.pgCertSelectTraining" TargetMode="External"/><Relationship Id="rId25" Type="http://schemas.openxmlformats.org/officeDocument/2006/relationships/image" Target="media/image5.png"/><Relationship Id="rId33" Type="http://schemas.openxmlformats.org/officeDocument/2006/relationships/hyperlink" Target="https://clinicaltrials.gov/" TargetMode="External"/><Relationship Id="rId38" Type="http://schemas.openxmlformats.org/officeDocument/2006/relationships/image" Target="media/image7.png"/><Relationship Id="rId46" Type="http://schemas.openxmlformats.org/officeDocument/2006/relationships/hyperlink" Target="https://grants.nih.gov/policy/humansubjects/coc.htm" TargetMode="External"/><Relationship Id="rId59" Type="http://schemas.openxmlformats.org/officeDocument/2006/relationships/image" Target="media/image10.png"/><Relationship Id="rId20" Type="http://schemas.openxmlformats.org/officeDocument/2006/relationships/image" Target="media/image3.png"/><Relationship Id="rId41" Type="http://schemas.openxmlformats.org/officeDocument/2006/relationships/hyperlink" Target="https://grants.nih.gov/policy/humansubjects/coc.htm" TargetMode="External"/><Relationship Id="rId54" Type="http://schemas.openxmlformats.org/officeDocument/2006/relationships/hyperlink" Target="http://research.unc.edu/offices/research-compliance-program/privacy/hipaa/faq/" TargetMode="External"/><Relationship Id="rId62"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edcap.unc.edu/surveys/?s=ER7TDH8KMA" TargetMode="External"/><Relationship Id="rId23" Type="http://schemas.openxmlformats.org/officeDocument/2006/relationships/hyperlink" Target="https://research.unc.edu/wp-content/uploads/2024/08/CT.gov_Guidance_ReasonsToRegister_20240729.pdf" TargetMode="External"/><Relationship Id="rId28" Type="http://schemas.openxmlformats.org/officeDocument/2006/relationships/hyperlink" Target="http://www.hhs.gov/ohrp/regulations-and-policy/decision-charts/index.html" TargetMode="External"/><Relationship Id="rId36" Type="http://schemas.openxmlformats.org/officeDocument/2006/relationships/image" Target="media/image6.png"/><Relationship Id="rId49" Type="http://schemas.openxmlformats.org/officeDocument/2006/relationships/hyperlink" Target="https://research.unc.edu/wp-content/uploads/2025/07/University-Employee-Epic-Access-Request-Form_version-16-06-03-2025.docx" TargetMode="External"/><Relationship Id="rId57" Type="http://schemas.openxmlformats.org/officeDocument/2006/relationships/hyperlink" Target="https://research.unc.edu/wp-content/uploads/2018/04/EXTERNAL-Waiver_of_Consent_Secondary_Data_Use_ver_4-19-18.pdf" TargetMode="External"/><Relationship Id="rId10" Type="http://schemas.openxmlformats.org/officeDocument/2006/relationships/hyperlink" Target="https://irbis.research.unc.edu/irb/index.cfm?event=home.personnel.viewPersonnel&amp;irbId=24-1078&amp;pid=704208856&amp;sponsorType=allInternal&amp;sponsorcode=12976&amp;masterId=433274" TargetMode="External"/><Relationship Id="rId31" Type="http://schemas.openxmlformats.org/officeDocument/2006/relationships/hyperlink" Target="https://research.unc.edu/wp-content/uploads/2025/07/ohre_guidance_consent_IVD_device_human_spec.pdf" TargetMode="External"/><Relationship Id="rId44" Type="http://schemas.openxmlformats.org/officeDocument/2006/relationships/hyperlink" Target="https://humansubjects.nih.gov/coc/NIH-funded" TargetMode="External"/><Relationship Id="rId52" Type="http://schemas.openxmlformats.org/officeDocument/2006/relationships/hyperlink" Target="https://policies.unc.edu/TDClient/2833/Portal/KB/ArticleDet?ID=132249" TargetMode="External"/><Relationship Id="rId60" Type="http://schemas.openxmlformats.org/officeDocument/2006/relationships/hyperlink" Target="http://irbis.research.unc.edu/irb/eform_routing.cfm?section=addendum&amp;masterid=433274"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irbis.research.unc.edu/irb/index.cfm?event=home.personnel.viewPersonnel&amp;irbId=24-1078&amp;pid=720438786&amp;sponsorType=allInternal&amp;sponsorcode=12976&amp;masterId=433274" TargetMode="External"/><Relationship Id="rId18" Type="http://schemas.openxmlformats.org/officeDocument/2006/relationships/hyperlink" Target="https://irbis.research.unc.edu/irb/eform/eform_collection_readonly.cfm?MasterId=433274&amp;QuestionParentId=533&amp;SequenceId=1" TargetMode="External"/><Relationship Id="rId39" Type="http://schemas.openxmlformats.org/officeDocument/2006/relationships/hyperlink" Target="https://humansubjects.nih.gov/coc/NIH-fund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21</Pages>
  <Words>5473</Words>
  <Characters>31201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Fraher, Erin Patricia</dc:creator>
  <cp:lastModifiedBy>Howard, Annie Green</cp:lastModifiedBy>
  <cp:revision>12</cp:revision>
  <dcterms:created xsi:type="dcterms:W3CDTF">2026-03-29T23:49:00Z</dcterms:created>
  <dcterms:modified xsi:type="dcterms:W3CDTF">2026-03-30T00:04:00Z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LastSaved">
    <vt:filetime>2025-09-28T00:00:00Z</vt:filetime>
  </property>
  <property fmtid="{D5CDD505-2E9C-101B-9397-08002B2CF9AE}" pid="4" name="Producer">
    <vt:lpwstr>iText 2.1.0 (by lowagie.com)</vt:lpwstr>
  </property>
  <property fmtid="{D5CDD505-2E9C-101B-9397-08002B2CF9AE}" pid="5" name="GrammarlyDocumentId">
    <vt:lpwstr>858c07f1-3c8e-4435-ae5c-1c09327750da</vt:lpwstr>
  </property>
</Properties>
</file>